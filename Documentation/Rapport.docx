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noProof/>
          <w:lang w:eastAsia="da-DK"/>
        </w:rPr>
        <w:id w:val="-925028165"/>
        <w:docPartObj>
          <w:docPartGallery w:val="Cover Pages"/>
          <w:docPartUnique/>
        </w:docPartObj>
      </w:sdtPr>
      <w:sdtEndPr>
        <w:rPr>
          <w:rFonts w:eastAsiaTheme="majorEastAsia" w:cstheme="majorBidi"/>
          <w:noProof w:val="0"/>
          <w:spacing w:val="-10"/>
          <w:kern w:val="28"/>
          <w:sz w:val="72"/>
          <w:szCs w:val="72"/>
          <w:lang w:eastAsia="en-US"/>
        </w:rPr>
      </w:sdtEndPr>
      <w:sdtContent>
        <w:p w14:paraId="5695F0B3" w14:textId="087DFD68" w:rsidR="00E45A03" w:rsidRDefault="00E45A03">
          <w:pPr>
            <w:rPr>
              <w:noProof/>
              <w:lang w:eastAsia="da-DK"/>
            </w:rPr>
          </w:pPr>
          <w:r w:rsidRPr="00F62D37">
            <w:rPr>
              <w:noProof/>
              <w:sz w:val="72"/>
              <w:szCs w:val="72"/>
              <w:lang w:eastAsia="da-DK"/>
            </w:rPr>
            <w:drawing>
              <wp:anchor distT="0" distB="0" distL="114300" distR="114300" simplePos="0" relativeHeight="251658240" behindDoc="0" locked="0" layoutInCell="1" allowOverlap="1" wp14:anchorId="69BCC327" wp14:editId="09979AFE">
                <wp:simplePos x="0" y="0"/>
                <wp:positionH relativeFrom="margin">
                  <wp:align>center</wp:align>
                </wp:positionH>
                <wp:positionV relativeFrom="page">
                  <wp:posOffset>1576070</wp:posOffset>
                </wp:positionV>
                <wp:extent cx="4726800" cy="4726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12.png"/>
                        <pic:cNvPicPr/>
                      </pic:nvPicPr>
                      <pic:blipFill>
                        <a:blip r:embed="rId8">
                          <a:extLst>
                            <a:ext uri="{28A0092B-C50C-407E-A947-70E740481C1C}">
                              <a14:useLocalDpi xmlns:a14="http://schemas.microsoft.com/office/drawing/2010/main" val="0"/>
                            </a:ext>
                          </a:extLst>
                        </a:blip>
                        <a:stretch>
                          <a:fillRect/>
                        </a:stretch>
                      </pic:blipFill>
                      <pic:spPr>
                        <a:xfrm>
                          <a:off x="0" y="0"/>
                          <a:ext cx="4726800" cy="4726800"/>
                        </a:xfrm>
                        <a:prstGeom prst="rect">
                          <a:avLst/>
                        </a:prstGeom>
                      </pic:spPr>
                    </pic:pic>
                  </a:graphicData>
                </a:graphic>
                <wp14:sizeRelH relativeFrom="margin">
                  <wp14:pctWidth>0</wp14:pctWidth>
                </wp14:sizeRelH>
                <wp14:sizeRelV relativeFrom="margin">
                  <wp14:pctHeight>0</wp14:pctHeight>
                </wp14:sizeRelV>
              </wp:anchor>
            </w:drawing>
          </w:r>
        </w:p>
        <w:p w14:paraId="513FE2C9" w14:textId="77777777" w:rsidR="00F62D37" w:rsidRDefault="00F62D37" w:rsidP="00F62D37">
          <w:bookmarkStart w:id="0" w:name="_GoBack"/>
          <w:bookmarkEnd w:id="0"/>
        </w:p>
        <w:p w14:paraId="1AEC181B" w14:textId="77777777" w:rsidR="00F62D37" w:rsidRPr="008349E7" w:rsidRDefault="00F62D37" w:rsidP="00F62D37">
          <w:pPr>
            <w:pStyle w:val="Title"/>
            <w:jc w:val="center"/>
            <w:rPr>
              <w:sz w:val="40"/>
              <w:szCs w:val="40"/>
            </w:rPr>
          </w:pPr>
        </w:p>
        <w:p w14:paraId="6E658A8A" w14:textId="77777777" w:rsidR="00F62D37" w:rsidRDefault="00F62D37" w:rsidP="00F62D37">
          <w:pPr>
            <w:pStyle w:val="Title"/>
            <w:jc w:val="center"/>
            <w:rPr>
              <w:sz w:val="72"/>
              <w:szCs w:val="72"/>
            </w:rPr>
          </w:pPr>
          <w:r w:rsidRPr="00F62D37">
            <w:rPr>
              <w:sz w:val="72"/>
              <w:szCs w:val="72"/>
            </w:rPr>
            <w:t>Raven</w:t>
          </w:r>
        </w:p>
        <w:p w14:paraId="4880BBF4" w14:textId="77777777" w:rsidR="00F80761" w:rsidRDefault="00F80761" w:rsidP="00F62D37"/>
        <w:p w14:paraId="0DB7682B" w14:textId="77777777" w:rsidR="00F80761" w:rsidRDefault="00F80761" w:rsidP="00F62D37"/>
        <w:p w14:paraId="5023FC02" w14:textId="77777777" w:rsidR="008349E7" w:rsidRDefault="008349E7" w:rsidP="00F62D37"/>
        <w:p w14:paraId="0F87B005" w14:textId="77777777" w:rsidR="008349E7" w:rsidRDefault="008349E7" w:rsidP="008349E7">
          <w:pPr>
            <w:spacing w:after="0"/>
            <w:rPr>
              <w:sz w:val="28"/>
              <w:szCs w:val="28"/>
            </w:rPr>
          </w:pPr>
        </w:p>
        <w:p w14:paraId="63787ABE" w14:textId="77777777" w:rsidR="008349E7" w:rsidRDefault="008349E7" w:rsidP="008349E7">
          <w:pPr>
            <w:spacing w:after="0"/>
            <w:rPr>
              <w:sz w:val="28"/>
              <w:szCs w:val="28"/>
            </w:rPr>
          </w:pPr>
        </w:p>
        <w:p w14:paraId="30B5598A" w14:textId="2AFA555F" w:rsidR="00E45A03" w:rsidRDefault="00E45A03" w:rsidP="008349E7">
          <w:pPr>
            <w:spacing w:after="0"/>
            <w:rPr>
              <w:sz w:val="28"/>
              <w:szCs w:val="28"/>
            </w:rPr>
          </w:pPr>
        </w:p>
        <w:p w14:paraId="3838D388" w14:textId="77777777" w:rsidR="00F80761" w:rsidRDefault="00F80761" w:rsidP="008349E7">
          <w:pPr>
            <w:spacing w:after="0"/>
            <w:rPr>
              <w:sz w:val="28"/>
              <w:szCs w:val="28"/>
            </w:rPr>
          </w:pPr>
          <w:r>
            <w:rPr>
              <w:sz w:val="28"/>
              <w:szCs w:val="28"/>
            </w:rPr>
            <w:t>H5 – Projekt opgave</w:t>
          </w:r>
        </w:p>
        <w:p w14:paraId="02209F80" w14:textId="77777777" w:rsidR="005907F3" w:rsidRDefault="00A56CCF" w:rsidP="005907F3">
          <w:pPr>
            <w:rPr>
              <w:sz w:val="28"/>
              <w:szCs w:val="28"/>
            </w:rPr>
          </w:pPr>
          <w:r>
            <w:rPr>
              <w:sz w:val="28"/>
              <w:szCs w:val="28"/>
            </w:rPr>
            <w:t>Rasmus W. Knudsen</w:t>
          </w:r>
          <w:r w:rsidRPr="00F80761">
            <w:rPr>
              <w:sz w:val="28"/>
              <w:szCs w:val="28"/>
            </w:rPr>
            <w:t xml:space="preserve"> </w:t>
          </w:r>
          <w:r>
            <w:rPr>
              <w:sz w:val="28"/>
              <w:szCs w:val="28"/>
            </w:rPr>
            <w:t xml:space="preserve">&amp; </w:t>
          </w:r>
          <w:r w:rsidR="00E45A03" w:rsidRPr="00F80761">
            <w:rPr>
              <w:sz w:val="28"/>
              <w:szCs w:val="28"/>
            </w:rPr>
            <w:t>Niklas W. Micheelsen</w:t>
          </w:r>
        </w:p>
        <w:p w14:paraId="6E7E05D1" w14:textId="2A2C85D4" w:rsidR="00E45A03" w:rsidRPr="00E45A03" w:rsidRDefault="005907F3">
          <w:pPr>
            <w:rPr>
              <w:sz w:val="28"/>
              <w:szCs w:val="28"/>
            </w:rPr>
          </w:pPr>
          <w:hyperlink r:id="rId9" w:history="1">
            <w:r w:rsidRPr="005907F3">
              <w:rPr>
                <w:rStyle w:val="Hyperlink"/>
                <w:sz w:val="28"/>
                <w:szCs w:val="28"/>
              </w:rPr>
              <w:t>https://github.c</w:t>
            </w:r>
            <w:r w:rsidRPr="005907F3">
              <w:rPr>
                <w:rStyle w:val="Hyperlink"/>
                <w:sz w:val="28"/>
                <w:szCs w:val="28"/>
              </w:rPr>
              <w:t>o</w:t>
            </w:r>
            <w:r w:rsidRPr="005907F3">
              <w:rPr>
                <w:rStyle w:val="Hyperlink"/>
                <w:sz w:val="28"/>
                <w:szCs w:val="28"/>
              </w:rPr>
              <w:t>m/nikhunter/Raven</w:t>
            </w:r>
          </w:hyperlink>
          <w:r w:rsidRPr="005907F3">
            <w:rPr>
              <w:rFonts w:eastAsiaTheme="majorEastAsia" w:cstheme="majorBidi"/>
              <w:spacing w:val="-10"/>
              <w:kern w:val="28"/>
              <w:sz w:val="96"/>
              <w:szCs w:val="72"/>
            </w:rPr>
            <w:t xml:space="preserve"> </w:t>
          </w:r>
          <w:r w:rsidR="00E45A03">
            <w:rPr>
              <w:rFonts w:eastAsiaTheme="majorEastAsia" w:cstheme="majorBidi"/>
              <w:spacing w:val="-10"/>
              <w:kern w:val="28"/>
              <w:sz w:val="72"/>
              <w:szCs w:val="72"/>
            </w:rPr>
            <w:br w:type="page"/>
          </w:r>
        </w:p>
      </w:sdtContent>
    </w:sdt>
    <w:sdt>
      <w:sdtPr>
        <w:rPr>
          <w:rFonts w:eastAsiaTheme="minorHAnsi" w:cstheme="minorBidi"/>
          <w:color w:val="auto"/>
          <w:sz w:val="24"/>
          <w:szCs w:val="22"/>
          <w:lang w:val="da-DK"/>
        </w:rPr>
        <w:id w:val="-1703393683"/>
        <w:docPartObj>
          <w:docPartGallery w:val="Table of Contents"/>
          <w:docPartUnique/>
        </w:docPartObj>
      </w:sdtPr>
      <w:sdtEndPr>
        <w:rPr>
          <w:b/>
          <w:bCs/>
          <w:noProof/>
        </w:rPr>
      </w:sdtEndPr>
      <w:sdtContent>
        <w:p w14:paraId="1183D6A4" w14:textId="017F5E3E" w:rsidR="00AA59BE" w:rsidRPr="00AA59BE" w:rsidRDefault="00AA59BE" w:rsidP="00AA59BE">
          <w:pPr>
            <w:pStyle w:val="TOCHeading"/>
          </w:pPr>
          <w:r>
            <w:t>Indholdsfortegnelse</w:t>
          </w:r>
        </w:p>
        <w:p w14:paraId="7D7D9A90" w14:textId="4D3FB080" w:rsidR="005907F3" w:rsidRDefault="00AA59BE">
          <w:pPr>
            <w:pStyle w:val="TOC1"/>
            <w:tabs>
              <w:tab w:val="right" w:leader="dot" w:pos="9628"/>
            </w:tabs>
            <w:rPr>
              <w:rFonts w:asciiTheme="minorHAnsi" w:eastAsiaTheme="minorEastAsia" w:hAnsiTheme="minorHAnsi"/>
              <w:noProof/>
              <w:sz w:val="22"/>
              <w:lang w:eastAsia="da-DK"/>
            </w:rPr>
          </w:pPr>
          <w:r>
            <w:fldChar w:fldCharType="begin"/>
          </w:r>
          <w:r>
            <w:instrText xml:space="preserve"> TOC \o "1-3" \h \z \u </w:instrText>
          </w:r>
          <w:r>
            <w:fldChar w:fldCharType="separate"/>
          </w:r>
          <w:hyperlink w:anchor="_Toc485814313" w:history="1">
            <w:r w:rsidR="005907F3" w:rsidRPr="00024219">
              <w:rPr>
                <w:rStyle w:val="Hyperlink"/>
                <w:noProof/>
              </w:rPr>
              <w:t>Forord</w:t>
            </w:r>
            <w:r w:rsidR="005907F3">
              <w:rPr>
                <w:noProof/>
                <w:webHidden/>
              </w:rPr>
              <w:tab/>
            </w:r>
            <w:r w:rsidR="005907F3">
              <w:rPr>
                <w:noProof/>
                <w:webHidden/>
              </w:rPr>
              <w:fldChar w:fldCharType="begin"/>
            </w:r>
            <w:r w:rsidR="005907F3">
              <w:rPr>
                <w:noProof/>
                <w:webHidden/>
              </w:rPr>
              <w:instrText xml:space="preserve"> PAGEREF _Toc485814313 \h </w:instrText>
            </w:r>
            <w:r w:rsidR="005907F3">
              <w:rPr>
                <w:noProof/>
                <w:webHidden/>
              </w:rPr>
            </w:r>
            <w:r w:rsidR="005907F3">
              <w:rPr>
                <w:noProof/>
                <w:webHidden/>
              </w:rPr>
              <w:fldChar w:fldCharType="separate"/>
            </w:r>
            <w:r w:rsidR="00C12CD0">
              <w:rPr>
                <w:noProof/>
                <w:webHidden/>
              </w:rPr>
              <w:t>2</w:t>
            </w:r>
            <w:r w:rsidR="005907F3">
              <w:rPr>
                <w:noProof/>
                <w:webHidden/>
              </w:rPr>
              <w:fldChar w:fldCharType="end"/>
            </w:r>
          </w:hyperlink>
        </w:p>
        <w:p w14:paraId="569F7189" w14:textId="36535328" w:rsidR="005907F3" w:rsidRDefault="005907F3">
          <w:pPr>
            <w:pStyle w:val="TOC1"/>
            <w:tabs>
              <w:tab w:val="right" w:leader="dot" w:pos="9628"/>
            </w:tabs>
            <w:rPr>
              <w:rFonts w:asciiTheme="minorHAnsi" w:eastAsiaTheme="minorEastAsia" w:hAnsiTheme="minorHAnsi"/>
              <w:noProof/>
              <w:sz w:val="22"/>
              <w:lang w:eastAsia="da-DK"/>
            </w:rPr>
          </w:pPr>
          <w:hyperlink w:anchor="_Toc485814314" w:history="1">
            <w:r w:rsidRPr="00024219">
              <w:rPr>
                <w:rStyle w:val="Hyperlink"/>
                <w:noProof/>
              </w:rPr>
              <w:t>Indledning</w:t>
            </w:r>
            <w:r>
              <w:rPr>
                <w:noProof/>
                <w:webHidden/>
              </w:rPr>
              <w:tab/>
            </w:r>
            <w:r>
              <w:rPr>
                <w:noProof/>
                <w:webHidden/>
              </w:rPr>
              <w:fldChar w:fldCharType="begin"/>
            </w:r>
            <w:r>
              <w:rPr>
                <w:noProof/>
                <w:webHidden/>
              </w:rPr>
              <w:instrText xml:space="preserve"> PAGEREF _Toc485814314 \h </w:instrText>
            </w:r>
            <w:r>
              <w:rPr>
                <w:noProof/>
                <w:webHidden/>
              </w:rPr>
            </w:r>
            <w:r>
              <w:rPr>
                <w:noProof/>
                <w:webHidden/>
              </w:rPr>
              <w:fldChar w:fldCharType="separate"/>
            </w:r>
            <w:r w:rsidR="00C12CD0">
              <w:rPr>
                <w:noProof/>
                <w:webHidden/>
              </w:rPr>
              <w:t>3</w:t>
            </w:r>
            <w:r>
              <w:rPr>
                <w:noProof/>
                <w:webHidden/>
              </w:rPr>
              <w:fldChar w:fldCharType="end"/>
            </w:r>
          </w:hyperlink>
        </w:p>
        <w:p w14:paraId="3DD36BE9" w14:textId="521EDA91" w:rsidR="005907F3" w:rsidRDefault="005907F3">
          <w:pPr>
            <w:pStyle w:val="TOC2"/>
            <w:tabs>
              <w:tab w:val="right" w:leader="dot" w:pos="9628"/>
            </w:tabs>
            <w:rPr>
              <w:rFonts w:asciiTheme="minorHAnsi" w:eastAsiaTheme="minorEastAsia" w:hAnsiTheme="minorHAnsi"/>
              <w:noProof/>
              <w:sz w:val="22"/>
              <w:lang w:eastAsia="da-DK"/>
            </w:rPr>
          </w:pPr>
          <w:hyperlink w:anchor="_Toc485814315" w:history="1">
            <w:r w:rsidRPr="00024219">
              <w:rPr>
                <w:rStyle w:val="Hyperlink"/>
                <w:noProof/>
              </w:rPr>
              <w:t>Projektstyring</w:t>
            </w:r>
            <w:r>
              <w:rPr>
                <w:noProof/>
                <w:webHidden/>
              </w:rPr>
              <w:tab/>
            </w:r>
            <w:r>
              <w:rPr>
                <w:noProof/>
                <w:webHidden/>
              </w:rPr>
              <w:fldChar w:fldCharType="begin"/>
            </w:r>
            <w:r>
              <w:rPr>
                <w:noProof/>
                <w:webHidden/>
              </w:rPr>
              <w:instrText xml:space="preserve"> PAGEREF _Toc485814315 \h </w:instrText>
            </w:r>
            <w:r>
              <w:rPr>
                <w:noProof/>
                <w:webHidden/>
              </w:rPr>
            </w:r>
            <w:r>
              <w:rPr>
                <w:noProof/>
                <w:webHidden/>
              </w:rPr>
              <w:fldChar w:fldCharType="separate"/>
            </w:r>
            <w:r w:rsidR="00C12CD0">
              <w:rPr>
                <w:noProof/>
                <w:webHidden/>
              </w:rPr>
              <w:t>3</w:t>
            </w:r>
            <w:r>
              <w:rPr>
                <w:noProof/>
                <w:webHidden/>
              </w:rPr>
              <w:fldChar w:fldCharType="end"/>
            </w:r>
          </w:hyperlink>
        </w:p>
        <w:p w14:paraId="72DFACFF" w14:textId="01EA2F93" w:rsidR="005907F3" w:rsidRDefault="005907F3">
          <w:pPr>
            <w:pStyle w:val="TOC1"/>
            <w:tabs>
              <w:tab w:val="right" w:leader="dot" w:pos="9628"/>
            </w:tabs>
            <w:rPr>
              <w:rFonts w:asciiTheme="minorHAnsi" w:eastAsiaTheme="minorEastAsia" w:hAnsiTheme="minorHAnsi"/>
              <w:noProof/>
              <w:sz w:val="22"/>
              <w:lang w:eastAsia="da-DK"/>
            </w:rPr>
          </w:pPr>
          <w:hyperlink w:anchor="_Toc485814316" w:history="1">
            <w:r w:rsidRPr="00024219">
              <w:rPr>
                <w:rStyle w:val="Hyperlink"/>
                <w:noProof/>
              </w:rPr>
              <w:t>Problemstilling</w:t>
            </w:r>
            <w:r>
              <w:rPr>
                <w:noProof/>
                <w:webHidden/>
              </w:rPr>
              <w:tab/>
            </w:r>
            <w:r>
              <w:rPr>
                <w:noProof/>
                <w:webHidden/>
              </w:rPr>
              <w:fldChar w:fldCharType="begin"/>
            </w:r>
            <w:r>
              <w:rPr>
                <w:noProof/>
                <w:webHidden/>
              </w:rPr>
              <w:instrText xml:space="preserve"> PAGEREF _Toc485814316 \h </w:instrText>
            </w:r>
            <w:r>
              <w:rPr>
                <w:noProof/>
                <w:webHidden/>
              </w:rPr>
            </w:r>
            <w:r>
              <w:rPr>
                <w:noProof/>
                <w:webHidden/>
              </w:rPr>
              <w:fldChar w:fldCharType="separate"/>
            </w:r>
            <w:r w:rsidR="00C12CD0">
              <w:rPr>
                <w:noProof/>
                <w:webHidden/>
              </w:rPr>
              <w:t>4</w:t>
            </w:r>
            <w:r>
              <w:rPr>
                <w:noProof/>
                <w:webHidden/>
              </w:rPr>
              <w:fldChar w:fldCharType="end"/>
            </w:r>
          </w:hyperlink>
        </w:p>
        <w:p w14:paraId="09FCAD4C" w14:textId="150581E6" w:rsidR="005907F3" w:rsidRDefault="005907F3">
          <w:pPr>
            <w:pStyle w:val="TOC1"/>
            <w:tabs>
              <w:tab w:val="right" w:leader="dot" w:pos="9628"/>
            </w:tabs>
            <w:rPr>
              <w:rFonts w:asciiTheme="minorHAnsi" w:eastAsiaTheme="minorEastAsia" w:hAnsiTheme="minorHAnsi"/>
              <w:noProof/>
              <w:sz w:val="22"/>
              <w:lang w:eastAsia="da-DK"/>
            </w:rPr>
          </w:pPr>
          <w:hyperlink w:anchor="_Toc485814317" w:history="1">
            <w:r w:rsidRPr="00024219">
              <w:rPr>
                <w:rStyle w:val="Hyperlink"/>
                <w:noProof/>
              </w:rPr>
              <w:t>Problemformulering</w:t>
            </w:r>
            <w:r>
              <w:rPr>
                <w:noProof/>
                <w:webHidden/>
              </w:rPr>
              <w:tab/>
            </w:r>
            <w:r>
              <w:rPr>
                <w:noProof/>
                <w:webHidden/>
              </w:rPr>
              <w:fldChar w:fldCharType="begin"/>
            </w:r>
            <w:r>
              <w:rPr>
                <w:noProof/>
                <w:webHidden/>
              </w:rPr>
              <w:instrText xml:space="preserve"> PAGEREF _Toc485814317 \h </w:instrText>
            </w:r>
            <w:r>
              <w:rPr>
                <w:noProof/>
                <w:webHidden/>
              </w:rPr>
            </w:r>
            <w:r>
              <w:rPr>
                <w:noProof/>
                <w:webHidden/>
              </w:rPr>
              <w:fldChar w:fldCharType="separate"/>
            </w:r>
            <w:r w:rsidR="00C12CD0">
              <w:rPr>
                <w:noProof/>
                <w:webHidden/>
              </w:rPr>
              <w:t>5</w:t>
            </w:r>
            <w:r>
              <w:rPr>
                <w:noProof/>
                <w:webHidden/>
              </w:rPr>
              <w:fldChar w:fldCharType="end"/>
            </w:r>
          </w:hyperlink>
        </w:p>
        <w:p w14:paraId="3D90FD6C" w14:textId="4D0AC21A" w:rsidR="005907F3" w:rsidRDefault="005907F3">
          <w:pPr>
            <w:pStyle w:val="TOC1"/>
            <w:tabs>
              <w:tab w:val="right" w:leader="dot" w:pos="9628"/>
            </w:tabs>
            <w:rPr>
              <w:rFonts w:asciiTheme="minorHAnsi" w:eastAsiaTheme="minorEastAsia" w:hAnsiTheme="minorHAnsi"/>
              <w:noProof/>
              <w:sz w:val="22"/>
              <w:lang w:eastAsia="da-DK"/>
            </w:rPr>
          </w:pPr>
          <w:hyperlink w:anchor="_Toc485814318" w:history="1">
            <w:r w:rsidRPr="00024219">
              <w:rPr>
                <w:rStyle w:val="Hyperlink"/>
                <w:noProof/>
              </w:rPr>
              <w:t>Rigt billede</w:t>
            </w:r>
            <w:r>
              <w:rPr>
                <w:noProof/>
                <w:webHidden/>
              </w:rPr>
              <w:tab/>
            </w:r>
            <w:r>
              <w:rPr>
                <w:noProof/>
                <w:webHidden/>
              </w:rPr>
              <w:fldChar w:fldCharType="begin"/>
            </w:r>
            <w:r>
              <w:rPr>
                <w:noProof/>
                <w:webHidden/>
              </w:rPr>
              <w:instrText xml:space="preserve"> PAGEREF _Toc485814318 \h </w:instrText>
            </w:r>
            <w:r>
              <w:rPr>
                <w:noProof/>
                <w:webHidden/>
              </w:rPr>
            </w:r>
            <w:r>
              <w:rPr>
                <w:noProof/>
                <w:webHidden/>
              </w:rPr>
              <w:fldChar w:fldCharType="separate"/>
            </w:r>
            <w:r w:rsidR="00C12CD0">
              <w:rPr>
                <w:noProof/>
                <w:webHidden/>
              </w:rPr>
              <w:t>6</w:t>
            </w:r>
            <w:r>
              <w:rPr>
                <w:noProof/>
                <w:webHidden/>
              </w:rPr>
              <w:fldChar w:fldCharType="end"/>
            </w:r>
          </w:hyperlink>
        </w:p>
        <w:p w14:paraId="7E56F6A4" w14:textId="1ADA042F" w:rsidR="005907F3" w:rsidRDefault="005907F3">
          <w:pPr>
            <w:pStyle w:val="TOC1"/>
            <w:tabs>
              <w:tab w:val="right" w:leader="dot" w:pos="9628"/>
            </w:tabs>
            <w:rPr>
              <w:rFonts w:asciiTheme="minorHAnsi" w:eastAsiaTheme="minorEastAsia" w:hAnsiTheme="minorHAnsi"/>
              <w:noProof/>
              <w:sz w:val="22"/>
              <w:lang w:eastAsia="da-DK"/>
            </w:rPr>
          </w:pPr>
          <w:hyperlink w:anchor="_Toc485814319" w:history="1">
            <w:r w:rsidRPr="00024219">
              <w:rPr>
                <w:rStyle w:val="Hyperlink"/>
                <w:noProof/>
              </w:rPr>
              <w:t>Krav</w:t>
            </w:r>
            <w:r>
              <w:rPr>
                <w:noProof/>
                <w:webHidden/>
              </w:rPr>
              <w:tab/>
            </w:r>
            <w:r>
              <w:rPr>
                <w:noProof/>
                <w:webHidden/>
              </w:rPr>
              <w:fldChar w:fldCharType="begin"/>
            </w:r>
            <w:r>
              <w:rPr>
                <w:noProof/>
                <w:webHidden/>
              </w:rPr>
              <w:instrText xml:space="preserve"> PAGEREF _Toc485814319 \h </w:instrText>
            </w:r>
            <w:r>
              <w:rPr>
                <w:noProof/>
                <w:webHidden/>
              </w:rPr>
            </w:r>
            <w:r>
              <w:rPr>
                <w:noProof/>
                <w:webHidden/>
              </w:rPr>
              <w:fldChar w:fldCharType="separate"/>
            </w:r>
            <w:r w:rsidR="00C12CD0">
              <w:rPr>
                <w:noProof/>
                <w:webHidden/>
              </w:rPr>
              <w:t>6</w:t>
            </w:r>
            <w:r>
              <w:rPr>
                <w:noProof/>
                <w:webHidden/>
              </w:rPr>
              <w:fldChar w:fldCharType="end"/>
            </w:r>
          </w:hyperlink>
        </w:p>
        <w:p w14:paraId="6940ECAF" w14:textId="66C56FD5" w:rsidR="005907F3" w:rsidRDefault="005907F3">
          <w:pPr>
            <w:pStyle w:val="TOC1"/>
            <w:tabs>
              <w:tab w:val="right" w:leader="dot" w:pos="9628"/>
            </w:tabs>
            <w:rPr>
              <w:rFonts w:asciiTheme="minorHAnsi" w:eastAsiaTheme="minorEastAsia" w:hAnsiTheme="minorHAnsi"/>
              <w:noProof/>
              <w:sz w:val="22"/>
              <w:lang w:eastAsia="da-DK"/>
            </w:rPr>
          </w:pPr>
          <w:hyperlink w:anchor="_Toc485814320" w:history="1">
            <w:r w:rsidRPr="00024219">
              <w:rPr>
                <w:rStyle w:val="Hyperlink"/>
                <w:noProof/>
              </w:rPr>
              <w:t>Udviklingsmiljøer</w:t>
            </w:r>
            <w:r>
              <w:rPr>
                <w:noProof/>
                <w:webHidden/>
              </w:rPr>
              <w:tab/>
            </w:r>
            <w:r>
              <w:rPr>
                <w:noProof/>
                <w:webHidden/>
              </w:rPr>
              <w:fldChar w:fldCharType="begin"/>
            </w:r>
            <w:r>
              <w:rPr>
                <w:noProof/>
                <w:webHidden/>
              </w:rPr>
              <w:instrText xml:space="preserve"> PAGEREF _Toc485814320 \h </w:instrText>
            </w:r>
            <w:r>
              <w:rPr>
                <w:noProof/>
                <w:webHidden/>
              </w:rPr>
            </w:r>
            <w:r>
              <w:rPr>
                <w:noProof/>
                <w:webHidden/>
              </w:rPr>
              <w:fldChar w:fldCharType="separate"/>
            </w:r>
            <w:r w:rsidR="00C12CD0">
              <w:rPr>
                <w:noProof/>
                <w:webHidden/>
              </w:rPr>
              <w:t>7</w:t>
            </w:r>
            <w:r>
              <w:rPr>
                <w:noProof/>
                <w:webHidden/>
              </w:rPr>
              <w:fldChar w:fldCharType="end"/>
            </w:r>
          </w:hyperlink>
        </w:p>
        <w:p w14:paraId="7AC4E032" w14:textId="655A04D5" w:rsidR="005907F3" w:rsidRDefault="005907F3">
          <w:pPr>
            <w:pStyle w:val="TOC2"/>
            <w:tabs>
              <w:tab w:val="right" w:leader="dot" w:pos="9628"/>
            </w:tabs>
            <w:rPr>
              <w:rFonts w:asciiTheme="minorHAnsi" w:eastAsiaTheme="minorEastAsia" w:hAnsiTheme="minorHAnsi"/>
              <w:noProof/>
              <w:sz w:val="22"/>
              <w:lang w:eastAsia="da-DK"/>
            </w:rPr>
          </w:pPr>
          <w:hyperlink w:anchor="_Toc485814321" w:history="1">
            <w:r w:rsidRPr="00024219">
              <w:rPr>
                <w:rStyle w:val="Hyperlink"/>
                <w:noProof/>
              </w:rPr>
              <w:t>Raven-Desktop</w:t>
            </w:r>
            <w:r>
              <w:rPr>
                <w:noProof/>
                <w:webHidden/>
              </w:rPr>
              <w:tab/>
            </w:r>
            <w:r>
              <w:rPr>
                <w:noProof/>
                <w:webHidden/>
              </w:rPr>
              <w:fldChar w:fldCharType="begin"/>
            </w:r>
            <w:r>
              <w:rPr>
                <w:noProof/>
                <w:webHidden/>
              </w:rPr>
              <w:instrText xml:space="preserve"> PAGEREF _Toc485814321 \h </w:instrText>
            </w:r>
            <w:r>
              <w:rPr>
                <w:noProof/>
                <w:webHidden/>
              </w:rPr>
            </w:r>
            <w:r>
              <w:rPr>
                <w:noProof/>
                <w:webHidden/>
              </w:rPr>
              <w:fldChar w:fldCharType="separate"/>
            </w:r>
            <w:r w:rsidR="00C12CD0">
              <w:rPr>
                <w:noProof/>
                <w:webHidden/>
              </w:rPr>
              <w:t>7</w:t>
            </w:r>
            <w:r>
              <w:rPr>
                <w:noProof/>
                <w:webHidden/>
              </w:rPr>
              <w:fldChar w:fldCharType="end"/>
            </w:r>
          </w:hyperlink>
        </w:p>
        <w:p w14:paraId="6DD9CA35" w14:textId="264BB318" w:rsidR="005907F3" w:rsidRDefault="005907F3">
          <w:pPr>
            <w:pStyle w:val="TOC2"/>
            <w:tabs>
              <w:tab w:val="right" w:leader="dot" w:pos="9628"/>
            </w:tabs>
            <w:rPr>
              <w:rFonts w:asciiTheme="minorHAnsi" w:eastAsiaTheme="minorEastAsia" w:hAnsiTheme="minorHAnsi"/>
              <w:noProof/>
              <w:sz w:val="22"/>
              <w:lang w:eastAsia="da-DK"/>
            </w:rPr>
          </w:pPr>
          <w:hyperlink w:anchor="_Toc485814322" w:history="1">
            <w:r w:rsidRPr="00024219">
              <w:rPr>
                <w:rStyle w:val="Hyperlink"/>
                <w:noProof/>
              </w:rPr>
              <w:t>Raven-Arduino</w:t>
            </w:r>
            <w:r>
              <w:rPr>
                <w:noProof/>
                <w:webHidden/>
              </w:rPr>
              <w:tab/>
            </w:r>
            <w:r>
              <w:rPr>
                <w:noProof/>
                <w:webHidden/>
              </w:rPr>
              <w:fldChar w:fldCharType="begin"/>
            </w:r>
            <w:r>
              <w:rPr>
                <w:noProof/>
                <w:webHidden/>
              </w:rPr>
              <w:instrText xml:space="preserve"> PAGEREF _Toc485814322 \h </w:instrText>
            </w:r>
            <w:r>
              <w:rPr>
                <w:noProof/>
                <w:webHidden/>
              </w:rPr>
            </w:r>
            <w:r>
              <w:rPr>
                <w:noProof/>
                <w:webHidden/>
              </w:rPr>
              <w:fldChar w:fldCharType="separate"/>
            </w:r>
            <w:r w:rsidR="00C12CD0">
              <w:rPr>
                <w:noProof/>
                <w:webHidden/>
              </w:rPr>
              <w:t>7</w:t>
            </w:r>
            <w:r>
              <w:rPr>
                <w:noProof/>
                <w:webHidden/>
              </w:rPr>
              <w:fldChar w:fldCharType="end"/>
            </w:r>
          </w:hyperlink>
        </w:p>
        <w:p w14:paraId="572F50C2" w14:textId="5D880F34" w:rsidR="005907F3" w:rsidRDefault="005907F3">
          <w:pPr>
            <w:pStyle w:val="TOC2"/>
            <w:tabs>
              <w:tab w:val="right" w:leader="dot" w:pos="9628"/>
            </w:tabs>
            <w:rPr>
              <w:rFonts w:asciiTheme="minorHAnsi" w:eastAsiaTheme="minorEastAsia" w:hAnsiTheme="minorHAnsi"/>
              <w:noProof/>
              <w:sz w:val="22"/>
              <w:lang w:eastAsia="da-DK"/>
            </w:rPr>
          </w:pPr>
          <w:hyperlink w:anchor="_Toc485814323" w:history="1">
            <w:r w:rsidRPr="00024219">
              <w:rPr>
                <w:rStyle w:val="Hyperlink"/>
                <w:noProof/>
              </w:rPr>
              <w:t>Raven-Android</w:t>
            </w:r>
            <w:r>
              <w:rPr>
                <w:noProof/>
                <w:webHidden/>
              </w:rPr>
              <w:tab/>
            </w:r>
            <w:r>
              <w:rPr>
                <w:noProof/>
                <w:webHidden/>
              </w:rPr>
              <w:fldChar w:fldCharType="begin"/>
            </w:r>
            <w:r>
              <w:rPr>
                <w:noProof/>
                <w:webHidden/>
              </w:rPr>
              <w:instrText xml:space="preserve"> PAGEREF _Toc485814323 \h </w:instrText>
            </w:r>
            <w:r>
              <w:rPr>
                <w:noProof/>
                <w:webHidden/>
              </w:rPr>
            </w:r>
            <w:r>
              <w:rPr>
                <w:noProof/>
                <w:webHidden/>
              </w:rPr>
              <w:fldChar w:fldCharType="separate"/>
            </w:r>
            <w:r w:rsidR="00C12CD0">
              <w:rPr>
                <w:noProof/>
                <w:webHidden/>
              </w:rPr>
              <w:t>7</w:t>
            </w:r>
            <w:r>
              <w:rPr>
                <w:noProof/>
                <w:webHidden/>
              </w:rPr>
              <w:fldChar w:fldCharType="end"/>
            </w:r>
          </w:hyperlink>
        </w:p>
        <w:p w14:paraId="4D3A05E8" w14:textId="19A4678B" w:rsidR="005907F3" w:rsidRDefault="005907F3">
          <w:pPr>
            <w:pStyle w:val="TOC1"/>
            <w:tabs>
              <w:tab w:val="right" w:leader="dot" w:pos="9628"/>
            </w:tabs>
            <w:rPr>
              <w:rFonts w:asciiTheme="minorHAnsi" w:eastAsiaTheme="minorEastAsia" w:hAnsiTheme="minorHAnsi"/>
              <w:noProof/>
              <w:sz w:val="22"/>
              <w:lang w:eastAsia="da-DK"/>
            </w:rPr>
          </w:pPr>
          <w:hyperlink w:anchor="_Toc485814324" w:history="1">
            <w:r w:rsidRPr="00024219">
              <w:rPr>
                <w:rStyle w:val="Hyperlink"/>
                <w:noProof/>
                <w:lang w:val="en-US"/>
              </w:rPr>
              <w:t>Værktøjer</w:t>
            </w:r>
            <w:r>
              <w:rPr>
                <w:noProof/>
                <w:webHidden/>
              </w:rPr>
              <w:tab/>
            </w:r>
            <w:r>
              <w:rPr>
                <w:noProof/>
                <w:webHidden/>
              </w:rPr>
              <w:fldChar w:fldCharType="begin"/>
            </w:r>
            <w:r>
              <w:rPr>
                <w:noProof/>
                <w:webHidden/>
              </w:rPr>
              <w:instrText xml:space="preserve"> PAGEREF _Toc485814324 \h </w:instrText>
            </w:r>
            <w:r>
              <w:rPr>
                <w:noProof/>
                <w:webHidden/>
              </w:rPr>
            </w:r>
            <w:r>
              <w:rPr>
                <w:noProof/>
                <w:webHidden/>
              </w:rPr>
              <w:fldChar w:fldCharType="separate"/>
            </w:r>
            <w:r w:rsidR="00C12CD0">
              <w:rPr>
                <w:noProof/>
                <w:webHidden/>
              </w:rPr>
              <w:t>7</w:t>
            </w:r>
            <w:r>
              <w:rPr>
                <w:noProof/>
                <w:webHidden/>
              </w:rPr>
              <w:fldChar w:fldCharType="end"/>
            </w:r>
          </w:hyperlink>
        </w:p>
        <w:p w14:paraId="4601708B" w14:textId="4CC91DC6" w:rsidR="005907F3" w:rsidRDefault="005907F3">
          <w:pPr>
            <w:pStyle w:val="TOC1"/>
            <w:tabs>
              <w:tab w:val="right" w:leader="dot" w:pos="9628"/>
            </w:tabs>
            <w:rPr>
              <w:rFonts w:asciiTheme="minorHAnsi" w:eastAsiaTheme="minorEastAsia" w:hAnsiTheme="minorHAnsi"/>
              <w:noProof/>
              <w:sz w:val="22"/>
              <w:lang w:eastAsia="da-DK"/>
            </w:rPr>
          </w:pPr>
          <w:hyperlink w:anchor="_Toc485814325" w:history="1">
            <w:r w:rsidRPr="00024219">
              <w:rPr>
                <w:rStyle w:val="Hyperlink"/>
                <w:noProof/>
              </w:rPr>
              <w:t>Flowcharts</w:t>
            </w:r>
            <w:r>
              <w:rPr>
                <w:noProof/>
                <w:webHidden/>
              </w:rPr>
              <w:tab/>
            </w:r>
            <w:r>
              <w:rPr>
                <w:noProof/>
                <w:webHidden/>
              </w:rPr>
              <w:fldChar w:fldCharType="begin"/>
            </w:r>
            <w:r>
              <w:rPr>
                <w:noProof/>
                <w:webHidden/>
              </w:rPr>
              <w:instrText xml:space="preserve"> PAGEREF _Toc485814325 \h </w:instrText>
            </w:r>
            <w:r>
              <w:rPr>
                <w:noProof/>
                <w:webHidden/>
              </w:rPr>
            </w:r>
            <w:r>
              <w:rPr>
                <w:noProof/>
                <w:webHidden/>
              </w:rPr>
              <w:fldChar w:fldCharType="separate"/>
            </w:r>
            <w:r w:rsidR="00C12CD0">
              <w:rPr>
                <w:noProof/>
                <w:webHidden/>
              </w:rPr>
              <w:t>8</w:t>
            </w:r>
            <w:r>
              <w:rPr>
                <w:noProof/>
                <w:webHidden/>
              </w:rPr>
              <w:fldChar w:fldCharType="end"/>
            </w:r>
          </w:hyperlink>
        </w:p>
        <w:p w14:paraId="4047677A" w14:textId="310A48F9" w:rsidR="005907F3" w:rsidRDefault="005907F3">
          <w:pPr>
            <w:pStyle w:val="TOC2"/>
            <w:tabs>
              <w:tab w:val="right" w:leader="dot" w:pos="9628"/>
            </w:tabs>
            <w:rPr>
              <w:rFonts w:asciiTheme="minorHAnsi" w:eastAsiaTheme="minorEastAsia" w:hAnsiTheme="minorHAnsi"/>
              <w:noProof/>
              <w:sz w:val="22"/>
              <w:lang w:eastAsia="da-DK"/>
            </w:rPr>
          </w:pPr>
          <w:hyperlink w:anchor="_Toc485814326" w:history="1">
            <w:r w:rsidRPr="00024219">
              <w:rPr>
                <w:rStyle w:val="Hyperlink"/>
                <w:noProof/>
              </w:rPr>
              <w:t>Raven-Desktop</w:t>
            </w:r>
            <w:r>
              <w:rPr>
                <w:noProof/>
                <w:webHidden/>
              </w:rPr>
              <w:tab/>
            </w:r>
            <w:r>
              <w:rPr>
                <w:noProof/>
                <w:webHidden/>
              </w:rPr>
              <w:fldChar w:fldCharType="begin"/>
            </w:r>
            <w:r>
              <w:rPr>
                <w:noProof/>
                <w:webHidden/>
              </w:rPr>
              <w:instrText xml:space="preserve"> PAGEREF _Toc485814326 \h </w:instrText>
            </w:r>
            <w:r>
              <w:rPr>
                <w:noProof/>
                <w:webHidden/>
              </w:rPr>
            </w:r>
            <w:r>
              <w:rPr>
                <w:noProof/>
                <w:webHidden/>
              </w:rPr>
              <w:fldChar w:fldCharType="separate"/>
            </w:r>
            <w:r w:rsidR="00C12CD0">
              <w:rPr>
                <w:noProof/>
                <w:webHidden/>
              </w:rPr>
              <w:t>8</w:t>
            </w:r>
            <w:r>
              <w:rPr>
                <w:noProof/>
                <w:webHidden/>
              </w:rPr>
              <w:fldChar w:fldCharType="end"/>
            </w:r>
          </w:hyperlink>
        </w:p>
        <w:p w14:paraId="0E598B24" w14:textId="3B94C424" w:rsidR="005907F3" w:rsidRDefault="005907F3">
          <w:pPr>
            <w:pStyle w:val="TOC2"/>
            <w:tabs>
              <w:tab w:val="right" w:leader="dot" w:pos="9628"/>
            </w:tabs>
            <w:rPr>
              <w:rFonts w:asciiTheme="minorHAnsi" w:eastAsiaTheme="minorEastAsia" w:hAnsiTheme="minorHAnsi"/>
              <w:noProof/>
              <w:sz w:val="22"/>
              <w:lang w:eastAsia="da-DK"/>
            </w:rPr>
          </w:pPr>
          <w:hyperlink w:anchor="_Toc485814327" w:history="1">
            <w:r w:rsidRPr="00024219">
              <w:rPr>
                <w:rStyle w:val="Hyperlink"/>
                <w:noProof/>
              </w:rPr>
              <w:t>Raven-Arduino</w:t>
            </w:r>
            <w:r>
              <w:rPr>
                <w:noProof/>
                <w:webHidden/>
              </w:rPr>
              <w:tab/>
            </w:r>
            <w:r>
              <w:rPr>
                <w:noProof/>
                <w:webHidden/>
              </w:rPr>
              <w:fldChar w:fldCharType="begin"/>
            </w:r>
            <w:r>
              <w:rPr>
                <w:noProof/>
                <w:webHidden/>
              </w:rPr>
              <w:instrText xml:space="preserve"> PAGEREF _Toc485814327 \h </w:instrText>
            </w:r>
            <w:r>
              <w:rPr>
                <w:noProof/>
                <w:webHidden/>
              </w:rPr>
            </w:r>
            <w:r>
              <w:rPr>
                <w:noProof/>
                <w:webHidden/>
              </w:rPr>
              <w:fldChar w:fldCharType="separate"/>
            </w:r>
            <w:r w:rsidR="00C12CD0">
              <w:rPr>
                <w:noProof/>
                <w:webHidden/>
              </w:rPr>
              <w:t>9</w:t>
            </w:r>
            <w:r>
              <w:rPr>
                <w:noProof/>
                <w:webHidden/>
              </w:rPr>
              <w:fldChar w:fldCharType="end"/>
            </w:r>
          </w:hyperlink>
        </w:p>
        <w:p w14:paraId="1C3B9310" w14:textId="7C41CD2A" w:rsidR="005907F3" w:rsidRDefault="005907F3">
          <w:pPr>
            <w:pStyle w:val="TOC1"/>
            <w:tabs>
              <w:tab w:val="right" w:leader="dot" w:pos="9628"/>
            </w:tabs>
            <w:rPr>
              <w:rFonts w:asciiTheme="minorHAnsi" w:eastAsiaTheme="minorEastAsia" w:hAnsiTheme="minorHAnsi"/>
              <w:noProof/>
              <w:sz w:val="22"/>
              <w:lang w:eastAsia="da-DK"/>
            </w:rPr>
          </w:pPr>
          <w:hyperlink w:anchor="_Toc485814328" w:history="1">
            <w:r w:rsidRPr="00024219">
              <w:rPr>
                <w:rStyle w:val="Hyperlink"/>
                <w:noProof/>
              </w:rPr>
              <w:t>ER-Diagram</w:t>
            </w:r>
            <w:r>
              <w:rPr>
                <w:noProof/>
                <w:webHidden/>
              </w:rPr>
              <w:tab/>
            </w:r>
            <w:r>
              <w:rPr>
                <w:noProof/>
                <w:webHidden/>
              </w:rPr>
              <w:fldChar w:fldCharType="begin"/>
            </w:r>
            <w:r>
              <w:rPr>
                <w:noProof/>
                <w:webHidden/>
              </w:rPr>
              <w:instrText xml:space="preserve"> PAGEREF _Toc485814328 \h </w:instrText>
            </w:r>
            <w:r>
              <w:rPr>
                <w:noProof/>
                <w:webHidden/>
              </w:rPr>
            </w:r>
            <w:r>
              <w:rPr>
                <w:noProof/>
                <w:webHidden/>
              </w:rPr>
              <w:fldChar w:fldCharType="separate"/>
            </w:r>
            <w:r w:rsidR="00C12CD0">
              <w:rPr>
                <w:noProof/>
                <w:webHidden/>
              </w:rPr>
              <w:t>9</w:t>
            </w:r>
            <w:r>
              <w:rPr>
                <w:noProof/>
                <w:webHidden/>
              </w:rPr>
              <w:fldChar w:fldCharType="end"/>
            </w:r>
          </w:hyperlink>
        </w:p>
        <w:p w14:paraId="34857C05" w14:textId="6379C94E" w:rsidR="005907F3" w:rsidRDefault="005907F3">
          <w:pPr>
            <w:pStyle w:val="TOC1"/>
            <w:tabs>
              <w:tab w:val="right" w:leader="dot" w:pos="9628"/>
            </w:tabs>
            <w:rPr>
              <w:rFonts w:asciiTheme="minorHAnsi" w:eastAsiaTheme="minorEastAsia" w:hAnsiTheme="minorHAnsi"/>
              <w:noProof/>
              <w:sz w:val="22"/>
              <w:lang w:eastAsia="da-DK"/>
            </w:rPr>
          </w:pPr>
          <w:hyperlink w:anchor="_Toc485814329" w:history="1">
            <w:r w:rsidRPr="00024219">
              <w:rPr>
                <w:rStyle w:val="Hyperlink"/>
                <w:noProof/>
              </w:rPr>
              <w:t>Use Cases</w:t>
            </w:r>
            <w:r>
              <w:rPr>
                <w:noProof/>
                <w:webHidden/>
              </w:rPr>
              <w:tab/>
            </w:r>
            <w:r>
              <w:rPr>
                <w:noProof/>
                <w:webHidden/>
              </w:rPr>
              <w:fldChar w:fldCharType="begin"/>
            </w:r>
            <w:r>
              <w:rPr>
                <w:noProof/>
                <w:webHidden/>
              </w:rPr>
              <w:instrText xml:space="preserve"> PAGEREF _Toc485814329 \h </w:instrText>
            </w:r>
            <w:r>
              <w:rPr>
                <w:noProof/>
                <w:webHidden/>
              </w:rPr>
            </w:r>
            <w:r>
              <w:rPr>
                <w:noProof/>
                <w:webHidden/>
              </w:rPr>
              <w:fldChar w:fldCharType="separate"/>
            </w:r>
            <w:r w:rsidR="00C12CD0">
              <w:rPr>
                <w:noProof/>
                <w:webHidden/>
              </w:rPr>
              <w:t>10</w:t>
            </w:r>
            <w:r>
              <w:rPr>
                <w:noProof/>
                <w:webHidden/>
              </w:rPr>
              <w:fldChar w:fldCharType="end"/>
            </w:r>
          </w:hyperlink>
        </w:p>
        <w:p w14:paraId="7FF38FEC" w14:textId="148B8B5B" w:rsidR="005907F3" w:rsidRDefault="005907F3">
          <w:pPr>
            <w:pStyle w:val="TOC2"/>
            <w:tabs>
              <w:tab w:val="right" w:leader="dot" w:pos="9628"/>
            </w:tabs>
            <w:rPr>
              <w:rFonts w:asciiTheme="minorHAnsi" w:eastAsiaTheme="minorEastAsia" w:hAnsiTheme="minorHAnsi"/>
              <w:noProof/>
              <w:sz w:val="22"/>
              <w:lang w:eastAsia="da-DK"/>
            </w:rPr>
          </w:pPr>
          <w:hyperlink w:anchor="_Toc485814330" w:history="1">
            <w:r w:rsidRPr="00024219">
              <w:rPr>
                <w:rStyle w:val="Hyperlink"/>
                <w:noProof/>
              </w:rPr>
              <w:t>Raven-Desktop</w:t>
            </w:r>
            <w:r>
              <w:rPr>
                <w:noProof/>
                <w:webHidden/>
              </w:rPr>
              <w:tab/>
            </w:r>
            <w:r>
              <w:rPr>
                <w:noProof/>
                <w:webHidden/>
              </w:rPr>
              <w:fldChar w:fldCharType="begin"/>
            </w:r>
            <w:r>
              <w:rPr>
                <w:noProof/>
                <w:webHidden/>
              </w:rPr>
              <w:instrText xml:space="preserve"> PAGEREF _Toc485814330 \h </w:instrText>
            </w:r>
            <w:r>
              <w:rPr>
                <w:noProof/>
                <w:webHidden/>
              </w:rPr>
            </w:r>
            <w:r>
              <w:rPr>
                <w:noProof/>
                <w:webHidden/>
              </w:rPr>
              <w:fldChar w:fldCharType="separate"/>
            </w:r>
            <w:r w:rsidR="00C12CD0">
              <w:rPr>
                <w:noProof/>
                <w:webHidden/>
              </w:rPr>
              <w:t>10</w:t>
            </w:r>
            <w:r>
              <w:rPr>
                <w:noProof/>
                <w:webHidden/>
              </w:rPr>
              <w:fldChar w:fldCharType="end"/>
            </w:r>
          </w:hyperlink>
        </w:p>
        <w:p w14:paraId="3DE55535" w14:textId="3A8B8496" w:rsidR="005907F3" w:rsidRDefault="005907F3">
          <w:pPr>
            <w:pStyle w:val="TOC2"/>
            <w:tabs>
              <w:tab w:val="right" w:leader="dot" w:pos="9628"/>
            </w:tabs>
            <w:rPr>
              <w:rFonts w:asciiTheme="minorHAnsi" w:eastAsiaTheme="minorEastAsia" w:hAnsiTheme="minorHAnsi"/>
              <w:noProof/>
              <w:sz w:val="22"/>
              <w:lang w:eastAsia="da-DK"/>
            </w:rPr>
          </w:pPr>
          <w:hyperlink w:anchor="_Toc485814331" w:history="1">
            <w:r w:rsidRPr="00024219">
              <w:rPr>
                <w:rStyle w:val="Hyperlink"/>
                <w:noProof/>
              </w:rPr>
              <w:t>Raven-Android</w:t>
            </w:r>
            <w:r>
              <w:rPr>
                <w:noProof/>
                <w:webHidden/>
              </w:rPr>
              <w:tab/>
            </w:r>
            <w:r>
              <w:rPr>
                <w:noProof/>
                <w:webHidden/>
              </w:rPr>
              <w:fldChar w:fldCharType="begin"/>
            </w:r>
            <w:r>
              <w:rPr>
                <w:noProof/>
                <w:webHidden/>
              </w:rPr>
              <w:instrText xml:space="preserve"> PAGEREF _Toc485814331 \h </w:instrText>
            </w:r>
            <w:r>
              <w:rPr>
                <w:noProof/>
                <w:webHidden/>
              </w:rPr>
            </w:r>
            <w:r>
              <w:rPr>
                <w:noProof/>
                <w:webHidden/>
              </w:rPr>
              <w:fldChar w:fldCharType="separate"/>
            </w:r>
            <w:r w:rsidR="00C12CD0">
              <w:rPr>
                <w:noProof/>
                <w:webHidden/>
              </w:rPr>
              <w:t>11</w:t>
            </w:r>
            <w:r>
              <w:rPr>
                <w:noProof/>
                <w:webHidden/>
              </w:rPr>
              <w:fldChar w:fldCharType="end"/>
            </w:r>
          </w:hyperlink>
        </w:p>
        <w:p w14:paraId="2202B17D" w14:textId="2871618C" w:rsidR="005907F3" w:rsidRDefault="005907F3">
          <w:pPr>
            <w:pStyle w:val="TOC1"/>
            <w:tabs>
              <w:tab w:val="right" w:leader="dot" w:pos="9628"/>
            </w:tabs>
            <w:rPr>
              <w:rFonts w:asciiTheme="minorHAnsi" w:eastAsiaTheme="minorEastAsia" w:hAnsiTheme="minorHAnsi"/>
              <w:noProof/>
              <w:sz w:val="22"/>
              <w:lang w:eastAsia="da-DK"/>
            </w:rPr>
          </w:pPr>
          <w:hyperlink w:anchor="_Toc485814332" w:history="1">
            <w:r w:rsidRPr="00024219">
              <w:rPr>
                <w:rStyle w:val="Hyperlink"/>
                <w:noProof/>
              </w:rPr>
              <w:t>Klasse Diagram</w:t>
            </w:r>
            <w:r>
              <w:rPr>
                <w:noProof/>
                <w:webHidden/>
              </w:rPr>
              <w:tab/>
            </w:r>
            <w:r>
              <w:rPr>
                <w:noProof/>
                <w:webHidden/>
              </w:rPr>
              <w:fldChar w:fldCharType="begin"/>
            </w:r>
            <w:r>
              <w:rPr>
                <w:noProof/>
                <w:webHidden/>
              </w:rPr>
              <w:instrText xml:space="preserve"> PAGEREF _Toc485814332 \h </w:instrText>
            </w:r>
            <w:r>
              <w:rPr>
                <w:noProof/>
                <w:webHidden/>
              </w:rPr>
            </w:r>
            <w:r>
              <w:rPr>
                <w:noProof/>
                <w:webHidden/>
              </w:rPr>
              <w:fldChar w:fldCharType="separate"/>
            </w:r>
            <w:r w:rsidR="00C12CD0">
              <w:rPr>
                <w:noProof/>
                <w:webHidden/>
              </w:rPr>
              <w:t>12</w:t>
            </w:r>
            <w:r>
              <w:rPr>
                <w:noProof/>
                <w:webHidden/>
              </w:rPr>
              <w:fldChar w:fldCharType="end"/>
            </w:r>
          </w:hyperlink>
        </w:p>
        <w:p w14:paraId="5C5FDD14" w14:textId="4B7B6C06" w:rsidR="005907F3" w:rsidRDefault="005907F3">
          <w:pPr>
            <w:pStyle w:val="TOC1"/>
            <w:tabs>
              <w:tab w:val="right" w:leader="dot" w:pos="9628"/>
            </w:tabs>
            <w:rPr>
              <w:rFonts w:asciiTheme="minorHAnsi" w:eastAsiaTheme="minorEastAsia" w:hAnsiTheme="minorHAnsi"/>
              <w:noProof/>
              <w:sz w:val="22"/>
              <w:lang w:eastAsia="da-DK"/>
            </w:rPr>
          </w:pPr>
          <w:hyperlink w:anchor="_Toc485814333" w:history="1">
            <w:r w:rsidRPr="00024219">
              <w:rPr>
                <w:rStyle w:val="Hyperlink"/>
                <w:noProof/>
              </w:rPr>
              <w:t>Kodebeskrivelse</w:t>
            </w:r>
            <w:r>
              <w:rPr>
                <w:noProof/>
                <w:webHidden/>
              </w:rPr>
              <w:tab/>
            </w:r>
            <w:r>
              <w:rPr>
                <w:noProof/>
                <w:webHidden/>
              </w:rPr>
              <w:fldChar w:fldCharType="begin"/>
            </w:r>
            <w:r>
              <w:rPr>
                <w:noProof/>
                <w:webHidden/>
              </w:rPr>
              <w:instrText xml:space="preserve"> PAGEREF _Toc485814333 \h </w:instrText>
            </w:r>
            <w:r>
              <w:rPr>
                <w:noProof/>
                <w:webHidden/>
              </w:rPr>
            </w:r>
            <w:r>
              <w:rPr>
                <w:noProof/>
                <w:webHidden/>
              </w:rPr>
              <w:fldChar w:fldCharType="separate"/>
            </w:r>
            <w:r w:rsidR="00C12CD0">
              <w:rPr>
                <w:noProof/>
                <w:webHidden/>
              </w:rPr>
              <w:t>13</w:t>
            </w:r>
            <w:r>
              <w:rPr>
                <w:noProof/>
                <w:webHidden/>
              </w:rPr>
              <w:fldChar w:fldCharType="end"/>
            </w:r>
          </w:hyperlink>
        </w:p>
        <w:p w14:paraId="64B12BD8" w14:textId="72B120A5" w:rsidR="005907F3" w:rsidRDefault="005907F3">
          <w:pPr>
            <w:pStyle w:val="TOC2"/>
            <w:tabs>
              <w:tab w:val="right" w:leader="dot" w:pos="9628"/>
            </w:tabs>
            <w:rPr>
              <w:rFonts w:asciiTheme="minorHAnsi" w:eastAsiaTheme="minorEastAsia" w:hAnsiTheme="minorHAnsi"/>
              <w:noProof/>
              <w:sz w:val="22"/>
              <w:lang w:eastAsia="da-DK"/>
            </w:rPr>
          </w:pPr>
          <w:hyperlink w:anchor="_Toc485814334" w:history="1">
            <w:r w:rsidRPr="00024219">
              <w:rPr>
                <w:rStyle w:val="Hyperlink"/>
                <w:noProof/>
              </w:rPr>
              <w:t>Raven-Desktop</w:t>
            </w:r>
            <w:r>
              <w:rPr>
                <w:noProof/>
                <w:webHidden/>
              </w:rPr>
              <w:tab/>
            </w:r>
            <w:r>
              <w:rPr>
                <w:noProof/>
                <w:webHidden/>
              </w:rPr>
              <w:fldChar w:fldCharType="begin"/>
            </w:r>
            <w:r>
              <w:rPr>
                <w:noProof/>
                <w:webHidden/>
              </w:rPr>
              <w:instrText xml:space="preserve"> PAGEREF _Toc485814334 \h </w:instrText>
            </w:r>
            <w:r>
              <w:rPr>
                <w:noProof/>
                <w:webHidden/>
              </w:rPr>
            </w:r>
            <w:r>
              <w:rPr>
                <w:noProof/>
                <w:webHidden/>
              </w:rPr>
              <w:fldChar w:fldCharType="separate"/>
            </w:r>
            <w:r w:rsidR="00C12CD0">
              <w:rPr>
                <w:noProof/>
                <w:webHidden/>
              </w:rPr>
              <w:t>13</w:t>
            </w:r>
            <w:r>
              <w:rPr>
                <w:noProof/>
                <w:webHidden/>
              </w:rPr>
              <w:fldChar w:fldCharType="end"/>
            </w:r>
          </w:hyperlink>
        </w:p>
        <w:p w14:paraId="7BEBE6AA" w14:textId="4345ECEA" w:rsidR="005907F3" w:rsidRDefault="005907F3">
          <w:pPr>
            <w:pStyle w:val="TOC3"/>
            <w:tabs>
              <w:tab w:val="right" w:leader="dot" w:pos="9628"/>
            </w:tabs>
            <w:rPr>
              <w:rFonts w:asciiTheme="minorHAnsi" w:eastAsiaTheme="minorEastAsia" w:hAnsiTheme="minorHAnsi"/>
              <w:noProof/>
              <w:sz w:val="22"/>
              <w:lang w:eastAsia="da-DK"/>
            </w:rPr>
          </w:pPr>
          <w:hyperlink w:anchor="_Toc485814335" w:history="1">
            <w:r w:rsidRPr="00024219">
              <w:rPr>
                <w:rStyle w:val="Hyperlink"/>
                <w:noProof/>
              </w:rPr>
              <w:t>1.1.0 – MainWindow.xaml.cs</w:t>
            </w:r>
            <w:r>
              <w:rPr>
                <w:noProof/>
                <w:webHidden/>
              </w:rPr>
              <w:tab/>
            </w:r>
            <w:r>
              <w:rPr>
                <w:noProof/>
                <w:webHidden/>
              </w:rPr>
              <w:fldChar w:fldCharType="begin"/>
            </w:r>
            <w:r>
              <w:rPr>
                <w:noProof/>
                <w:webHidden/>
              </w:rPr>
              <w:instrText xml:space="preserve"> PAGEREF _Toc485814335 \h </w:instrText>
            </w:r>
            <w:r>
              <w:rPr>
                <w:noProof/>
                <w:webHidden/>
              </w:rPr>
            </w:r>
            <w:r>
              <w:rPr>
                <w:noProof/>
                <w:webHidden/>
              </w:rPr>
              <w:fldChar w:fldCharType="separate"/>
            </w:r>
            <w:r w:rsidR="00C12CD0">
              <w:rPr>
                <w:noProof/>
                <w:webHidden/>
              </w:rPr>
              <w:t>13</w:t>
            </w:r>
            <w:r>
              <w:rPr>
                <w:noProof/>
                <w:webHidden/>
              </w:rPr>
              <w:fldChar w:fldCharType="end"/>
            </w:r>
          </w:hyperlink>
        </w:p>
        <w:p w14:paraId="23FD08DC" w14:textId="1E6239C6" w:rsidR="005907F3" w:rsidRDefault="005907F3">
          <w:pPr>
            <w:pStyle w:val="TOC3"/>
            <w:tabs>
              <w:tab w:val="right" w:leader="dot" w:pos="9628"/>
            </w:tabs>
            <w:rPr>
              <w:rFonts w:asciiTheme="minorHAnsi" w:eastAsiaTheme="minorEastAsia" w:hAnsiTheme="minorHAnsi"/>
              <w:noProof/>
              <w:sz w:val="22"/>
              <w:lang w:eastAsia="da-DK"/>
            </w:rPr>
          </w:pPr>
          <w:hyperlink w:anchor="_Toc485814336" w:history="1">
            <w:r w:rsidRPr="00024219">
              <w:rPr>
                <w:rStyle w:val="Hyperlink"/>
                <w:noProof/>
              </w:rPr>
              <w:t>2.1.0 – LoginWindow.xaml.cs</w:t>
            </w:r>
            <w:r>
              <w:rPr>
                <w:noProof/>
                <w:webHidden/>
              </w:rPr>
              <w:tab/>
            </w:r>
            <w:r>
              <w:rPr>
                <w:noProof/>
                <w:webHidden/>
              </w:rPr>
              <w:fldChar w:fldCharType="begin"/>
            </w:r>
            <w:r>
              <w:rPr>
                <w:noProof/>
                <w:webHidden/>
              </w:rPr>
              <w:instrText xml:space="preserve"> PAGEREF _Toc485814336 \h </w:instrText>
            </w:r>
            <w:r>
              <w:rPr>
                <w:noProof/>
                <w:webHidden/>
              </w:rPr>
            </w:r>
            <w:r>
              <w:rPr>
                <w:noProof/>
                <w:webHidden/>
              </w:rPr>
              <w:fldChar w:fldCharType="separate"/>
            </w:r>
            <w:r w:rsidR="00C12CD0">
              <w:rPr>
                <w:noProof/>
                <w:webHidden/>
              </w:rPr>
              <w:t>16</w:t>
            </w:r>
            <w:r>
              <w:rPr>
                <w:noProof/>
                <w:webHidden/>
              </w:rPr>
              <w:fldChar w:fldCharType="end"/>
            </w:r>
          </w:hyperlink>
        </w:p>
        <w:p w14:paraId="3D49B890" w14:textId="2A3BE68A" w:rsidR="005907F3" w:rsidRDefault="005907F3">
          <w:pPr>
            <w:pStyle w:val="TOC3"/>
            <w:tabs>
              <w:tab w:val="right" w:leader="dot" w:pos="9628"/>
            </w:tabs>
            <w:rPr>
              <w:rFonts w:asciiTheme="minorHAnsi" w:eastAsiaTheme="minorEastAsia" w:hAnsiTheme="minorHAnsi"/>
              <w:noProof/>
              <w:sz w:val="22"/>
              <w:lang w:eastAsia="da-DK"/>
            </w:rPr>
          </w:pPr>
          <w:hyperlink w:anchor="_Toc485814337" w:history="1">
            <w:r w:rsidRPr="00024219">
              <w:rPr>
                <w:rStyle w:val="Hyperlink"/>
                <w:noProof/>
              </w:rPr>
              <w:t>3.1.0 – TileMap.xaml.cs</w:t>
            </w:r>
            <w:r>
              <w:rPr>
                <w:noProof/>
                <w:webHidden/>
              </w:rPr>
              <w:tab/>
            </w:r>
            <w:r>
              <w:rPr>
                <w:noProof/>
                <w:webHidden/>
              </w:rPr>
              <w:fldChar w:fldCharType="begin"/>
            </w:r>
            <w:r>
              <w:rPr>
                <w:noProof/>
                <w:webHidden/>
              </w:rPr>
              <w:instrText xml:space="preserve"> PAGEREF _Toc485814337 \h </w:instrText>
            </w:r>
            <w:r>
              <w:rPr>
                <w:noProof/>
                <w:webHidden/>
              </w:rPr>
            </w:r>
            <w:r>
              <w:rPr>
                <w:noProof/>
                <w:webHidden/>
              </w:rPr>
              <w:fldChar w:fldCharType="separate"/>
            </w:r>
            <w:r w:rsidR="00C12CD0">
              <w:rPr>
                <w:noProof/>
                <w:webHidden/>
              </w:rPr>
              <w:t>17</w:t>
            </w:r>
            <w:r>
              <w:rPr>
                <w:noProof/>
                <w:webHidden/>
              </w:rPr>
              <w:fldChar w:fldCharType="end"/>
            </w:r>
          </w:hyperlink>
        </w:p>
        <w:p w14:paraId="503A4195" w14:textId="6BB5C956" w:rsidR="005907F3" w:rsidRDefault="005907F3">
          <w:pPr>
            <w:pStyle w:val="TOC3"/>
            <w:tabs>
              <w:tab w:val="right" w:leader="dot" w:pos="9628"/>
            </w:tabs>
            <w:rPr>
              <w:rFonts w:asciiTheme="minorHAnsi" w:eastAsiaTheme="minorEastAsia" w:hAnsiTheme="minorHAnsi"/>
              <w:noProof/>
              <w:sz w:val="22"/>
              <w:lang w:eastAsia="da-DK"/>
            </w:rPr>
          </w:pPr>
          <w:hyperlink w:anchor="_Toc485814338" w:history="1">
            <w:r w:rsidRPr="00024219">
              <w:rPr>
                <w:rStyle w:val="Hyperlink"/>
                <w:noProof/>
              </w:rPr>
              <w:t>4.1.0 – Tile.cs</w:t>
            </w:r>
            <w:r>
              <w:rPr>
                <w:noProof/>
                <w:webHidden/>
              </w:rPr>
              <w:tab/>
            </w:r>
            <w:r>
              <w:rPr>
                <w:noProof/>
                <w:webHidden/>
              </w:rPr>
              <w:fldChar w:fldCharType="begin"/>
            </w:r>
            <w:r>
              <w:rPr>
                <w:noProof/>
                <w:webHidden/>
              </w:rPr>
              <w:instrText xml:space="preserve"> PAGEREF _Toc485814338 \h </w:instrText>
            </w:r>
            <w:r>
              <w:rPr>
                <w:noProof/>
                <w:webHidden/>
              </w:rPr>
            </w:r>
            <w:r>
              <w:rPr>
                <w:noProof/>
                <w:webHidden/>
              </w:rPr>
              <w:fldChar w:fldCharType="separate"/>
            </w:r>
            <w:r w:rsidR="00C12CD0">
              <w:rPr>
                <w:noProof/>
                <w:webHidden/>
              </w:rPr>
              <w:t>18</w:t>
            </w:r>
            <w:r>
              <w:rPr>
                <w:noProof/>
                <w:webHidden/>
              </w:rPr>
              <w:fldChar w:fldCharType="end"/>
            </w:r>
          </w:hyperlink>
        </w:p>
        <w:p w14:paraId="65F2BFBA" w14:textId="046C27CF" w:rsidR="005907F3" w:rsidRDefault="005907F3">
          <w:pPr>
            <w:pStyle w:val="TOC2"/>
            <w:tabs>
              <w:tab w:val="right" w:leader="dot" w:pos="9628"/>
            </w:tabs>
            <w:rPr>
              <w:rFonts w:asciiTheme="minorHAnsi" w:eastAsiaTheme="minorEastAsia" w:hAnsiTheme="minorHAnsi"/>
              <w:noProof/>
              <w:sz w:val="22"/>
              <w:lang w:eastAsia="da-DK"/>
            </w:rPr>
          </w:pPr>
          <w:hyperlink w:anchor="_Toc485814339" w:history="1">
            <w:r w:rsidRPr="00024219">
              <w:rPr>
                <w:rStyle w:val="Hyperlink"/>
                <w:noProof/>
              </w:rPr>
              <w:t>Raven-Android</w:t>
            </w:r>
            <w:r>
              <w:rPr>
                <w:noProof/>
                <w:webHidden/>
              </w:rPr>
              <w:tab/>
            </w:r>
            <w:r>
              <w:rPr>
                <w:noProof/>
                <w:webHidden/>
              </w:rPr>
              <w:fldChar w:fldCharType="begin"/>
            </w:r>
            <w:r>
              <w:rPr>
                <w:noProof/>
                <w:webHidden/>
              </w:rPr>
              <w:instrText xml:space="preserve"> PAGEREF _Toc485814339 \h </w:instrText>
            </w:r>
            <w:r>
              <w:rPr>
                <w:noProof/>
                <w:webHidden/>
              </w:rPr>
            </w:r>
            <w:r>
              <w:rPr>
                <w:noProof/>
                <w:webHidden/>
              </w:rPr>
              <w:fldChar w:fldCharType="separate"/>
            </w:r>
            <w:r w:rsidR="00C12CD0">
              <w:rPr>
                <w:noProof/>
                <w:webHidden/>
              </w:rPr>
              <w:t>18</w:t>
            </w:r>
            <w:r>
              <w:rPr>
                <w:noProof/>
                <w:webHidden/>
              </w:rPr>
              <w:fldChar w:fldCharType="end"/>
            </w:r>
          </w:hyperlink>
        </w:p>
        <w:p w14:paraId="2CB2312A" w14:textId="635306E7" w:rsidR="005907F3" w:rsidRDefault="005907F3">
          <w:pPr>
            <w:pStyle w:val="TOC3"/>
            <w:tabs>
              <w:tab w:val="right" w:leader="dot" w:pos="9628"/>
            </w:tabs>
            <w:rPr>
              <w:rFonts w:asciiTheme="minorHAnsi" w:eastAsiaTheme="minorEastAsia" w:hAnsiTheme="minorHAnsi"/>
              <w:noProof/>
              <w:sz w:val="22"/>
              <w:lang w:eastAsia="da-DK"/>
            </w:rPr>
          </w:pPr>
          <w:hyperlink w:anchor="_Toc485814340" w:history="1">
            <w:r w:rsidRPr="00024219">
              <w:rPr>
                <w:rStyle w:val="Hyperlink"/>
                <w:noProof/>
              </w:rPr>
              <w:t>5.1.0 – LoginActivity.java</w:t>
            </w:r>
            <w:r>
              <w:rPr>
                <w:noProof/>
                <w:webHidden/>
              </w:rPr>
              <w:tab/>
            </w:r>
            <w:r>
              <w:rPr>
                <w:noProof/>
                <w:webHidden/>
              </w:rPr>
              <w:fldChar w:fldCharType="begin"/>
            </w:r>
            <w:r>
              <w:rPr>
                <w:noProof/>
                <w:webHidden/>
              </w:rPr>
              <w:instrText xml:space="preserve"> PAGEREF _Toc485814340 \h </w:instrText>
            </w:r>
            <w:r>
              <w:rPr>
                <w:noProof/>
                <w:webHidden/>
              </w:rPr>
            </w:r>
            <w:r>
              <w:rPr>
                <w:noProof/>
                <w:webHidden/>
              </w:rPr>
              <w:fldChar w:fldCharType="separate"/>
            </w:r>
            <w:r w:rsidR="00C12CD0">
              <w:rPr>
                <w:noProof/>
                <w:webHidden/>
              </w:rPr>
              <w:t>18</w:t>
            </w:r>
            <w:r>
              <w:rPr>
                <w:noProof/>
                <w:webHidden/>
              </w:rPr>
              <w:fldChar w:fldCharType="end"/>
            </w:r>
          </w:hyperlink>
        </w:p>
        <w:p w14:paraId="4B14F5FE" w14:textId="4D923CE4" w:rsidR="005907F3" w:rsidRDefault="005907F3">
          <w:pPr>
            <w:pStyle w:val="TOC3"/>
            <w:tabs>
              <w:tab w:val="right" w:leader="dot" w:pos="9628"/>
            </w:tabs>
            <w:rPr>
              <w:rFonts w:asciiTheme="minorHAnsi" w:eastAsiaTheme="minorEastAsia" w:hAnsiTheme="minorHAnsi"/>
              <w:noProof/>
              <w:sz w:val="22"/>
              <w:lang w:eastAsia="da-DK"/>
            </w:rPr>
          </w:pPr>
          <w:hyperlink w:anchor="_Toc485814341" w:history="1">
            <w:r w:rsidRPr="00024219">
              <w:rPr>
                <w:rStyle w:val="Hyperlink"/>
                <w:noProof/>
                <w:lang w:val="en-US"/>
              </w:rPr>
              <w:t>6.1.0 – MainActivity.java</w:t>
            </w:r>
            <w:r>
              <w:rPr>
                <w:noProof/>
                <w:webHidden/>
              </w:rPr>
              <w:tab/>
            </w:r>
            <w:r>
              <w:rPr>
                <w:noProof/>
                <w:webHidden/>
              </w:rPr>
              <w:fldChar w:fldCharType="begin"/>
            </w:r>
            <w:r>
              <w:rPr>
                <w:noProof/>
                <w:webHidden/>
              </w:rPr>
              <w:instrText xml:space="preserve"> PAGEREF _Toc485814341 \h </w:instrText>
            </w:r>
            <w:r>
              <w:rPr>
                <w:noProof/>
                <w:webHidden/>
              </w:rPr>
            </w:r>
            <w:r>
              <w:rPr>
                <w:noProof/>
                <w:webHidden/>
              </w:rPr>
              <w:fldChar w:fldCharType="separate"/>
            </w:r>
            <w:r w:rsidR="00C12CD0">
              <w:rPr>
                <w:noProof/>
                <w:webHidden/>
              </w:rPr>
              <w:t>19</w:t>
            </w:r>
            <w:r>
              <w:rPr>
                <w:noProof/>
                <w:webHidden/>
              </w:rPr>
              <w:fldChar w:fldCharType="end"/>
            </w:r>
          </w:hyperlink>
        </w:p>
        <w:p w14:paraId="7E2DF407" w14:textId="196E6799" w:rsidR="005907F3" w:rsidRDefault="005907F3">
          <w:pPr>
            <w:pStyle w:val="TOC1"/>
            <w:tabs>
              <w:tab w:val="right" w:leader="dot" w:pos="9628"/>
            </w:tabs>
            <w:rPr>
              <w:rFonts w:asciiTheme="minorHAnsi" w:eastAsiaTheme="minorEastAsia" w:hAnsiTheme="minorHAnsi"/>
              <w:noProof/>
              <w:sz w:val="22"/>
              <w:lang w:eastAsia="da-DK"/>
            </w:rPr>
          </w:pPr>
          <w:hyperlink w:anchor="_Toc485814342" w:history="1">
            <w:r w:rsidRPr="00024219">
              <w:rPr>
                <w:rStyle w:val="Hyperlink"/>
                <w:noProof/>
              </w:rPr>
              <w:t>Konklusion</w:t>
            </w:r>
            <w:r>
              <w:rPr>
                <w:noProof/>
                <w:webHidden/>
              </w:rPr>
              <w:tab/>
            </w:r>
            <w:r>
              <w:rPr>
                <w:noProof/>
                <w:webHidden/>
              </w:rPr>
              <w:fldChar w:fldCharType="begin"/>
            </w:r>
            <w:r>
              <w:rPr>
                <w:noProof/>
                <w:webHidden/>
              </w:rPr>
              <w:instrText xml:space="preserve"> PAGEREF _Toc485814342 \h </w:instrText>
            </w:r>
            <w:r>
              <w:rPr>
                <w:noProof/>
                <w:webHidden/>
              </w:rPr>
            </w:r>
            <w:r>
              <w:rPr>
                <w:noProof/>
                <w:webHidden/>
              </w:rPr>
              <w:fldChar w:fldCharType="separate"/>
            </w:r>
            <w:r w:rsidR="00C12CD0">
              <w:rPr>
                <w:noProof/>
                <w:webHidden/>
              </w:rPr>
              <w:t>23</w:t>
            </w:r>
            <w:r>
              <w:rPr>
                <w:noProof/>
                <w:webHidden/>
              </w:rPr>
              <w:fldChar w:fldCharType="end"/>
            </w:r>
          </w:hyperlink>
        </w:p>
        <w:p w14:paraId="43F799D1" w14:textId="16524E16" w:rsidR="005907F3" w:rsidRDefault="005907F3">
          <w:pPr>
            <w:pStyle w:val="TOC2"/>
            <w:tabs>
              <w:tab w:val="right" w:leader="dot" w:pos="9628"/>
            </w:tabs>
            <w:rPr>
              <w:rFonts w:asciiTheme="minorHAnsi" w:eastAsiaTheme="minorEastAsia" w:hAnsiTheme="minorHAnsi"/>
              <w:noProof/>
              <w:sz w:val="22"/>
              <w:lang w:eastAsia="da-DK"/>
            </w:rPr>
          </w:pPr>
          <w:hyperlink w:anchor="_Toc485814343" w:history="1">
            <w:r w:rsidRPr="00024219">
              <w:rPr>
                <w:rStyle w:val="Hyperlink"/>
                <w:noProof/>
              </w:rPr>
              <w:t>Koden</w:t>
            </w:r>
            <w:r>
              <w:rPr>
                <w:noProof/>
                <w:webHidden/>
              </w:rPr>
              <w:tab/>
            </w:r>
            <w:r>
              <w:rPr>
                <w:noProof/>
                <w:webHidden/>
              </w:rPr>
              <w:fldChar w:fldCharType="begin"/>
            </w:r>
            <w:r>
              <w:rPr>
                <w:noProof/>
                <w:webHidden/>
              </w:rPr>
              <w:instrText xml:space="preserve"> PAGEREF _Toc485814343 \h </w:instrText>
            </w:r>
            <w:r>
              <w:rPr>
                <w:noProof/>
                <w:webHidden/>
              </w:rPr>
            </w:r>
            <w:r>
              <w:rPr>
                <w:noProof/>
                <w:webHidden/>
              </w:rPr>
              <w:fldChar w:fldCharType="separate"/>
            </w:r>
            <w:r w:rsidR="00C12CD0">
              <w:rPr>
                <w:noProof/>
                <w:webHidden/>
              </w:rPr>
              <w:t>23</w:t>
            </w:r>
            <w:r>
              <w:rPr>
                <w:noProof/>
                <w:webHidden/>
              </w:rPr>
              <w:fldChar w:fldCharType="end"/>
            </w:r>
          </w:hyperlink>
        </w:p>
        <w:p w14:paraId="0CD4C8B6" w14:textId="4D2E608E" w:rsidR="005907F3" w:rsidRDefault="005907F3">
          <w:pPr>
            <w:pStyle w:val="TOC2"/>
            <w:tabs>
              <w:tab w:val="right" w:leader="dot" w:pos="9628"/>
            </w:tabs>
            <w:rPr>
              <w:rFonts w:asciiTheme="minorHAnsi" w:eastAsiaTheme="minorEastAsia" w:hAnsiTheme="minorHAnsi"/>
              <w:noProof/>
              <w:sz w:val="22"/>
              <w:lang w:eastAsia="da-DK"/>
            </w:rPr>
          </w:pPr>
          <w:hyperlink w:anchor="_Toc485814344" w:history="1">
            <w:r w:rsidRPr="00024219">
              <w:rPr>
                <w:rStyle w:val="Hyperlink"/>
                <w:noProof/>
              </w:rPr>
              <w:t>Rapporten</w:t>
            </w:r>
            <w:r>
              <w:rPr>
                <w:noProof/>
                <w:webHidden/>
              </w:rPr>
              <w:tab/>
            </w:r>
            <w:r>
              <w:rPr>
                <w:noProof/>
                <w:webHidden/>
              </w:rPr>
              <w:fldChar w:fldCharType="begin"/>
            </w:r>
            <w:r>
              <w:rPr>
                <w:noProof/>
                <w:webHidden/>
              </w:rPr>
              <w:instrText xml:space="preserve"> PAGEREF _Toc485814344 \h </w:instrText>
            </w:r>
            <w:r>
              <w:rPr>
                <w:noProof/>
                <w:webHidden/>
              </w:rPr>
            </w:r>
            <w:r>
              <w:rPr>
                <w:noProof/>
                <w:webHidden/>
              </w:rPr>
              <w:fldChar w:fldCharType="separate"/>
            </w:r>
            <w:r w:rsidR="00C12CD0">
              <w:rPr>
                <w:noProof/>
                <w:webHidden/>
              </w:rPr>
              <w:t>23</w:t>
            </w:r>
            <w:r>
              <w:rPr>
                <w:noProof/>
                <w:webHidden/>
              </w:rPr>
              <w:fldChar w:fldCharType="end"/>
            </w:r>
          </w:hyperlink>
        </w:p>
        <w:p w14:paraId="5A24A32A" w14:textId="0127DC71" w:rsidR="005907F3" w:rsidRDefault="005907F3">
          <w:pPr>
            <w:pStyle w:val="TOC1"/>
            <w:tabs>
              <w:tab w:val="right" w:leader="dot" w:pos="9628"/>
            </w:tabs>
            <w:rPr>
              <w:rFonts w:asciiTheme="minorHAnsi" w:eastAsiaTheme="minorEastAsia" w:hAnsiTheme="minorHAnsi"/>
              <w:noProof/>
              <w:sz w:val="22"/>
              <w:lang w:eastAsia="da-DK"/>
            </w:rPr>
          </w:pPr>
          <w:hyperlink w:anchor="_Toc485814345" w:history="1">
            <w:r w:rsidRPr="00024219">
              <w:rPr>
                <w:rStyle w:val="Hyperlink"/>
                <w:noProof/>
              </w:rPr>
              <w:t>Kildekode</w:t>
            </w:r>
            <w:r>
              <w:rPr>
                <w:noProof/>
                <w:webHidden/>
              </w:rPr>
              <w:tab/>
            </w:r>
            <w:r>
              <w:rPr>
                <w:noProof/>
                <w:webHidden/>
              </w:rPr>
              <w:fldChar w:fldCharType="begin"/>
            </w:r>
            <w:r>
              <w:rPr>
                <w:noProof/>
                <w:webHidden/>
              </w:rPr>
              <w:instrText xml:space="preserve"> PAGEREF _Toc485814345 \h </w:instrText>
            </w:r>
            <w:r>
              <w:rPr>
                <w:noProof/>
                <w:webHidden/>
              </w:rPr>
            </w:r>
            <w:r>
              <w:rPr>
                <w:noProof/>
                <w:webHidden/>
              </w:rPr>
              <w:fldChar w:fldCharType="separate"/>
            </w:r>
            <w:r w:rsidR="00C12CD0">
              <w:rPr>
                <w:noProof/>
                <w:webHidden/>
              </w:rPr>
              <w:t>24</w:t>
            </w:r>
            <w:r>
              <w:rPr>
                <w:noProof/>
                <w:webHidden/>
              </w:rPr>
              <w:fldChar w:fldCharType="end"/>
            </w:r>
          </w:hyperlink>
        </w:p>
        <w:p w14:paraId="4A94732D" w14:textId="5418E92E" w:rsidR="005907F3" w:rsidRDefault="005907F3">
          <w:pPr>
            <w:pStyle w:val="TOC2"/>
            <w:tabs>
              <w:tab w:val="right" w:leader="dot" w:pos="9628"/>
            </w:tabs>
            <w:rPr>
              <w:rFonts w:asciiTheme="minorHAnsi" w:eastAsiaTheme="minorEastAsia" w:hAnsiTheme="minorHAnsi"/>
              <w:noProof/>
              <w:sz w:val="22"/>
              <w:lang w:eastAsia="da-DK"/>
            </w:rPr>
          </w:pPr>
          <w:hyperlink w:anchor="_Toc485814346" w:history="1">
            <w:r w:rsidRPr="00024219">
              <w:rPr>
                <w:rStyle w:val="Hyperlink"/>
                <w:noProof/>
              </w:rPr>
              <w:t>Desktop</w:t>
            </w:r>
            <w:r>
              <w:rPr>
                <w:noProof/>
                <w:webHidden/>
              </w:rPr>
              <w:tab/>
            </w:r>
            <w:r>
              <w:rPr>
                <w:noProof/>
                <w:webHidden/>
              </w:rPr>
              <w:fldChar w:fldCharType="begin"/>
            </w:r>
            <w:r>
              <w:rPr>
                <w:noProof/>
                <w:webHidden/>
              </w:rPr>
              <w:instrText xml:space="preserve"> PAGEREF _Toc485814346 \h </w:instrText>
            </w:r>
            <w:r>
              <w:rPr>
                <w:noProof/>
                <w:webHidden/>
              </w:rPr>
            </w:r>
            <w:r>
              <w:rPr>
                <w:noProof/>
                <w:webHidden/>
              </w:rPr>
              <w:fldChar w:fldCharType="separate"/>
            </w:r>
            <w:r w:rsidR="00C12CD0">
              <w:rPr>
                <w:noProof/>
                <w:webHidden/>
              </w:rPr>
              <w:t>24</w:t>
            </w:r>
            <w:r>
              <w:rPr>
                <w:noProof/>
                <w:webHidden/>
              </w:rPr>
              <w:fldChar w:fldCharType="end"/>
            </w:r>
          </w:hyperlink>
        </w:p>
        <w:p w14:paraId="3C1354EC" w14:textId="25E17E2F" w:rsidR="005907F3" w:rsidRDefault="005907F3">
          <w:pPr>
            <w:pStyle w:val="TOC3"/>
            <w:tabs>
              <w:tab w:val="right" w:leader="dot" w:pos="9628"/>
            </w:tabs>
            <w:rPr>
              <w:rFonts w:asciiTheme="minorHAnsi" w:eastAsiaTheme="minorEastAsia" w:hAnsiTheme="minorHAnsi"/>
              <w:noProof/>
              <w:sz w:val="22"/>
              <w:lang w:eastAsia="da-DK"/>
            </w:rPr>
          </w:pPr>
          <w:hyperlink w:anchor="_Toc485814347" w:history="1">
            <w:r w:rsidRPr="00024219">
              <w:rPr>
                <w:rStyle w:val="Hyperlink"/>
                <w:noProof/>
              </w:rPr>
              <w:t>1.1.0 - MainWindow.xaml.cs</w:t>
            </w:r>
            <w:r>
              <w:rPr>
                <w:noProof/>
                <w:webHidden/>
              </w:rPr>
              <w:tab/>
            </w:r>
            <w:r>
              <w:rPr>
                <w:noProof/>
                <w:webHidden/>
              </w:rPr>
              <w:fldChar w:fldCharType="begin"/>
            </w:r>
            <w:r>
              <w:rPr>
                <w:noProof/>
                <w:webHidden/>
              </w:rPr>
              <w:instrText xml:space="preserve"> PAGEREF _Toc485814347 \h </w:instrText>
            </w:r>
            <w:r>
              <w:rPr>
                <w:noProof/>
                <w:webHidden/>
              </w:rPr>
            </w:r>
            <w:r>
              <w:rPr>
                <w:noProof/>
                <w:webHidden/>
              </w:rPr>
              <w:fldChar w:fldCharType="separate"/>
            </w:r>
            <w:r w:rsidR="00C12CD0">
              <w:rPr>
                <w:noProof/>
                <w:webHidden/>
              </w:rPr>
              <w:t>24</w:t>
            </w:r>
            <w:r>
              <w:rPr>
                <w:noProof/>
                <w:webHidden/>
              </w:rPr>
              <w:fldChar w:fldCharType="end"/>
            </w:r>
          </w:hyperlink>
        </w:p>
        <w:p w14:paraId="4CADB7D4" w14:textId="1D7C39E4" w:rsidR="005907F3" w:rsidRDefault="005907F3">
          <w:pPr>
            <w:pStyle w:val="TOC3"/>
            <w:tabs>
              <w:tab w:val="right" w:leader="dot" w:pos="9628"/>
            </w:tabs>
            <w:rPr>
              <w:rFonts w:asciiTheme="minorHAnsi" w:eastAsiaTheme="minorEastAsia" w:hAnsiTheme="minorHAnsi"/>
              <w:noProof/>
              <w:sz w:val="22"/>
              <w:lang w:eastAsia="da-DK"/>
            </w:rPr>
          </w:pPr>
          <w:hyperlink w:anchor="_Toc485814348" w:history="1">
            <w:r w:rsidRPr="00024219">
              <w:rPr>
                <w:rStyle w:val="Hyperlink"/>
                <w:noProof/>
                <w:lang w:val="en-US"/>
              </w:rPr>
              <w:t>2.1.0 -  LoginWindow.xaml.cs</w:t>
            </w:r>
            <w:r>
              <w:rPr>
                <w:noProof/>
                <w:webHidden/>
              </w:rPr>
              <w:tab/>
            </w:r>
            <w:r>
              <w:rPr>
                <w:noProof/>
                <w:webHidden/>
              </w:rPr>
              <w:fldChar w:fldCharType="begin"/>
            </w:r>
            <w:r>
              <w:rPr>
                <w:noProof/>
                <w:webHidden/>
              </w:rPr>
              <w:instrText xml:space="preserve"> PAGEREF _Toc485814348 \h </w:instrText>
            </w:r>
            <w:r>
              <w:rPr>
                <w:noProof/>
                <w:webHidden/>
              </w:rPr>
            </w:r>
            <w:r>
              <w:rPr>
                <w:noProof/>
                <w:webHidden/>
              </w:rPr>
              <w:fldChar w:fldCharType="separate"/>
            </w:r>
            <w:r w:rsidR="00C12CD0">
              <w:rPr>
                <w:noProof/>
                <w:webHidden/>
              </w:rPr>
              <w:t>30</w:t>
            </w:r>
            <w:r>
              <w:rPr>
                <w:noProof/>
                <w:webHidden/>
              </w:rPr>
              <w:fldChar w:fldCharType="end"/>
            </w:r>
          </w:hyperlink>
        </w:p>
        <w:p w14:paraId="3F720E8A" w14:textId="572C00EA" w:rsidR="005907F3" w:rsidRDefault="005907F3">
          <w:pPr>
            <w:pStyle w:val="TOC3"/>
            <w:tabs>
              <w:tab w:val="right" w:leader="dot" w:pos="9628"/>
            </w:tabs>
            <w:rPr>
              <w:rFonts w:asciiTheme="minorHAnsi" w:eastAsiaTheme="minorEastAsia" w:hAnsiTheme="minorHAnsi"/>
              <w:noProof/>
              <w:sz w:val="22"/>
              <w:lang w:eastAsia="da-DK"/>
            </w:rPr>
          </w:pPr>
          <w:hyperlink w:anchor="_Toc485814349" w:history="1">
            <w:r w:rsidRPr="00024219">
              <w:rPr>
                <w:rStyle w:val="Hyperlink"/>
                <w:noProof/>
                <w:lang w:val="en-US"/>
              </w:rPr>
              <w:t>4.1.0 – Tile.cs</w:t>
            </w:r>
            <w:r>
              <w:rPr>
                <w:noProof/>
                <w:webHidden/>
              </w:rPr>
              <w:tab/>
            </w:r>
            <w:r>
              <w:rPr>
                <w:noProof/>
                <w:webHidden/>
              </w:rPr>
              <w:fldChar w:fldCharType="begin"/>
            </w:r>
            <w:r>
              <w:rPr>
                <w:noProof/>
                <w:webHidden/>
              </w:rPr>
              <w:instrText xml:space="preserve"> PAGEREF _Toc485814349 \h </w:instrText>
            </w:r>
            <w:r>
              <w:rPr>
                <w:noProof/>
                <w:webHidden/>
              </w:rPr>
            </w:r>
            <w:r>
              <w:rPr>
                <w:noProof/>
                <w:webHidden/>
              </w:rPr>
              <w:fldChar w:fldCharType="separate"/>
            </w:r>
            <w:r w:rsidR="00C12CD0">
              <w:rPr>
                <w:noProof/>
                <w:webHidden/>
              </w:rPr>
              <w:t>32</w:t>
            </w:r>
            <w:r>
              <w:rPr>
                <w:noProof/>
                <w:webHidden/>
              </w:rPr>
              <w:fldChar w:fldCharType="end"/>
            </w:r>
          </w:hyperlink>
        </w:p>
        <w:p w14:paraId="15A4ABC3" w14:textId="09D12AFC" w:rsidR="005907F3" w:rsidRDefault="005907F3">
          <w:pPr>
            <w:pStyle w:val="TOC2"/>
            <w:tabs>
              <w:tab w:val="right" w:leader="dot" w:pos="9628"/>
            </w:tabs>
            <w:rPr>
              <w:rFonts w:asciiTheme="minorHAnsi" w:eastAsiaTheme="minorEastAsia" w:hAnsiTheme="minorHAnsi"/>
              <w:noProof/>
              <w:sz w:val="22"/>
              <w:lang w:eastAsia="da-DK"/>
            </w:rPr>
          </w:pPr>
          <w:hyperlink w:anchor="_Toc485814350" w:history="1">
            <w:r w:rsidRPr="00024219">
              <w:rPr>
                <w:rStyle w:val="Hyperlink"/>
                <w:noProof/>
                <w:lang w:val="en-US"/>
              </w:rPr>
              <w:t>Android</w:t>
            </w:r>
            <w:r>
              <w:rPr>
                <w:noProof/>
                <w:webHidden/>
              </w:rPr>
              <w:tab/>
            </w:r>
            <w:r>
              <w:rPr>
                <w:noProof/>
                <w:webHidden/>
              </w:rPr>
              <w:fldChar w:fldCharType="begin"/>
            </w:r>
            <w:r>
              <w:rPr>
                <w:noProof/>
                <w:webHidden/>
              </w:rPr>
              <w:instrText xml:space="preserve"> PAGEREF _Toc485814350 \h </w:instrText>
            </w:r>
            <w:r>
              <w:rPr>
                <w:noProof/>
                <w:webHidden/>
              </w:rPr>
            </w:r>
            <w:r>
              <w:rPr>
                <w:noProof/>
                <w:webHidden/>
              </w:rPr>
              <w:fldChar w:fldCharType="separate"/>
            </w:r>
            <w:r w:rsidR="00C12CD0">
              <w:rPr>
                <w:noProof/>
                <w:webHidden/>
              </w:rPr>
              <w:t>33</w:t>
            </w:r>
            <w:r>
              <w:rPr>
                <w:noProof/>
                <w:webHidden/>
              </w:rPr>
              <w:fldChar w:fldCharType="end"/>
            </w:r>
          </w:hyperlink>
        </w:p>
        <w:p w14:paraId="695E1355" w14:textId="724BA136" w:rsidR="005907F3" w:rsidRDefault="005907F3">
          <w:pPr>
            <w:pStyle w:val="TOC3"/>
            <w:tabs>
              <w:tab w:val="right" w:leader="dot" w:pos="9628"/>
            </w:tabs>
            <w:rPr>
              <w:rFonts w:asciiTheme="minorHAnsi" w:eastAsiaTheme="minorEastAsia" w:hAnsiTheme="minorHAnsi"/>
              <w:noProof/>
              <w:sz w:val="22"/>
              <w:lang w:eastAsia="da-DK"/>
            </w:rPr>
          </w:pPr>
          <w:hyperlink w:anchor="_Toc485814351" w:history="1">
            <w:r w:rsidRPr="00024219">
              <w:rPr>
                <w:rStyle w:val="Hyperlink"/>
                <w:noProof/>
                <w:lang w:val="en-US"/>
              </w:rPr>
              <w:t>5.1.0 - LoginActivity.java</w:t>
            </w:r>
            <w:r>
              <w:rPr>
                <w:noProof/>
                <w:webHidden/>
              </w:rPr>
              <w:tab/>
            </w:r>
            <w:r>
              <w:rPr>
                <w:noProof/>
                <w:webHidden/>
              </w:rPr>
              <w:fldChar w:fldCharType="begin"/>
            </w:r>
            <w:r>
              <w:rPr>
                <w:noProof/>
                <w:webHidden/>
              </w:rPr>
              <w:instrText xml:space="preserve"> PAGEREF _Toc485814351 \h </w:instrText>
            </w:r>
            <w:r>
              <w:rPr>
                <w:noProof/>
                <w:webHidden/>
              </w:rPr>
            </w:r>
            <w:r>
              <w:rPr>
                <w:noProof/>
                <w:webHidden/>
              </w:rPr>
              <w:fldChar w:fldCharType="separate"/>
            </w:r>
            <w:r w:rsidR="00C12CD0">
              <w:rPr>
                <w:noProof/>
                <w:webHidden/>
              </w:rPr>
              <w:t>33</w:t>
            </w:r>
            <w:r>
              <w:rPr>
                <w:noProof/>
                <w:webHidden/>
              </w:rPr>
              <w:fldChar w:fldCharType="end"/>
            </w:r>
          </w:hyperlink>
        </w:p>
        <w:p w14:paraId="59188642" w14:textId="4195BB0B" w:rsidR="005907F3" w:rsidRDefault="005907F3">
          <w:pPr>
            <w:pStyle w:val="TOC3"/>
            <w:tabs>
              <w:tab w:val="right" w:leader="dot" w:pos="9628"/>
            </w:tabs>
            <w:rPr>
              <w:rFonts w:asciiTheme="minorHAnsi" w:eastAsiaTheme="minorEastAsia" w:hAnsiTheme="minorHAnsi"/>
              <w:noProof/>
              <w:sz w:val="22"/>
              <w:lang w:eastAsia="da-DK"/>
            </w:rPr>
          </w:pPr>
          <w:hyperlink w:anchor="_Toc485814352" w:history="1">
            <w:r w:rsidRPr="00024219">
              <w:rPr>
                <w:rStyle w:val="Hyperlink"/>
                <w:noProof/>
                <w:lang w:val="en-US"/>
              </w:rPr>
              <w:t>6.1.0 - MainActivity.java</w:t>
            </w:r>
            <w:r>
              <w:rPr>
                <w:noProof/>
                <w:webHidden/>
              </w:rPr>
              <w:tab/>
            </w:r>
            <w:r>
              <w:rPr>
                <w:noProof/>
                <w:webHidden/>
              </w:rPr>
              <w:fldChar w:fldCharType="begin"/>
            </w:r>
            <w:r>
              <w:rPr>
                <w:noProof/>
                <w:webHidden/>
              </w:rPr>
              <w:instrText xml:space="preserve"> PAGEREF _Toc485814352 \h </w:instrText>
            </w:r>
            <w:r>
              <w:rPr>
                <w:noProof/>
                <w:webHidden/>
              </w:rPr>
            </w:r>
            <w:r>
              <w:rPr>
                <w:noProof/>
                <w:webHidden/>
              </w:rPr>
              <w:fldChar w:fldCharType="separate"/>
            </w:r>
            <w:r w:rsidR="00C12CD0">
              <w:rPr>
                <w:noProof/>
                <w:webHidden/>
              </w:rPr>
              <w:t>36</w:t>
            </w:r>
            <w:r>
              <w:rPr>
                <w:noProof/>
                <w:webHidden/>
              </w:rPr>
              <w:fldChar w:fldCharType="end"/>
            </w:r>
          </w:hyperlink>
        </w:p>
        <w:p w14:paraId="1CE37EC6" w14:textId="22579708" w:rsidR="005907F3" w:rsidRDefault="005907F3">
          <w:pPr>
            <w:pStyle w:val="TOC2"/>
            <w:tabs>
              <w:tab w:val="right" w:leader="dot" w:pos="9628"/>
            </w:tabs>
            <w:rPr>
              <w:rFonts w:asciiTheme="minorHAnsi" w:eastAsiaTheme="minorEastAsia" w:hAnsiTheme="minorHAnsi"/>
              <w:noProof/>
              <w:sz w:val="22"/>
              <w:lang w:eastAsia="da-DK"/>
            </w:rPr>
          </w:pPr>
          <w:hyperlink w:anchor="_Toc485814353" w:history="1">
            <w:r w:rsidRPr="00024219">
              <w:rPr>
                <w:rStyle w:val="Hyperlink"/>
                <w:noProof/>
                <w:lang w:val="en-US"/>
              </w:rPr>
              <w:t>PHP</w:t>
            </w:r>
            <w:r>
              <w:rPr>
                <w:noProof/>
                <w:webHidden/>
              </w:rPr>
              <w:tab/>
            </w:r>
            <w:r>
              <w:rPr>
                <w:noProof/>
                <w:webHidden/>
              </w:rPr>
              <w:fldChar w:fldCharType="begin"/>
            </w:r>
            <w:r>
              <w:rPr>
                <w:noProof/>
                <w:webHidden/>
              </w:rPr>
              <w:instrText xml:space="preserve"> PAGEREF _Toc485814353 \h </w:instrText>
            </w:r>
            <w:r>
              <w:rPr>
                <w:noProof/>
                <w:webHidden/>
              </w:rPr>
            </w:r>
            <w:r>
              <w:rPr>
                <w:noProof/>
                <w:webHidden/>
              </w:rPr>
              <w:fldChar w:fldCharType="separate"/>
            </w:r>
            <w:r w:rsidR="00C12CD0">
              <w:rPr>
                <w:noProof/>
                <w:webHidden/>
              </w:rPr>
              <w:t>45</w:t>
            </w:r>
            <w:r>
              <w:rPr>
                <w:noProof/>
                <w:webHidden/>
              </w:rPr>
              <w:fldChar w:fldCharType="end"/>
            </w:r>
          </w:hyperlink>
        </w:p>
        <w:p w14:paraId="5E8341E0" w14:textId="4CEDD759" w:rsidR="005907F3" w:rsidRDefault="005907F3">
          <w:pPr>
            <w:pStyle w:val="TOC3"/>
            <w:tabs>
              <w:tab w:val="right" w:leader="dot" w:pos="9628"/>
            </w:tabs>
            <w:rPr>
              <w:rFonts w:asciiTheme="minorHAnsi" w:eastAsiaTheme="minorEastAsia" w:hAnsiTheme="minorHAnsi"/>
              <w:noProof/>
              <w:sz w:val="22"/>
              <w:lang w:eastAsia="da-DK"/>
            </w:rPr>
          </w:pPr>
          <w:hyperlink w:anchor="_Toc485814354" w:history="1">
            <w:r w:rsidRPr="00024219">
              <w:rPr>
                <w:rStyle w:val="Hyperlink"/>
                <w:noProof/>
                <w:lang w:val="en-US"/>
              </w:rPr>
              <w:t>7.1.0 - Check_login.php</w:t>
            </w:r>
            <w:r>
              <w:rPr>
                <w:noProof/>
                <w:webHidden/>
              </w:rPr>
              <w:tab/>
            </w:r>
            <w:r>
              <w:rPr>
                <w:noProof/>
                <w:webHidden/>
              </w:rPr>
              <w:fldChar w:fldCharType="begin"/>
            </w:r>
            <w:r>
              <w:rPr>
                <w:noProof/>
                <w:webHidden/>
              </w:rPr>
              <w:instrText xml:space="preserve"> PAGEREF _Toc485814354 \h </w:instrText>
            </w:r>
            <w:r>
              <w:rPr>
                <w:noProof/>
                <w:webHidden/>
              </w:rPr>
            </w:r>
            <w:r>
              <w:rPr>
                <w:noProof/>
                <w:webHidden/>
              </w:rPr>
              <w:fldChar w:fldCharType="separate"/>
            </w:r>
            <w:r w:rsidR="00C12CD0">
              <w:rPr>
                <w:noProof/>
                <w:webHidden/>
              </w:rPr>
              <w:t>45</w:t>
            </w:r>
            <w:r>
              <w:rPr>
                <w:noProof/>
                <w:webHidden/>
              </w:rPr>
              <w:fldChar w:fldCharType="end"/>
            </w:r>
          </w:hyperlink>
        </w:p>
        <w:p w14:paraId="6C83274F" w14:textId="3C32DF8C" w:rsidR="005907F3" w:rsidRDefault="005907F3">
          <w:pPr>
            <w:pStyle w:val="TOC3"/>
            <w:tabs>
              <w:tab w:val="right" w:leader="dot" w:pos="9628"/>
            </w:tabs>
            <w:rPr>
              <w:rFonts w:asciiTheme="minorHAnsi" w:eastAsiaTheme="minorEastAsia" w:hAnsiTheme="minorHAnsi"/>
              <w:noProof/>
              <w:sz w:val="22"/>
              <w:lang w:eastAsia="da-DK"/>
            </w:rPr>
          </w:pPr>
          <w:hyperlink w:anchor="_Toc485814355" w:history="1">
            <w:r w:rsidRPr="00024219">
              <w:rPr>
                <w:rStyle w:val="Hyperlink"/>
                <w:noProof/>
                <w:lang w:val="en-US"/>
              </w:rPr>
              <w:t>8.1.0 - Insert.php</w:t>
            </w:r>
            <w:r>
              <w:rPr>
                <w:noProof/>
                <w:webHidden/>
              </w:rPr>
              <w:tab/>
            </w:r>
            <w:r>
              <w:rPr>
                <w:noProof/>
                <w:webHidden/>
              </w:rPr>
              <w:fldChar w:fldCharType="begin"/>
            </w:r>
            <w:r>
              <w:rPr>
                <w:noProof/>
                <w:webHidden/>
              </w:rPr>
              <w:instrText xml:space="preserve"> PAGEREF _Toc485814355 \h </w:instrText>
            </w:r>
            <w:r>
              <w:rPr>
                <w:noProof/>
                <w:webHidden/>
              </w:rPr>
            </w:r>
            <w:r>
              <w:rPr>
                <w:noProof/>
                <w:webHidden/>
              </w:rPr>
              <w:fldChar w:fldCharType="separate"/>
            </w:r>
            <w:r w:rsidR="00C12CD0">
              <w:rPr>
                <w:noProof/>
                <w:webHidden/>
              </w:rPr>
              <w:t>45</w:t>
            </w:r>
            <w:r>
              <w:rPr>
                <w:noProof/>
                <w:webHidden/>
              </w:rPr>
              <w:fldChar w:fldCharType="end"/>
            </w:r>
          </w:hyperlink>
        </w:p>
        <w:p w14:paraId="7E87E1FB" w14:textId="2F809F92" w:rsidR="005907F3" w:rsidRDefault="005907F3">
          <w:pPr>
            <w:pStyle w:val="TOC2"/>
            <w:tabs>
              <w:tab w:val="right" w:leader="dot" w:pos="9628"/>
            </w:tabs>
            <w:rPr>
              <w:rFonts w:asciiTheme="minorHAnsi" w:eastAsiaTheme="minorEastAsia" w:hAnsiTheme="minorHAnsi"/>
              <w:noProof/>
              <w:sz w:val="22"/>
              <w:lang w:eastAsia="da-DK"/>
            </w:rPr>
          </w:pPr>
          <w:hyperlink w:anchor="_Toc485814356" w:history="1">
            <w:r w:rsidRPr="00024219">
              <w:rPr>
                <w:rStyle w:val="Hyperlink"/>
                <w:noProof/>
                <w:lang w:val="en-US"/>
              </w:rPr>
              <w:t>Arduino</w:t>
            </w:r>
            <w:r>
              <w:rPr>
                <w:noProof/>
                <w:webHidden/>
              </w:rPr>
              <w:tab/>
            </w:r>
            <w:r>
              <w:rPr>
                <w:noProof/>
                <w:webHidden/>
              </w:rPr>
              <w:fldChar w:fldCharType="begin"/>
            </w:r>
            <w:r>
              <w:rPr>
                <w:noProof/>
                <w:webHidden/>
              </w:rPr>
              <w:instrText xml:space="preserve"> PAGEREF _Toc485814356 \h </w:instrText>
            </w:r>
            <w:r>
              <w:rPr>
                <w:noProof/>
                <w:webHidden/>
              </w:rPr>
            </w:r>
            <w:r>
              <w:rPr>
                <w:noProof/>
                <w:webHidden/>
              </w:rPr>
              <w:fldChar w:fldCharType="separate"/>
            </w:r>
            <w:r w:rsidR="00C12CD0">
              <w:rPr>
                <w:noProof/>
                <w:webHidden/>
              </w:rPr>
              <w:t>46</w:t>
            </w:r>
            <w:r>
              <w:rPr>
                <w:noProof/>
                <w:webHidden/>
              </w:rPr>
              <w:fldChar w:fldCharType="end"/>
            </w:r>
          </w:hyperlink>
        </w:p>
        <w:p w14:paraId="3DF543C2" w14:textId="00189A4E" w:rsidR="005907F3" w:rsidRDefault="005907F3">
          <w:pPr>
            <w:pStyle w:val="TOC3"/>
            <w:tabs>
              <w:tab w:val="right" w:leader="dot" w:pos="9628"/>
            </w:tabs>
            <w:rPr>
              <w:rFonts w:asciiTheme="minorHAnsi" w:eastAsiaTheme="minorEastAsia" w:hAnsiTheme="minorHAnsi"/>
              <w:noProof/>
              <w:sz w:val="22"/>
              <w:lang w:eastAsia="da-DK"/>
            </w:rPr>
          </w:pPr>
          <w:hyperlink w:anchor="_Toc485814357" w:history="1">
            <w:r w:rsidRPr="00024219">
              <w:rPr>
                <w:rStyle w:val="Hyperlink"/>
                <w:noProof/>
                <w:lang w:val="en-US"/>
              </w:rPr>
              <w:t>9.1.0 - Raven.ino</w:t>
            </w:r>
            <w:r>
              <w:rPr>
                <w:noProof/>
                <w:webHidden/>
              </w:rPr>
              <w:tab/>
            </w:r>
            <w:r>
              <w:rPr>
                <w:noProof/>
                <w:webHidden/>
              </w:rPr>
              <w:fldChar w:fldCharType="begin"/>
            </w:r>
            <w:r>
              <w:rPr>
                <w:noProof/>
                <w:webHidden/>
              </w:rPr>
              <w:instrText xml:space="preserve"> PAGEREF _Toc485814357 \h </w:instrText>
            </w:r>
            <w:r>
              <w:rPr>
                <w:noProof/>
                <w:webHidden/>
              </w:rPr>
            </w:r>
            <w:r>
              <w:rPr>
                <w:noProof/>
                <w:webHidden/>
              </w:rPr>
              <w:fldChar w:fldCharType="separate"/>
            </w:r>
            <w:r w:rsidR="00C12CD0">
              <w:rPr>
                <w:noProof/>
                <w:webHidden/>
              </w:rPr>
              <w:t>46</w:t>
            </w:r>
            <w:r>
              <w:rPr>
                <w:noProof/>
                <w:webHidden/>
              </w:rPr>
              <w:fldChar w:fldCharType="end"/>
            </w:r>
          </w:hyperlink>
        </w:p>
        <w:p w14:paraId="053540C6" w14:textId="321C3C80" w:rsidR="005907F3" w:rsidRDefault="005907F3">
          <w:pPr>
            <w:pStyle w:val="TOC3"/>
            <w:tabs>
              <w:tab w:val="right" w:leader="dot" w:pos="9628"/>
            </w:tabs>
            <w:rPr>
              <w:rFonts w:asciiTheme="minorHAnsi" w:eastAsiaTheme="minorEastAsia" w:hAnsiTheme="minorHAnsi"/>
              <w:noProof/>
              <w:sz w:val="22"/>
              <w:lang w:eastAsia="da-DK"/>
            </w:rPr>
          </w:pPr>
          <w:hyperlink w:anchor="_Toc485814358" w:history="1">
            <w:r w:rsidRPr="00024219">
              <w:rPr>
                <w:rStyle w:val="Hyperlink"/>
                <w:noProof/>
                <w:lang w:val="en-US"/>
              </w:rPr>
              <w:t>10.1.0 - Raven.h</w:t>
            </w:r>
            <w:r>
              <w:rPr>
                <w:noProof/>
                <w:webHidden/>
              </w:rPr>
              <w:tab/>
            </w:r>
            <w:r>
              <w:rPr>
                <w:noProof/>
                <w:webHidden/>
              </w:rPr>
              <w:fldChar w:fldCharType="begin"/>
            </w:r>
            <w:r>
              <w:rPr>
                <w:noProof/>
                <w:webHidden/>
              </w:rPr>
              <w:instrText xml:space="preserve"> PAGEREF _Toc485814358 \h </w:instrText>
            </w:r>
            <w:r>
              <w:rPr>
                <w:noProof/>
                <w:webHidden/>
              </w:rPr>
            </w:r>
            <w:r>
              <w:rPr>
                <w:noProof/>
                <w:webHidden/>
              </w:rPr>
              <w:fldChar w:fldCharType="separate"/>
            </w:r>
            <w:r w:rsidR="00C12CD0">
              <w:rPr>
                <w:noProof/>
                <w:webHidden/>
              </w:rPr>
              <w:t>48</w:t>
            </w:r>
            <w:r>
              <w:rPr>
                <w:noProof/>
                <w:webHidden/>
              </w:rPr>
              <w:fldChar w:fldCharType="end"/>
            </w:r>
          </w:hyperlink>
        </w:p>
        <w:p w14:paraId="6702907E" w14:textId="286741AE" w:rsidR="005907F3" w:rsidRDefault="005907F3">
          <w:pPr>
            <w:pStyle w:val="TOC3"/>
            <w:tabs>
              <w:tab w:val="right" w:leader="dot" w:pos="9628"/>
            </w:tabs>
            <w:rPr>
              <w:rFonts w:asciiTheme="minorHAnsi" w:eastAsiaTheme="minorEastAsia" w:hAnsiTheme="minorHAnsi"/>
              <w:noProof/>
              <w:sz w:val="22"/>
              <w:lang w:eastAsia="da-DK"/>
            </w:rPr>
          </w:pPr>
          <w:hyperlink w:anchor="_Toc485814359" w:history="1">
            <w:r w:rsidRPr="00024219">
              <w:rPr>
                <w:rStyle w:val="Hyperlink"/>
                <w:noProof/>
                <w:lang w:val="en-US"/>
              </w:rPr>
              <w:t>11.1.0 - RavenOBD.h</w:t>
            </w:r>
            <w:r>
              <w:rPr>
                <w:noProof/>
                <w:webHidden/>
              </w:rPr>
              <w:tab/>
            </w:r>
            <w:r>
              <w:rPr>
                <w:noProof/>
                <w:webHidden/>
              </w:rPr>
              <w:fldChar w:fldCharType="begin"/>
            </w:r>
            <w:r>
              <w:rPr>
                <w:noProof/>
                <w:webHidden/>
              </w:rPr>
              <w:instrText xml:space="preserve"> PAGEREF _Toc485814359 \h </w:instrText>
            </w:r>
            <w:r>
              <w:rPr>
                <w:noProof/>
                <w:webHidden/>
              </w:rPr>
            </w:r>
            <w:r>
              <w:rPr>
                <w:noProof/>
                <w:webHidden/>
              </w:rPr>
              <w:fldChar w:fldCharType="separate"/>
            </w:r>
            <w:r w:rsidR="00C12CD0">
              <w:rPr>
                <w:noProof/>
                <w:webHidden/>
              </w:rPr>
              <w:t>48</w:t>
            </w:r>
            <w:r>
              <w:rPr>
                <w:noProof/>
                <w:webHidden/>
              </w:rPr>
              <w:fldChar w:fldCharType="end"/>
            </w:r>
          </w:hyperlink>
        </w:p>
        <w:p w14:paraId="686E2430" w14:textId="2FEC11C0" w:rsidR="005907F3" w:rsidRDefault="005907F3">
          <w:pPr>
            <w:pStyle w:val="TOC2"/>
            <w:tabs>
              <w:tab w:val="right" w:leader="dot" w:pos="9628"/>
            </w:tabs>
            <w:rPr>
              <w:rFonts w:asciiTheme="minorHAnsi" w:eastAsiaTheme="minorEastAsia" w:hAnsiTheme="minorHAnsi"/>
              <w:noProof/>
              <w:sz w:val="22"/>
              <w:lang w:eastAsia="da-DK"/>
            </w:rPr>
          </w:pPr>
          <w:hyperlink w:anchor="_Toc485814360" w:history="1">
            <w:r w:rsidRPr="00024219">
              <w:rPr>
                <w:rStyle w:val="Hyperlink"/>
                <w:noProof/>
                <w:lang w:val="en-US"/>
              </w:rPr>
              <w:t>SQL Script</w:t>
            </w:r>
            <w:r>
              <w:rPr>
                <w:noProof/>
                <w:webHidden/>
              </w:rPr>
              <w:tab/>
            </w:r>
            <w:r>
              <w:rPr>
                <w:noProof/>
                <w:webHidden/>
              </w:rPr>
              <w:fldChar w:fldCharType="begin"/>
            </w:r>
            <w:r>
              <w:rPr>
                <w:noProof/>
                <w:webHidden/>
              </w:rPr>
              <w:instrText xml:space="preserve"> PAGEREF _Toc485814360 \h </w:instrText>
            </w:r>
            <w:r>
              <w:rPr>
                <w:noProof/>
                <w:webHidden/>
              </w:rPr>
            </w:r>
            <w:r>
              <w:rPr>
                <w:noProof/>
                <w:webHidden/>
              </w:rPr>
              <w:fldChar w:fldCharType="separate"/>
            </w:r>
            <w:r w:rsidR="00C12CD0">
              <w:rPr>
                <w:noProof/>
                <w:webHidden/>
              </w:rPr>
              <w:t>50</w:t>
            </w:r>
            <w:r>
              <w:rPr>
                <w:noProof/>
                <w:webHidden/>
              </w:rPr>
              <w:fldChar w:fldCharType="end"/>
            </w:r>
          </w:hyperlink>
        </w:p>
        <w:p w14:paraId="4579ECBD" w14:textId="40BF1461" w:rsidR="00AA59BE" w:rsidRDefault="00AA59BE">
          <w:r>
            <w:rPr>
              <w:b/>
              <w:bCs/>
              <w:noProof/>
            </w:rPr>
            <w:fldChar w:fldCharType="end"/>
          </w:r>
        </w:p>
      </w:sdtContent>
    </w:sdt>
    <w:p w14:paraId="32D9CC41" w14:textId="77777777" w:rsidR="008349E7" w:rsidRDefault="008349E7" w:rsidP="007A013D">
      <w:pPr>
        <w:pStyle w:val="Heading1"/>
      </w:pPr>
      <w:bookmarkStart w:id="1" w:name="_Toc485375445"/>
      <w:bookmarkStart w:id="2" w:name="_Toc485377590"/>
      <w:bookmarkStart w:id="3" w:name="_Toc485739074"/>
      <w:bookmarkStart w:id="4" w:name="_Toc485754261"/>
      <w:bookmarkStart w:id="5" w:name="_Toc485812981"/>
      <w:bookmarkStart w:id="6" w:name="_Toc485814313"/>
      <w:r>
        <w:t>Forord</w:t>
      </w:r>
      <w:bookmarkEnd w:id="1"/>
      <w:bookmarkEnd w:id="2"/>
      <w:bookmarkEnd w:id="3"/>
      <w:bookmarkEnd w:id="4"/>
      <w:bookmarkEnd w:id="5"/>
      <w:bookmarkEnd w:id="6"/>
    </w:p>
    <w:p w14:paraId="02F8E155" w14:textId="77777777" w:rsidR="00F00738" w:rsidRDefault="00633648" w:rsidP="008349E7">
      <w:r>
        <w:t>Denne rapport</w:t>
      </w:r>
      <w:r w:rsidR="00F55ADF">
        <w:t xml:space="preserve"> skrevet ud fra vores projekt </w:t>
      </w:r>
      <w:r w:rsidR="0063051D">
        <w:t>under</w:t>
      </w:r>
      <w:r w:rsidR="00F55ADF">
        <w:t xml:space="preserve"> H5, den er skrevet af Niklas W. Micheelsen &amp; Rasmus W. Knudsen.</w:t>
      </w:r>
      <w:r w:rsidR="0063051D">
        <w:t xml:space="preserve"> Rapporten omhandler en prototype af vores ’Vogn monitorering og analyse’ softwarepakke.</w:t>
      </w:r>
      <w:r w:rsidR="002267EA">
        <w:t xml:space="preserve"> </w:t>
      </w:r>
    </w:p>
    <w:p w14:paraId="687DA54A" w14:textId="51135053" w:rsidR="008349E7" w:rsidRDefault="002267EA" w:rsidP="008349E7">
      <w:r>
        <w:t xml:space="preserve">Vores projekt er tænkt som at være en prototype af en såkaldt </w:t>
      </w:r>
      <w:r w:rsidR="00F00738">
        <w:t>”black</w:t>
      </w:r>
      <w:r>
        <w:t xml:space="preserve"> </w:t>
      </w:r>
      <w:r w:rsidR="00F00738">
        <w:t>box”</w:t>
      </w:r>
      <w:r>
        <w:t xml:space="preserve"> som kan sælges som en del af en serviceaftale til større </w:t>
      </w:r>
      <w:r w:rsidR="00F00738">
        <w:t>transport firmaer, såsom DHL, UPS, 3x34 osv.</w:t>
      </w:r>
    </w:p>
    <w:p w14:paraId="6CFD5B7D" w14:textId="3660D9A5" w:rsidR="00F00738" w:rsidRDefault="00F00738" w:rsidP="008349E7">
      <w:r>
        <w:t>Vores Development prototype er delt op i tre dele – OBD-II connector, Arduino og en Android mobil. Når vores ”proof of concept” er fuld</w:t>
      </w:r>
      <w:r w:rsidR="008F3622">
        <w:t>t</w:t>
      </w:r>
      <w:r>
        <w:t xml:space="preserve"> fungerende og Raven-Desktop er færdigudviklet kan vi begynde på fase 2 af Raven.</w:t>
      </w:r>
    </w:p>
    <w:p w14:paraId="30A4750C" w14:textId="1476705A" w:rsidR="00F00738" w:rsidRDefault="00F00738" w:rsidP="008349E7">
      <w:r>
        <w:t>I fase 2 vil vi arbejde på at minimere prototypen til en</w:t>
      </w:r>
      <w:r w:rsidR="003F36BF">
        <w:t xml:space="preserve"> lille kasse som man vil kunne efterlade </w:t>
      </w:r>
      <w:r w:rsidR="008F3622">
        <w:t xml:space="preserve">tilsluttet i bilens OBD-II stik. Med en indbygget GPS og et 3G GSM modem vil den kunne opdatere og sende data til Raven servers. </w:t>
      </w:r>
    </w:p>
    <w:p w14:paraId="1EC0D948" w14:textId="7E730748" w:rsidR="009E587D" w:rsidRPr="008349E7" w:rsidRDefault="009E587D" w:rsidP="008349E7">
      <w:r>
        <w:t xml:space="preserve">Navnet Raven har vi valgt som en reference </w:t>
      </w:r>
      <w:r w:rsidR="00311845">
        <w:t>til Odins to r</w:t>
      </w:r>
      <w:r>
        <w:t>avne, Hugin og Munin, som</w:t>
      </w:r>
      <w:r w:rsidR="00311845">
        <w:t xml:space="preserve"> overvåger landskabet fra luften.</w:t>
      </w:r>
    </w:p>
    <w:p w14:paraId="373AF342" w14:textId="77777777" w:rsidR="007A013D" w:rsidRPr="00AF0CF5" w:rsidRDefault="00BA2FE3" w:rsidP="007A013D">
      <w:pPr>
        <w:pStyle w:val="Heading1"/>
      </w:pPr>
      <w:bookmarkStart w:id="7" w:name="_Toc485375446"/>
      <w:bookmarkStart w:id="8" w:name="_Toc485377591"/>
      <w:bookmarkStart w:id="9" w:name="_Toc485739075"/>
      <w:bookmarkStart w:id="10" w:name="_Toc485754262"/>
      <w:bookmarkStart w:id="11" w:name="_Toc485812982"/>
      <w:bookmarkStart w:id="12" w:name="_Toc485814314"/>
      <w:r w:rsidRPr="00AF0CF5">
        <w:lastRenderedPageBreak/>
        <w:t>Indledning</w:t>
      </w:r>
      <w:bookmarkEnd w:id="7"/>
      <w:bookmarkEnd w:id="8"/>
      <w:bookmarkEnd w:id="9"/>
      <w:bookmarkEnd w:id="10"/>
      <w:bookmarkEnd w:id="11"/>
      <w:bookmarkEnd w:id="12"/>
    </w:p>
    <w:p w14:paraId="6B92E99D" w14:textId="66B43AFF" w:rsidR="00BA2FE3" w:rsidRPr="00AF0CF5" w:rsidRDefault="00BA2FE3" w:rsidP="00BA2FE3">
      <w:r w:rsidRPr="00AF0CF5">
        <w:t xml:space="preserve">Raven GPS er en suite af software designet for at give transportselvskaber muligheden for at tracke </w:t>
      </w:r>
      <w:r w:rsidR="0063051D">
        <w:t>og analysere</w:t>
      </w:r>
      <w:r w:rsidRPr="00AF0CF5">
        <w:t xml:space="preserve"> sine chauffører, vogne og deres ruter.</w:t>
      </w:r>
    </w:p>
    <w:p w14:paraId="7E19268A" w14:textId="0A586BF1" w:rsidR="00BA2FE3" w:rsidRPr="00AF0CF5" w:rsidRDefault="00BA2FE3" w:rsidP="00BA2FE3">
      <w:r w:rsidRPr="00AF0CF5">
        <w:t>Dette bliver udført ved hjælp af bilens OBD</w:t>
      </w:r>
      <w:r w:rsidR="0063051D">
        <w:t>-II</w:t>
      </w:r>
      <w:r w:rsidRPr="00AF0CF5">
        <w:t xml:space="preserve"> stik, der er en </w:t>
      </w:r>
      <w:r w:rsidR="00F21546">
        <w:t xml:space="preserve">ny </w:t>
      </w:r>
      <w:r w:rsidRPr="00AF0CF5">
        <w:t xml:space="preserve">standard inden for Auto industrien. OBD står for ”On-Board Diagnostics” og giver adgang til bilens CAN Bus som giver adgang til ’hjernen’ af bilen dvs. data så som hastighed, RPM, Motor stress og meget mere. Disse informationer bliver sendt til chaufførens smartphone over </w:t>
      </w:r>
      <w:r w:rsidR="00B40955">
        <w:t>B</w:t>
      </w:r>
      <w:r w:rsidRPr="00AF0CF5">
        <w:t>luetooth, der derefter vil blive sendt til Raven GPS’ database.</w:t>
      </w:r>
    </w:p>
    <w:p w14:paraId="25E87BBD" w14:textId="77777777" w:rsidR="00BA2FE3" w:rsidRPr="00AF0CF5" w:rsidRDefault="00BA2FE3" w:rsidP="00BA2FE3">
      <w:r w:rsidRPr="00AF0CF5">
        <w:t>Et par eksempler på i hvilken situation dette vil være brugbart er f.eks. En arbejdsgiver får en klage over en medarbejders vanvidskørsel. Der vil arbejdsgiver kunne åbne Raven programmet, skrive medarbejderens nummerplade, stelnummer eller potentielt andre identificerende detaljer og se alle ruter en specifik medarbejder har foretaget. Arbejdsgiver vil så kunne trykke på en given rute og verificere at der er hold i klagen og tage aktion.</w:t>
      </w:r>
    </w:p>
    <w:p w14:paraId="62DFC206" w14:textId="77777777" w:rsidR="00BA2FE3" w:rsidRDefault="00BA2FE3" w:rsidP="00BA2FE3">
      <w:r w:rsidRPr="00AF0CF5">
        <w:t>Eller at en af firmaets vogne brød sammen eller nedkøling af læsset ikke fungerer ordentligt så kan firmaet finde ud af hvor den er ved at slå den op og tilkalde den nærmeste vogn som er tilgængelig til dens position.</w:t>
      </w:r>
    </w:p>
    <w:p w14:paraId="5DBE6207" w14:textId="4AA709B6" w:rsidR="009032A3" w:rsidRDefault="009032A3" w:rsidP="009032A3">
      <w:pPr>
        <w:pStyle w:val="Heading2"/>
      </w:pPr>
      <w:bookmarkStart w:id="13" w:name="_Toc485375447"/>
      <w:bookmarkStart w:id="14" w:name="_Toc485377592"/>
      <w:bookmarkStart w:id="15" w:name="_Toc485754263"/>
      <w:bookmarkStart w:id="16" w:name="_Toc485812983"/>
      <w:bookmarkStart w:id="17" w:name="_Toc485739076"/>
      <w:bookmarkStart w:id="18" w:name="_Toc485814315"/>
      <w:r>
        <w:t>Projektstyring</w:t>
      </w:r>
      <w:bookmarkEnd w:id="13"/>
      <w:bookmarkEnd w:id="14"/>
      <w:bookmarkEnd w:id="15"/>
      <w:bookmarkEnd w:id="16"/>
      <w:bookmarkEnd w:id="18"/>
    </w:p>
    <w:bookmarkEnd w:id="17"/>
    <w:p w14:paraId="682BEA2B" w14:textId="77777777" w:rsidR="00CC19B5" w:rsidRDefault="009032A3" w:rsidP="009032A3">
      <w:r>
        <w:t xml:space="preserve">Til </w:t>
      </w:r>
      <w:r w:rsidRPr="009032A3">
        <w:t>projektstyring har vi brugt Kanbanboard og servicen ”Trello”, Trello giver os mulighed for hu</w:t>
      </w:r>
      <w:r w:rsidR="00CC19B5">
        <w:t>rtigt at kunne oprette nye opgraver med detaljeret beskrivelser. Trello virker på den måde at man kan organisere opgaver som digitale post-it notes og tilføje dem til forskellige kolonner.</w:t>
      </w:r>
    </w:p>
    <w:p w14:paraId="5139AB2F" w14:textId="669D02C2" w:rsidR="0082687D" w:rsidRDefault="0082687D" w:rsidP="0082687D">
      <w:pPr>
        <w:spacing w:after="0"/>
      </w:pPr>
      <w:r>
        <w:rPr>
          <w:noProof/>
          <w:lang w:eastAsia="da-DK"/>
        </w:rPr>
        <w:drawing>
          <wp:inline distT="0" distB="0" distL="0" distR="0" wp14:anchorId="0C91C121" wp14:editId="28934A9C">
            <wp:extent cx="5765089" cy="3598545"/>
            <wp:effectExtent l="0" t="0" r="762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03865" cy="3622749"/>
                    </a:xfrm>
                    <a:prstGeom prst="rect">
                      <a:avLst/>
                    </a:prstGeom>
                  </pic:spPr>
                </pic:pic>
              </a:graphicData>
            </a:graphic>
          </wp:inline>
        </w:drawing>
      </w:r>
    </w:p>
    <w:p w14:paraId="5B46D669" w14:textId="179247C8" w:rsidR="0082687D" w:rsidRDefault="0082687D" w:rsidP="005907F3">
      <w:pPr>
        <w:pStyle w:val="Subtitle"/>
      </w:pPr>
      <w:r>
        <w:t>(fig. 1)</w:t>
      </w:r>
    </w:p>
    <w:p w14:paraId="77CF7626" w14:textId="6804D1D0" w:rsidR="008E71F2" w:rsidRPr="00F21546" w:rsidRDefault="00CC19B5">
      <w:r>
        <w:lastRenderedPageBreak/>
        <w:t xml:space="preserve">Når en ny opgave skal oprettes starter den ved at blive tilføjet til en af vores ’To-do’ kolonner for vores forskellige projekt dele. Hvis denne opgave angiver en opgave for Raven-Arduino </w:t>
      </w:r>
      <w:r w:rsidR="000729C9">
        <w:t>vil den blive markeret som en Arduino opgave og tilføjes til vores ’To-Do’ kolonne</w:t>
      </w:r>
      <w:r>
        <w:t>, når opgaven bliver begyndt</w:t>
      </w:r>
      <w:r w:rsidR="000729C9">
        <w:t xml:space="preserve"> på bliver opgaven flyttet til ’In-progress’ og eventuelle under opgaver vil derefter blive tjekket af på listen en for en. Når alle under opgaver er fuldført vil opgaven bliver flyttet en sidste gang, til vores ’Done’ kolonne der over tid vil blive længere og længere. </w:t>
      </w:r>
    </w:p>
    <w:p w14:paraId="1659F53F" w14:textId="40EBB40B" w:rsidR="0082687D" w:rsidRDefault="0082687D" w:rsidP="0082687D">
      <w:pPr>
        <w:spacing w:after="0"/>
      </w:pPr>
      <w:bookmarkStart w:id="19" w:name="_Toc485739077"/>
      <w:bookmarkStart w:id="20" w:name="_Toc485375448"/>
      <w:bookmarkStart w:id="21" w:name="_Toc485377593"/>
      <w:bookmarkStart w:id="22" w:name="_Toc485754264"/>
      <w:r>
        <w:rPr>
          <w:noProof/>
          <w:lang w:eastAsia="da-DK"/>
        </w:rPr>
        <w:drawing>
          <wp:inline distT="0" distB="0" distL="0" distR="0" wp14:anchorId="7DDB610D" wp14:editId="34FA6BE5">
            <wp:extent cx="6120130" cy="55194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5519420"/>
                    </a:xfrm>
                    <a:prstGeom prst="rect">
                      <a:avLst/>
                    </a:prstGeom>
                  </pic:spPr>
                </pic:pic>
              </a:graphicData>
            </a:graphic>
          </wp:inline>
        </w:drawing>
      </w:r>
    </w:p>
    <w:p w14:paraId="2D66DBE5" w14:textId="0C16ECFA" w:rsidR="0082687D" w:rsidRPr="00F21546" w:rsidRDefault="0082687D" w:rsidP="0082687D">
      <w:pPr>
        <w:pStyle w:val="Subtitle"/>
      </w:pPr>
      <w:r>
        <w:t>(fig. 2)</w:t>
      </w:r>
    </w:p>
    <w:p w14:paraId="152B2CDD" w14:textId="0CECA366" w:rsidR="008C4154" w:rsidRDefault="008C4154" w:rsidP="00BA2FE3">
      <w:pPr>
        <w:pStyle w:val="Heading1"/>
        <w:rPr>
          <w:ins w:id="23" w:author="Niklas Micheelsen" w:date="2017-06-16T10:23:00Z"/>
        </w:rPr>
      </w:pPr>
      <w:bookmarkStart w:id="24" w:name="_Toc485812984"/>
      <w:bookmarkStart w:id="25" w:name="_Toc485814316"/>
      <w:ins w:id="26" w:author="Niklas Micheelsen" w:date="2017-06-16T10:23:00Z">
        <w:r>
          <w:t>Problemstilling</w:t>
        </w:r>
        <w:bookmarkEnd w:id="19"/>
        <w:bookmarkEnd w:id="20"/>
        <w:bookmarkEnd w:id="21"/>
        <w:bookmarkEnd w:id="22"/>
        <w:bookmarkEnd w:id="24"/>
        <w:bookmarkEnd w:id="25"/>
      </w:ins>
    </w:p>
    <w:p w14:paraId="75C59CDD" w14:textId="753E842E" w:rsidR="00C25DF1" w:rsidRPr="00C25DF1" w:rsidRDefault="00C25DF1" w:rsidP="00C25DF1">
      <w:pPr>
        <w:rPr>
          <w:b/>
        </w:rPr>
      </w:pPr>
      <w:r w:rsidRPr="00C25DF1">
        <w:rPr>
          <w:b/>
        </w:rPr>
        <w:t xml:space="preserve">Hvordan kan det være, at </w:t>
      </w:r>
      <w:r w:rsidR="00005A66">
        <w:rPr>
          <w:b/>
        </w:rPr>
        <w:t>v</w:t>
      </w:r>
      <w:r w:rsidRPr="00C25DF1">
        <w:rPr>
          <w:b/>
        </w:rPr>
        <w:t>i har valgt at lave dette produkt?</w:t>
      </w:r>
    </w:p>
    <w:p w14:paraId="635D9B7C" w14:textId="2E18DF71" w:rsidR="00862418" w:rsidRDefault="00C25DF1" w:rsidP="00C25DF1">
      <w:r>
        <w:t xml:space="preserve">Det er hovedsageligt fordi at vi har stor interesse </w:t>
      </w:r>
      <w:r w:rsidR="0046128A">
        <w:t>inden for</w:t>
      </w:r>
      <w:r>
        <w:t xml:space="preserve"> biler, men også fordi at det </w:t>
      </w:r>
      <w:r w:rsidR="0046128A">
        <w:t>ville være</w:t>
      </w:r>
      <w:r>
        <w:t xml:space="preserve"> spændende at lave et projekt </w:t>
      </w:r>
      <w:r w:rsidR="0046128A">
        <w:t>som b</w:t>
      </w:r>
      <w:r w:rsidR="00862418">
        <w:t>åde var afhængelig af</w:t>
      </w:r>
      <w:r w:rsidR="0046128A">
        <w:t xml:space="preserve"> hardware o</w:t>
      </w:r>
      <w:r w:rsidR="00862418">
        <w:t xml:space="preserve">g som </w:t>
      </w:r>
      <w:r w:rsidR="00862418">
        <w:lastRenderedPageBreak/>
        <w:t>benyttede flere platforme, noget som ligner et realistisk produkt og som inkluderede et område vi ikke havde særligt meget kendskab til.</w:t>
      </w:r>
    </w:p>
    <w:p w14:paraId="7DAEB7CF" w14:textId="483F5FDD" w:rsidR="0046128A" w:rsidRDefault="00862418" w:rsidP="00C25DF1">
      <w:pPr>
        <w:rPr>
          <w:b/>
        </w:rPr>
      </w:pPr>
      <w:r>
        <w:rPr>
          <w:b/>
        </w:rPr>
        <w:t>Hvor kom ideen fra?</w:t>
      </w:r>
    </w:p>
    <w:p w14:paraId="424D6ACA" w14:textId="26F257F9" w:rsidR="00862418" w:rsidRDefault="00862418" w:rsidP="00C25DF1">
      <w:r>
        <w:t>Ideen kom fra at en af vores fædre som havde lavet noget lignede for mange år siden. Noget som han forslog kunne erstattes hvis nogle tog konceptet og forbedrede det. Realistisk set så er hvad vi har lavet en prototype da for at det kan erstatte den gamle version mangler der meget funktionalitet.</w:t>
      </w:r>
      <w:r w:rsidR="00C12BEC">
        <w:t xml:space="preserve"> Men det er hovedsageligt der inspirationen kom fra.</w:t>
      </w:r>
    </w:p>
    <w:p w14:paraId="3A25B87C" w14:textId="3F873521" w:rsidR="00C12BEC" w:rsidRDefault="00C12BEC" w:rsidP="00C25DF1">
      <w:pPr>
        <w:rPr>
          <w:b/>
        </w:rPr>
      </w:pPr>
      <w:r>
        <w:rPr>
          <w:b/>
        </w:rPr>
        <w:t>Hvad vi</w:t>
      </w:r>
      <w:r w:rsidR="00AA7D46">
        <w:rPr>
          <w:b/>
        </w:rPr>
        <w:t>lle</w:t>
      </w:r>
      <w:r>
        <w:rPr>
          <w:b/>
        </w:rPr>
        <w:t xml:space="preserve"> </w:t>
      </w:r>
      <w:r w:rsidR="00005A66">
        <w:rPr>
          <w:b/>
        </w:rPr>
        <w:t>v</w:t>
      </w:r>
      <w:r>
        <w:rPr>
          <w:b/>
        </w:rPr>
        <w:t>i gerne lære igennem arbejdet?</w:t>
      </w:r>
    </w:p>
    <w:p w14:paraId="68DECA84" w14:textId="1AC47467" w:rsidR="00C12BEC" w:rsidRPr="00862418" w:rsidRDefault="00C12BEC" w:rsidP="00C25DF1">
      <w:pPr>
        <w:rPr>
          <w:b/>
        </w:rPr>
      </w:pPr>
      <w:r>
        <w:t>Vi ville gerne lære mere om RTOS</w:t>
      </w:r>
      <w:r w:rsidR="00AA7D46">
        <w:t xml:space="preserve"> da det er et </w:t>
      </w:r>
      <w:r w:rsidR="38EC5D82">
        <w:t>ekstremt</w:t>
      </w:r>
      <w:r w:rsidR="00AA7D46">
        <w:t xml:space="preserve"> brugbart værktøj i den virkelige verden, det </w:t>
      </w:r>
      <w:r w:rsidR="38EC5D82">
        <w:t>har</w:t>
      </w:r>
      <w:r w:rsidR="00AA7D46">
        <w:t xml:space="preserve"> været udfordrende at arbejde med Arduino.</w:t>
      </w:r>
    </w:p>
    <w:p w14:paraId="0329ABAB" w14:textId="61553E75" w:rsidR="00C25DF1" w:rsidRDefault="00C25DF1" w:rsidP="00BA2FE3">
      <w:pPr>
        <w:pStyle w:val="Heading1"/>
      </w:pPr>
      <w:bookmarkStart w:id="27" w:name="_Toc485375449"/>
      <w:bookmarkStart w:id="28" w:name="_Toc485377594"/>
      <w:bookmarkStart w:id="29" w:name="_Toc485739078"/>
      <w:bookmarkStart w:id="30" w:name="_Toc485754265"/>
      <w:bookmarkStart w:id="31" w:name="_Toc485812985"/>
      <w:bookmarkStart w:id="32" w:name="_Toc485814317"/>
      <w:r>
        <w:t>Problemformulering</w:t>
      </w:r>
      <w:bookmarkEnd w:id="27"/>
      <w:bookmarkEnd w:id="28"/>
      <w:bookmarkEnd w:id="29"/>
      <w:bookmarkEnd w:id="30"/>
      <w:bookmarkEnd w:id="31"/>
      <w:bookmarkEnd w:id="32"/>
    </w:p>
    <w:p w14:paraId="72A8B428" w14:textId="1D1EC1CD" w:rsidR="00C25DF1" w:rsidRDefault="00C25DF1">
      <w:pPr>
        <w:pPrChange w:id="33" w:author="Niklas Micheelsen" w:date="2017-06-16T10:23:00Z">
          <w:pPr>
            <w:pStyle w:val="Heading1"/>
          </w:pPr>
        </w:pPrChange>
      </w:pPr>
      <w:r>
        <w:t>Problemer, bekymringer eller ting der bør overvejes inden for denne type af produkt.</w:t>
      </w:r>
    </w:p>
    <w:p w14:paraId="0D8E2F05" w14:textId="7CC3A1BB" w:rsidR="008C4154" w:rsidRPr="0069772F" w:rsidRDefault="38EC5D82" w:rsidP="00C25DF1">
      <w:pPr>
        <w:rPr>
          <w:b/>
        </w:rPr>
      </w:pPr>
      <w:r w:rsidRPr="38EC5D82">
        <w:rPr>
          <w:b/>
          <w:bCs/>
        </w:rPr>
        <w:t xml:space="preserve">Hvordan vil </w:t>
      </w:r>
      <w:r w:rsidR="00005A66">
        <w:rPr>
          <w:b/>
          <w:bCs/>
        </w:rPr>
        <w:t>v</w:t>
      </w:r>
      <w:r w:rsidRPr="38EC5D82">
        <w:rPr>
          <w:b/>
          <w:bCs/>
        </w:rPr>
        <w:t>i overføre data fra Arduino til Android?</w:t>
      </w:r>
    </w:p>
    <w:p w14:paraId="457D623F" w14:textId="00F4AE36" w:rsidR="004426CF" w:rsidRDefault="38EC5D82" w:rsidP="00C25DF1">
      <w:bookmarkStart w:id="34" w:name="_Toc485377595"/>
      <w:bookmarkStart w:id="35" w:name="_Toc485375450"/>
      <w:r>
        <w:t>Til vores prototype version valgte vi at bruge Bluetooth imellem Arduino og Android da et Bluetooth modul til Arduino ikke koster mange penge.</w:t>
      </w:r>
    </w:p>
    <w:p w14:paraId="499277AC" w14:textId="7D975AF7" w:rsidR="009A0017" w:rsidRDefault="38EC5D82" w:rsidP="00C25DF1">
      <w:r>
        <w:t>Vi havde overvejet et GSM modul (data forbindelse via SIM kort), så var der ikke behov for Android, men vi syntes at et GSM modul ville være for dyrt i første omgang.</w:t>
      </w:r>
    </w:p>
    <w:p w14:paraId="59379D92" w14:textId="1E78C2CF" w:rsidR="00CF6CF4" w:rsidRDefault="38EC5D82" w:rsidP="38EC5D82">
      <w:pPr>
        <w:rPr>
          <w:b/>
          <w:bCs/>
        </w:rPr>
      </w:pPr>
      <w:r w:rsidRPr="38EC5D82">
        <w:rPr>
          <w:b/>
          <w:bCs/>
        </w:rPr>
        <w:t xml:space="preserve">Hvordan vil </w:t>
      </w:r>
      <w:r w:rsidR="00005A66">
        <w:rPr>
          <w:b/>
          <w:bCs/>
        </w:rPr>
        <w:t>v</w:t>
      </w:r>
      <w:r w:rsidRPr="38EC5D82">
        <w:rPr>
          <w:b/>
          <w:bCs/>
        </w:rPr>
        <w:t>i lagre data?</w:t>
      </w:r>
    </w:p>
    <w:p w14:paraId="0A596BD3" w14:textId="35981993" w:rsidR="005753FE" w:rsidRDefault="38EC5D82" w:rsidP="38EC5D82">
      <w:pPr>
        <w:rPr>
          <w:b/>
          <w:bCs/>
        </w:rPr>
      </w:pPr>
      <w:r>
        <w:t>Vi valgte at lagre vores data i Json format på en SQL server, det endte med at blive en LONGTEXT da det største antal tegn tilladt. Der er sikkert hunderede vis af bedre muligheder, men da det er relativt hurtigt at lave indsæt eller udtræk og at vi indtil videre ikke har ramt grænsen for vores logs.</w:t>
      </w:r>
    </w:p>
    <w:p w14:paraId="5FFAD115" w14:textId="00FC1488" w:rsidR="00397C89" w:rsidRDefault="00FA7D46" w:rsidP="00397C89">
      <w:pPr>
        <w:pStyle w:val="Heading1"/>
      </w:pPr>
      <w:bookmarkStart w:id="36" w:name="_Toc485739079"/>
      <w:bookmarkStart w:id="37" w:name="_Toc485754266"/>
      <w:bookmarkStart w:id="38" w:name="_Toc485812986"/>
      <w:bookmarkStart w:id="39" w:name="_Toc485814318"/>
      <w:r>
        <w:lastRenderedPageBreak/>
        <w:t>Rigt billede</w:t>
      </w:r>
      <w:bookmarkEnd w:id="34"/>
      <w:bookmarkEnd w:id="36"/>
      <w:bookmarkEnd w:id="37"/>
      <w:bookmarkEnd w:id="38"/>
      <w:bookmarkEnd w:id="39"/>
    </w:p>
    <w:p w14:paraId="3B1C6B50" w14:textId="45B070A1" w:rsidR="00397C89" w:rsidRPr="00397C89" w:rsidRDefault="00397C89" w:rsidP="0082687D">
      <w:pPr>
        <w:spacing w:after="0"/>
      </w:pPr>
      <w:r>
        <w:rPr>
          <w:noProof/>
          <w:lang w:eastAsia="da-DK"/>
        </w:rPr>
        <w:drawing>
          <wp:inline distT="0" distB="0" distL="0" distR="0" wp14:anchorId="125F7146" wp14:editId="4FD586D0">
            <wp:extent cx="6120130" cy="2670048"/>
            <wp:effectExtent l="0" t="0" r="0" b="0"/>
            <wp:docPr id="11808804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2">
                      <a:extLst>
                        <a:ext uri="{28A0092B-C50C-407E-A947-70E740481C1C}">
                          <a14:useLocalDpi xmlns:a14="http://schemas.microsoft.com/office/drawing/2010/main" val="0"/>
                        </a:ext>
                      </a:extLst>
                    </a:blip>
                    <a:srcRect b="4262"/>
                    <a:stretch/>
                  </pic:blipFill>
                  <pic:spPr bwMode="auto">
                    <a:xfrm>
                      <a:off x="0" y="0"/>
                      <a:ext cx="6120130" cy="2670048"/>
                    </a:xfrm>
                    <a:prstGeom prst="rect">
                      <a:avLst/>
                    </a:prstGeom>
                    <a:ln>
                      <a:noFill/>
                    </a:ln>
                    <a:extLst>
                      <a:ext uri="{53640926-AAD7-44D8-BBD7-CCE9431645EC}">
                        <a14:shadowObscured xmlns:a14="http://schemas.microsoft.com/office/drawing/2010/main"/>
                      </a:ext>
                    </a:extLst>
                  </pic:spPr>
                </pic:pic>
              </a:graphicData>
            </a:graphic>
          </wp:inline>
        </w:drawing>
      </w:r>
    </w:p>
    <w:p w14:paraId="29E41AEA" w14:textId="558ED347" w:rsidR="0082687D" w:rsidRPr="00397C89" w:rsidRDefault="0082687D" w:rsidP="0082687D">
      <w:pPr>
        <w:pStyle w:val="Subtitle"/>
      </w:pPr>
      <w:bookmarkStart w:id="40" w:name="_Toc485377596"/>
      <w:bookmarkStart w:id="41" w:name="_Toc485739080"/>
      <w:bookmarkStart w:id="42" w:name="_Toc485754267"/>
      <w:bookmarkEnd w:id="35"/>
      <w:r>
        <w:t>(fig. 3)</w:t>
      </w:r>
    </w:p>
    <w:p w14:paraId="3D233B25" w14:textId="66B4BE29" w:rsidR="00BA2FE3" w:rsidRPr="00AF0CF5" w:rsidRDefault="00BA2FE3" w:rsidP="00BA2FE3">
      <w:pPr>
        <w:pStyle w:val="Heading1"/>
      </w:pPr>
      <w:bookmarkStart w:id="43" w:name="_Toc485812987"/>
      <w:bookmarkStart w:id="44" w:name="_Toc485814319"/>
      <w:r w:rsidRPr="00AF0CF5">
        <w:t>Krav</w:t>
      </w:r>
      <w:bookmarkEnd w:id="40"/>
      <w:bookmarkEnd w:id="41"/>
      <w:bookmarkEnd w:id="42"/>
      <w:bookmarkEnd w:id="43"/>
      <w:bookmarkEnd w:id="44"/>
    </w:p>
    <w:p w14:paraId="0BA0C18D" w14:textId="77777777" w:rsidR="00BA2FE3" w:rsidRPr="00AF0CF5" w:rsidRDefault="00BA2FE3" w:rsidP="00BA2FE3">
      <w:r w:rsidRPr="00AF0CF5">
        <w:t>Desktop:</w:t>
      </w:r>
    </w:p>
    <w:p w14:paraId="312E0029" w14:textId="23C77579" w:rsidR="00BA2FE3" w:rsidRPr="00AF0CF5" w:rsidRDefault="38EC5D82" w:rsidP="00BA2FE3">
      <w:pPr>
        <w:pStyle w:val="ListParagraph"/>
        <w:numPr>
          <w:ilvl w:val="0"/>
          <w:numId w:val="5"/>
        </w:numPr>
      </w:pPr>
      <w:r>
        <w:t>Søgefunktion hvor brugere kan filtrere ruter efter registrerings numre, førerens brugernavn og andre parametre.</w:t>
      </w:r>
    </w:p>
    <w:p w14:paraId="20E17736" w14:textId="027609F4" w:rsidR="004234B3" w:rsidRDefault="38EC5D82" w:rsidP="00BA2FE3">
      <w:pPr>
        <w:pStyle w:val="ListParagraph"/>
        <w:numPr>
          <w:ilvl w:val="0"/>
          <w:numId w:val="5"/>
        </w:numPr>
      </w:pPr>
      <w:r>
        <w:t>Vise en boks for hver tur kørt, som indeholder generel information og et kort over ruten. Information som, registrerings nummer, distance, varighed, dato og tid på starten af turen.</w:t>
      </w:r>
    </w:p>
    <w:p w14:paraId="63E97278" w14:textId="003689D9" w:rsidR="00BD6071" w:rsidRPr="00AF0CF5" w:rsidRDefault="38EC5D82" w:rsidP="00740C5F">
      <w:pPr>
        <w:pStyle w:val="ListParagraph"/>
        <w:numPr>
          <w:ilvl w:val="0"/>
          <w:numId w:val="5"/>
        </w:numPr>
      </w:pPr>
      <w:r>
        <w:t>Detaljeret tur visning som viser den fulde rute, punkter som er blevet registreret i løbet af turen som kan vise dato, tid, hastighed, omdrejninger i minuttet, breddegrad og længdegrad på det tidspunkt hvis brugeren klikker på et af punkterne.</w:t>
      </w:r>
    </w:p>
    <w:p w14:paraId="4CC8F8BD" w14:textId="77777777" w:rsidR="00BA2FE3" w:rsidRPr="00AF0CF5" w:rsidRDefault="00BA2FE3" w:rsidP="00BA2FE3">
      <w:r w:rsidRPr="00AF0CF5">
        <w:t>Android:</w:t>
      </w:r>
    </w:p>
    <w:p w14:paraId="54FB4E50" w14:textId="081D93C2" w:rsidR="00BA2FE3" w:rsidRPr="00AF0CF5" w:rsidRDefault="000053D4" w:rsidP="00BA2FE3">
      <w:pPr>
        <w:pStyle w:val="ListParagraph"/>
        <w:numPr>
          <w:ilvl w:val="0"/>
          <w:numId w:val="5"/>
        </w:numPr>
      </w:pPr>
      <w:r w:rsidRPr="00AF0CF5">
        <w:t xml:space="preserve">Modtag data fra </w:t>
      </w:r>
      <w:r w:rsidR="002D6B78">
        <w:t>B</w:t>
      </w:r>
      <w:r w:rsidRPr="00AF0CF5">
        <w:t>luetooth modulet på Arduino’en.</w:t>
      </w:r>
    </w:p>
    <w:p w14:paraId="47F8433B" w14:textId="040CFD5B" w:rsidR="000053D4" w:rsidRPr="00AF0CF5" w:rsidRDefault="38EC5D82" w:rsidP="00BA2FE3">
      <w:pPr>
        <w:pStyle w:val="ListParagraph"/>
        <w:numPr>
          <w:ilvl w:val="0"/>
          <w:numId w:val="5"/>
        </w:numPr>
      </w:pPr>
      <w:r>
        <w:t>Filtrere modtaget Json linjer og formatere til gyldig og læseligt Json logs.</w:t>
      </w:r>
    </w:p>
    <w:p w14:paraId="1A38050E" w14:textId="574F943F" w:rsidR="000053D4" w:rsidRPr="00AF0CF5" w:rsidRDefault="000053D4" w:rsidP="00BA2FE3">
      <w:pPr>
        <w:pStyle w:val="ListParagraph"/>
        <w:numPr>
          <w:ilvl w:val="0"/>
          <w:numId w:val="5"/>
        </w:numPr>
      </w:pPr>
      <w:r w:rsidRPr="00AF0CF5">
        <w:t>Send filtreret data til SQL</w:t>
      </w:r>
      <w:r w:rsidR="38EC5D82">
        <w:t xml:space="preserve"> via GSM/Data forbindelse på Android</w:t>
      </w:r>
      <w:r w:rsidRPr="00AF0CF5">
        <w:t>.</w:t>
      </w:r>
    </w:p>
    <w:p w14:paraId="72269CA9" w14:textId="26B5AAEA" w:rsidR="00BA2FE3" w:rsidRPr="00AF0CF5" w:rsidRDefault="00BA2FE3" w:rsidP="00BA2FE3">
      <w:r w:rsidRPr="00AF0CF5">
        <w:t>Arduino:</w:t>
      </w:r>
    </w:p>
    <w:p w14:paraId="4E54F089" w14:textId="2024593E" w:rsidR="000053D4" w:rsidRPr="00AF0CF5" w:rsidRDefault="000053D4" w:rsidP="000053D4">
      <w:pPr>
        <w:pStyle w:val="ListParagraph"/>
        <w:numPr>
          <w:ilvl w:val="0"/>
          <w:numId w:val="5"/>
        </w:numPr>
      </w:pPr>
      <w:r w:rsidRPr="00AF0CF5">
        <w:t>Læs fra OBD-II.</w:t>
      </w:r>
    </w:p>
    <w:p w14:paraId="2B9C9C66" w14:textId="77777777" w:rsidR="000053D4" w:rsidRPr="00AF0CF5" w:rsidRDefault="000053D4" w:rsidP="000053D4">
      <w:pPr>
        <w:pStyle w:val="ListParagraph"/>
        <w:numPr>
          <w:ilvl w:val="0"/>
          <w:numId w:val="5"/>
        </w:numPr>
      </w:pPr>
      <w:r w:rsidRPr="00AF0CF5">
        <w:t>Efter en læse cyklus start sending.</w:t>
      </w:r>
    </w:p>
    <w:p w14:paraId="3228CCB9" w14:textId="3CD903E5" w:rsidR="000053D4" w:rsidRPr="00AF0CF5" w:rsidRDefault="38EC5D82" w:rsidP="000053D4">
      <w:pPr>
        <w:pStyle w:val="ListParagraph"/>
        <w:numPr>
          <w:ilvl w:val="0"/>
          <w:numId w:val="5"/>
        </w:numPr>
      </w:pPr>
      <w:r>
        <w:t>Send data til Android i Json format over Bluetooth til Android.</w:t>
      </w:r>
    </w:p>
    <w:p w14:paraId="62429C9D" w14:textId="77777777" w:rsidR="00BA2FE3" w:rsidRPr="00AF0CF5" w:rsidRDefault="00BA2FE3" w:rsidP="00BA2FE3">
      <w:r w:rsidRPr="00AF0CF5">
        <w:t>Database:</w:t>
      </w:r>
    </w:p>
    <w:p w14:paraId="307F10D9" w14:textId="0D3ADBC6" w:rsidR="00BA2FE3" w:rsidRPr="00AF0CF5" w:rsidRDefault="38EC5D82" w:rsidP="00BA2FE3">
      <w:pPr>
        <w:pStyle w:val="ListParagraph"/>
        <w:numPr>
          <w:ilvl w:val="0"/>
          <w:numId w:val="5"/>
        </w:numPr>
      </w:pPr>
      <w:r>
        <w:t>Skal have et login table med registreringsnummer, brugernavn og krypteret password.</w:t>
      </w:r>
    </w:p>
    <w:p w14:paraId="5E536D5E" w14:textId="4F4D449A" w:rsidR="38EC5D82" w:rsidRDefault="38EC5D82" w:rsidP="38EC5D82">
      <w:pPr>
        <w:pStyle w:val="ListParagraph"/>
        <w:numPr>
          <w:ilvl w:val="0"/>
          <w:numId w:val="5"/>
        </w:numPr>
      </w:pPr>
      <w:bookmarkStart w:id="45" w:name="_Toc485375451"/>
      <w:bookmarkStart w:id="46" w:name="_Toc485377597"/>
      <w:r>
        <w:lastRenderedPageBreak/>
        <w:t>Skal have et trip table hvor vi kan gemme ture med start/slut tidspunkt, førerens brugernavn, førerens registrerings nummer og selve loggen.</w:t>
      </w:r>
    </w:p>
    <w:p w14:paraId="15B61832" w14:textId="77777777" w:rsidR="003D1C32" w:rsidRPr="00AF0CF5" w:rsidRDefault="003D1C32" w:rsidP="00AF0CF5">
      <w:pPr>
        <w:pStyle w:val="Heading1"/>
      </w:pPr>
      <w:bookmarkStart w:id="47" w:name="_Toc485739081"/>
      <w:bookmarkStart w:id="48" w:name="_Toc485754268"/>
      <w:bookmarkStart w:id="49" w:name="_Toc485812988"/>
      <w:bookmarkStart w:id="50" w:name="_Toc485814320"/>
      <w:r w:rsidRPr="00AF0CF5">
        <w:t>Udviklingsmiljøer</w:t>
      </w:r>
      <w:bookmarkEnd w:id="45"/>
      <w:bookmarkEnd w:id="46"/>
      <w:bookmarkEnd w:id="47"/>
      <w:bookmarkEnd w:id="48"/>
      <w:bookmarkEnd w:id="49"/>
      <w:bookmarkEnd w:id="50"/>
    </w:p>
    <w:p w14:paraId="05CAF4F5" w14:textId="77777777" w:rsidR="003D1C32" w:rsidRPr="00AF0CF5" w:rsidRDefault="003D1C32" w:rsidP="003D1C32">
      <w:pPr>
        <w:pStyle w:val="Heading2"/>
      </w:pPr>
      <w:bookmarkStart w:id="51" w:name="_Toc485375452"/>
      <w:bookmarkStart w:id="52" w:name="_Toc485377598"/>
      <w:bookmarkStart w:id="53" w:name="_Toc485739082"/>
      <w:bookmarkStart w:id="54" w:name="_Toc485754269"/>
      <w:bookmarkStart w:id="55" w:name="_Toc485812989"/>
      <w:bookmarkStart w:id="56" w:name="_Toc485814321"/>
      <w:r w:rsidRPr="00AF0CF5">
        <w:t>Raven-Desktop</w:t>
      </w:r>
      <w:bookmarkEnd w:id="51"/>
      <w:bookmarkEnd w:id="52"/>
      <w:bookmarkEnd w:id="53"/>
      <w:bookmarkEnd w:id="54"/>
      <w:bookmarkEnd w:id="55"/>
      <w:bookmarkEnd w:id="56"/>
    </w:p>
    <w:p w14:paraId="562416B9" w14:textId="77777777" w:rsidR="003D1C32" w:rsidRPr="00AF0CF5" w:rsidRDefault="003F7765" w:rsidP="00AF0CF5">
      <w:pPr>
        <w:spacing w:after="0"/>
      </w:pPr>
      <w:r w:rsidRPr="00AF0CF5">
        <w:t>Miljø: Visual Studio 2017</w:t>
      </w:r>
    </w:p>
    <w:p w14:paraId="41888821" w14:textId="77777777" w:rsidR="003F7765" w:rsidRPr="00AF0CF5" w:rsidRDefault="003F7765" w:rsidP="003D1C32">
      <w:r w:rsidRPr="00AF0CF5">
        <w:t>Raven-Desktop er skrevet i WPF (C#, XAML)</w:t>
      </w:r>
      <w:r w:rsidR="000169A6" w:rsidRPr="00AF0CF5">
        <w:t xml:space="preserve"> ved brug af Bing Maps SDK </w:t>
      </w:r>
    </w:p>
    <w:p w14:paraId="2DDB3A6C" w14:textId="77777777" w:rsidR="003D1C32" w:rsidRPr="00AF0CF5" w:rsidRDefault="003D1C32" w:rsidP="003D1C32">
      <w:pPr>
        <w:pStyle w:val="Heading2"/>
      </w:pPr>
      <w:bookmarkStart w:id="57" w:name="_Toc485375453"/>
      <w:bookmarkStart w:id="58" w:name="_Toc485377599"/>
      <w:bookmarkStart w:id="59" w:name="_Toc485739083"/>
      <w:bookmarkStart w:id="60" w:name="_Toc485754270"/>
      <w:bookmarkStart w:id="61" w:name="_Toc485812990"/>
      <w:bookmarkStart w:id="62" w:name="_Toc485814322"/>
      <w:r w:rsidRPr="00AF0CF5">
        <w:t>Raven-Arduino</w:t>
      </w:r>
      <w:bookmarkEnd w:id="57"/>
      <w:bookmarkEnd w:id="58"/>
      <w:bookmarkEnd w:id="59"/>
      <w:bookmarkEnd w:id="60"/>
      <w:bookmarkEnd w:id="61"/>
      <w:bookmarkEnd w:id="62"/>
    </w:p>
    <w:p w14:paraId="4E5D124E" w14:textId="77777777" w:rsidR="00AF0CF5" w:rsidRPr="00AF0CF5" w:rsidRDefault="00AF0CF5" w:rsidP="00AF0CF5">
      <w:pPr>
        <w:spacing w:after="0"/>
      </w:pPr>
      <w:r w:rsidRPr="00AF0CF5">
        <w:t>Miljø: Arduino IDE</w:t>
      </w:r>
    </w:p>
    <w:p w14:paraId="639428B4" w14:textId="0665405E" w:rsidR="003D1C32" w:rsidRPr="00AF0CF5" w:rsidRDefault="00AF0CF5" w:rsidP="003D1C32">
      <w:r w:rsidRPr="00AF0CF5">
        <w:t>Raven-</w:t>
      </w:r>
      <w:r w:rsidR="00811C81">
        <w:t>Arduino er skrevet i C</w:t>
      </w:r>
      <w:r w:rsidR="008143BE">
        <w:t>.</w:t>
      </w:r>
      <w:r w:rsidRPr="00AF0CF5">
        <w:t xml:space="preserve"> </w:t>
      </w:r>
    </w:p>
    <w:p w14:paraId="45EA7096" w14:textId="77777777" w:rsidR="007A013D" w:rsidRPr="00AF0CF5" w:rsidRDefault="003D1C32" w:rsidP="00AF0CF5">
      <w:pPr>
        <w:pStyle w:val="Heading2"/>
      </w:pPr>
      <w:bookmarkStart w:id="63" w:name="_Toc485375454"/>
      <w:bookmarkStart w:id="64" w:name="_Toc485377600"/>
      <w:bookmarkStart w:id="65" w:name="_Toc485739084"/>
      <w:bookmarkStart w:id="66" w:name="_Toc485754271"/>
      <w:bookmarkStart w:id="67" w:name="_Toc485812991"/>
      <w:bookmarkStart w:id="68" w:name="_Toc485814323"/>
      <w:r w:rsidRPr="00AF0CF5">
        <w:t>Raven-Android</w:t>
      </w:r>
      <w:bookmarkEnd w:id="63"/>
      <w:bookmarkEnd w:id="64"/>
      <w:bookmarkEnd w:id="65"/>
      <w:bookmarkEnd w:id="66"/>
      <w:bookmarkEnd w:id="67"/>
      <w:bookmarkEnd w:id="68"/>
    </w:p>
    <w:p w14:paraId="4DEDF33F" w14:textId="77777777" w:rsidR="00AF0CF5" w:rsidRPr="00AF0CF5" w:rsidRDefault="00AF0CF5" w:rsidP="00AF0CF5">
      <w:pPr>
        <w:spacing w:after="0"/>
      </w:pPr>
      <w:r w:rsidRPr="00AF0CF5">
        <w:t>Miljø: Android Studio</w:t>
      </w:r>
    </w:p>
    <w:p w14:paraId="3C99A00A" w14:textId="77777777" w:rsidR="00AF0CF5" w:rsidRPr="00AF0CF5" w:rsidRDefault="00AF0CF5" w:rsidP="00AF0CF5">
      <w:pPr>
        <w:spacing w:after="0"/>
      </w:pPr>
      <w:r w:rsidRPr="00AF0CF5">
        <w:t>Raven-Android er skrevet i java.</w:t>
      </w:r>
    </w:p>
    <w:p w14:paraId="6C9D658A" w14:textId="77777777" w:rsidR="007A013D" w:rsidRPr="00FD63A2" w:rsidRDefault="0078260B" w:rsidP="0078260B">
      <w:pPr>
        <w:pStyle w:val="Heading1"/>
        <w:rPr>
          <w:lang w:val="en-US"/>
        </w:rPr>
      </w:pPr>
      <w:bookmarkStart w:id="69" w:name="_Toc485375455"/>
      <w:bookmarkStart w:id="70" w:name="_Toc485377601"/>
      <w:bookmarkStart w:id="71" w:name="_Toc485739085"/>
      <w:bookmarkStart w:id="72" w:name="_Toc485754272"/>
      <w:bookmarkStart w:id="73" w:name="_Toc485812992"/>
      <w:bookmarkStart w:id="74" w:name="_Toc485814324"/>
      <w:r w:rsidRPr="00FD63A2">
        <w:rPr>
          <w:lang w:val="en-US"/>
        </w:rPr>
        <w:t>Værktøjer</w:t>
      </w:r>
      <w:bookmarkEnd w:id="69"/>
      <w:bookmarkEnd w:id="70"/>
      <w:bookmarkEnd w:id="71"/>
      <w:bookmarkEnd w:id="72"/>
      <w:bookmarkEnd w:id="73"/>
      <w:bookmarkEnd w:id="74"/>
    </w:p>
    <w:p w14:paraId="6D4D4B07" w14:textId="77777777" w:rsidR="0078260B" w:rsidRPr="00FD63A2" w:rsidRDefault="0078260B" w:rsidP="0078260B">
      <w:pPr>
        <w:rPr>
          <w:lang w:val="en-US"/>
        </w:rPr>
      </w:pPr>
      <w:r w:rsidRPr="00FD63A2">
        <w:rPr>
          <w:lang w:val="en-US"/>
        </w:rPr>
        <w:t>Balsamiq Mockups 3</w:t>
      </w:r>
    </w:p>
    <w:p w14:paraId="49443AF6" w14:textId="77777777" w:rsidR="0078260B" w:rsidRPr="00FD63A2" w:rsidRDefault="0078260B" w:rsidP="0078260B">
      <w:pPr>
        <w:rPr>
          <w:lang w:val="en-US"/>
        </w:rPr>
      </w:pPr>
      <w:r w:rsidRPr="00FD63A2">
        <w:rPr>
          <w:lang w:val="en-US"/>
        </w:rPr>
        <w:t>Visual Studio</w:t>
      </w:r>
    </w:p>
    <w:p w14:paraId="5996CD1A" w14:textId="77777777" w:rsidR="0078260B" w:rsidRPr="00FD63A2" w:rsidRDefault="0078260B" w:rsidP="0078260B">
      <w:pPr>
        <w:rPr>
          <w:lang w:val="en-US"/>
        </w:rPr>
      </w:pPr>
      <w:r w:rsidRPr="00FD63A2">
        <w:rPr>
          <w:lang w:val="en-US"/>
        </w:rPr>
        <w:t>Android Studio</w:t>
      </w:r>
    </w:p>
    <w:p w14:paraId="09474134" w14:textId="77777777" w:rsidR="0078260B" w:rsidRPr="00FD63A2" w:rsidRDefault="0078260B" w:rsidP="0078260B">
      <w:pPr>
        <w:rPr>
          <w:lang w:val="en-US"/>
        </w:rPr>
      </w:pPr>
      <w:r w:rsidRPr="00FD63A2">
        <w:rPr>
          <w:lang w:val="en-US"/>
        </w:rPr>
        <w:t>Arduino IDE</w:t>
      </w:r>
    </w:p>
    <w:p w14:paraId="0D9D2ACE" w14:textId="77777777" w:rsidR="0078260B" w:rsidRDefault="0078260B" w:rsidP="0078260B">
      <w:r w:rsidRPr="00AF0CF5">
        <w:t>MYSQL</w:t>
      </w:r>
    </w:p>
    <w:p w14:paraId="617FDC2D" w14:textId="77777777" w:rsidR="008143BE" w:rsidRDefault="008143BE" w:rsidP="0078260B">
      <w:r>
        <w:t>GitHub</w:t>
      </w:r>
    </w:p>
    <w:p w14:paraId="4CC2009A" w14:textId="2559B267" w:rsidR="008E71F2" w:rsidRDefault="008143BE" w:rsidP="0078260B">
      <w:r>
        <w:t>Trello</w:t>
      </w:r>
    </w:p>
    <w:p w14:paraId="641FC347" w14:textId="77777777" w:rsidR="005907F3" w:rsidRDefault="005907F3">
      <w:pPr>
        <w:rPr>
          <w:rFonts w:eastAsiaTheme="majorEastAsia" w:cstheme="majorBidi"/>
          <w:color w:val="2E74B5" w:themeColor="accent1" w:themeShade="BF"/>
          <w:sz w:val="32"/>
          <w:szCs w:val="32"/>
        </w:rPr>
      </w:pPr>
      <w:bookmarkStart w:id="75" w:name="_Toc485739086"/>
      <w:bookmarkStart w:id="76" w:name="_Toc485754273"/>
      <w:bookmarkStart w:id="77" w:name="_Toc485812993"/>
      <w:bookmarkStart w:id="78" w:name="_Toc485814325"/>
      <w:r>
        <w:br w:type="page"/>
      </w:r>
    </w:p>
    <w:p w14:paraId="5ADF7E2B" w14:textId="000BEA14" w:rsidR="00BD2D50" w:rsidRDefault="38EC5D82" w:rsidP="00A12505">
      <w:pPr>
        <w:pStyle w:val="Heading1"/>
      </w:pPr>
      <w:r w:rsidRPr="38EC5D82">
        <w:lastRenderedPageBreak/>
        <w:t>Flowchart</w:t>
      </w:r>
      <w:r w:rsidR="001F594B">
        <w:t>s</w:t>
      </w:r>
      <w:bookmarkEnd w:id="75"/>
      <w:bookmarkEnd w:id="76"/>
      <w:bookmarkEnd w:id="77"/>
      <w:bookmarkEnd w:id="78"/>
    </w:p>
    <w:p w14:paraId="6F53F6EA" w14:textId="5C48CD1C" w:rsidR="004D212C" w:rsidRDefault="005C4162" w:rsidP="005C4162">
      <w:r>
        <w:t>Et flowchart diagram er en oversigt af et</w:t>
      </w:r>
      <w:r w:rsidR="004D212C">
        <w:t xml:space="preserve"> helt </w:t>
      </w:r>
      <w:r>
        <w:t xml:space="preserve">eller </w:t>
      </w:r>
      <w:r w:rsidR="004D212C">
        <w:t>dele</w:t>
      </w:r>
      <w:r>
        <w:t xml:space="preserve"> af et programs </w:t>
      </w:r>
      <w:r w:rsidR="004D212C">
        <w:t>”flow”.</w:t>
      </w:r>
    </w:p>
    <w:p w14:paraId="3B6C0196" w14:textId="0FA0C191" w:rsidR="005C4162" w:rsidRPr="005C4162" w:rsidRDefault="004D212C" w:rsidP="005C4162">
      <w:r>
        <w:t>Et flowchart diagram er en</w:t>
      </w:r>
      <w:r w:rsidR="005C4162">
        <w:t xml:space="preserve"> </w:t>
      </w:r>
      <w:r>
        <w:t>effektiv</w:t>
      </w:r>
      <w:r w:rsidR="005C4162">
        <w:t xml:space="preserve"> måde at forstå de trin eller ret</w:t>
      </w:r>
      <w:r>
        <w:t>ninger programmet bevæger sig i. Det er specielt effektivt i at forklare hvordan et program fungerer også hvis personen man viser det til ikke er en udvikler.</w:t>
      </w:r>
    </w:p>
    <w:p w14:paraId="731A2EE6" w14:textId="65D555DE" w:rsidR="003F01AF" w:rsidRPr="003F01AF" w:rsidRDefault="003F01AF" w:rsidP="003F01AF">
      <w:pPr>
        <w:pStyle w:val="Heading2"/>
      </w:pPr>
      <w:bookmarkStart w:id="79" w:name="_Toc485812994"/>
      <w:bookmarkStart w:id="80" w:name="_Toc485814326"/>
      <w:r>
        <w:t>Raven-Desktop</w:t>
      </w:r>
      <w:bookmarkEnd w:id="79"/>
      <w:bookmarkEnd w:id="80"/>
    </w:p>
    <w:p w14:paraId="302C64E7" w14:textId="3CD64CA2" w:rsidR="001F594B" w:rsidRPr="001F594B" w:rsidRDefault="001F594B" w:rsidP="0082687D">
      <w:pPr>
        <w:spacing w:after="0"/>
      </w:pPr>
      <w:r>
        <w:rPr>
          <w:noProof/>
          <w:lang w:eastAsia="da-DK"/>
        </w:rPr>
        <w:drawing>
          <wp:inline distT="0" distB="0" distL="0" distR="0" wp14:anchorId="0446B3DA" wp14:editId="1795C9FC">
            <wp:extent cx="6120130" cy="4141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inWindow.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4141470"/>
                    </a:xfrm>
                    <a:prstGeom prst="rect">
                      <a:avLst/>
                    </a:prstGeom>
                  </pic:spPr>
                </pic:pic>
              </a:graphicData>
            </a:graphic>
          </wp:inline>
        </w:drawing>
      </w:r>
    </w:p>
    <w:p w14:paraId="73F953D2" w14:textId="4B7A205D" w:rsidR="0082687D" w:rsidRPr="001F594B" w:rsidRDefault="0082687D" w:rsidP="0082687D">
      <w:pPr>
        <w:pStyle w:val="Subtitle"/>
      </w:pPr>
      <w:r>
        <w:t>(fig. 4)</w:t>
      </w:r>
    </w:p>
    <w:p w14:paraId="6B145DFB" w14:textId="4EBA691A" w:rsidR="003F01AF" w:rsidRDefault="001F594B" w:rsidP="005D68C7">
      <w:pPr>
        <w:pStyle w:val="ListParagraph"/>
        <w:numPr>
          <w:ilvl w:val="0"/>
          <w:numId w:val="5"/>
        </w:numPr>
      </w:pPr>
      <w:r w:rsidRPr="001F594B">
        <w:t xml:space="preserve">TripTiles er bokse der viser general </w:t>
      </w:r>
      <w:r>
        <w:t>information omkring en tur, sammen med et kort af den kørte rute.</w:t>
      </w:r>
    </w:p>
    <w:p w14:paraId="72307C64" w14:textId="550FD06E" w:rsidR="005D68C7" w:rsidRDefault="003F01AF" w:rsidP="003F01AF">
      <w:pPr>
        <w:ind w:left="360"/>
        <w:rPr>
          <w:i/>
        </w:rPr>
      </w:pPr>
      <w:r>
        <w:rPr>
          <w:i/>
        </w:rPr>
        <w:t>Eksempel af TripTiles</w:t>
      </w:r>
      <w:r w:rsidRPr="003F01AF">
        <w:rPr>
          <w:i/>
        </w:rPr>
        <w:t xml:space="preserve"> kan ses under afsnittet Kodebeskrivelse ved MainWindow(</w:t>
      </w:r>
      <w:hyperlink w:anchor="_1.1.0_-_MainWindow.xaml.cs" w:history="1">
        <w:r w:rsidRPr="003F01AF">
          <w:rPr>
            <w:rStyle w:val="Hyperlink"/>
            <w:i/>
          </w:rPr>
          <w:t>1.1.0</w:t>
        </w:r>
      </w:hyperlink>
      <w:r w:rsidRPr="003F01AF">
        <w:rPr>
          <w:i/>
        </w:rPr>
        <w:t>)</w:t>
      </w:r>
    </w:p>
    <w:p w14:paraId="5ABBEE57" w14:textId="2D295FA7" w:rsidR="003E3061" w:rsidRDefault="003E3061" w:rsidP="003E3061">
      <w:pPr>
        <w:pStyle w:val="Heading2"/>
      </w:pPr>
      <w:bookmarkStart w:id="81" w:name="_Toc485812995"/>
      <w:bookmarkStart w:id="82" w:name="_Toc485814327"/>
      <w:r>
        <w:lastRenderedPageBreak/>
        <w:t>Raven-Arduino</w:t>
      </w:r>
      <w:bookmarkEnd w:id="81"/>
      <w:bookmarkEnd w:id="82"/>
    </w:p>
    <w:p w14:paraId="46D00DE5" w14:textId="15A7D154" w:rsidR="00ED7B29" w:rsidRDefault="003F01AF" w:rsidP="0082687D">
      <w:pPr>
        <w:spacing w:after="0"/>
      </w:pPr>
      <w:r>
        <w:rPr>
          <w:noProof/>
          <w:lang w:eastAsia="da-DK"/>
        </w:rPr>
        <w:drawing>
          <wp:inline distT="0" distB="0" distL="0" distR="0" wp14:anchorId="2A1E7250" wp14:editId="6E1C9939">
            <wp:extent cx="6120130" cy="3209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duino.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3209290"/>
                    </a:xfrm>
                    <a:prstGeom prst="rect">
                      <a:avLst/>
                    </a:prstGeom>
                  </pic:spPr>
                </pic:pic>
              </a:graphicData>
            </a:graphic>
          </wp:inline>
        </w:drawing>
      </w:r>
      <w:bookmarkStart w:id="83" w:name="_Toc485739087"/>
      <w:bookmarkStart w:id="84" w:name="_Toc485754274"/>
    </w:p>
    <w:p w14:paraId="07BC4C17" w14:textId="770CB78E" w:rsidR="0082687D" w:rsidRDefault="0082687D" w:rsidP="0082687D">
      <w:pPr>
        <w:pStyle w:val="Subtitle"/>
      </w:pPr>
      <w:r>
        <w:t>(fig.5)</w:t>
      </w:r>
    </w:p>
    <w:p w14:paraId="3E860C55" w14:textId="3A975854" w:rsidR="003E3061" w:rsidRDefault="003E3061" w:rsidP="003E3061">
      <w:pPr>
        <w:pStyle w:val="ListParagraph"/>
        <w:numPr>
          <w:ilvl w:val="0"/>
          <w:numId w:val="5"/>
        </w:numPr>
      </w:pPr>
      <w:r>
        <w:t>Der findes ikke en ’terminator’</w:t>
      </w:r>
      <w:r w:rsidR="0088757D">
        <w:t xml:space="preserve"> i vores flowchart</w:t>
      </w:r>
      <w:r>
        <w:t xml:space="preserve"> da vores Arduino looper konstant indtil strømmen afbyddes på OBD.</w:t>
      </w:r>
    </w:p>
    <w:p w14:paraId="6351C3E2" w14:textId="0BD35824" w:rsidR="00ED7B29" w:rsidRPr="005760A2" w:rsidRDefault="005760A2" w:rsidP="005760A2">
      <w:pPr>
        <w:pStyle w:val="ListParagraph"/>
        <w:numPr>
          <w:ilvl w:val="0"/>
          <w:numId w:val="5"/>
        </w:numPr>
      </w:pPr>
      <w:r>
        <w:t>Read PIDs – Læser informationer fra bilens computer via OBD og forbereder dem i en JSON string.</w:t>
      </w:r>
    </w:p>
    <w:p w14:paraId="3E489A6F" w14:textId="5523AC0F" w:rsidR="00ED7B29" w:rsidRDefault="00ED7B29" w:rsidP="00ED7B29">
      <w:pPr>
        <w:pStyle w:val="Heading1"/>
      </w:pPr>
      <w:bookmarkStart w:id="85" w:name="_Toc485812996"/>
      <w:bookmarkStart w:id="86" w:name="_Toc485814328"/>
      <w:r>
        <w:t>ER-Diagram</w:t>
      </w:r>
      <w:bookmarkEnd w:id="85"/>
      <w:bookmarkEnd w:id="86"/>
    </w:p>
    <w:p w14:paraId="51C8F776" w14:textId="77777777" w:rsidR="00201467" w:rsidRDefault="00ED7B29" w:rsidP="00ED7B29">
      <w:r>
        <w:t>Billedet herunder forstiller vores database opsætning. Originalt tænkt til kun at være en midlertidig database indtil vi fandt en bedre opsætning. Dette skulle vise sig at være en fejl, da vi hurtigt blev låst fast i vores SQL opsætning efterhånden som der blev skrevet diverse scripts og insert statements.</w:t>
      </w:r>
    </w:p>
    <w:p w14:paraId="5415D8FF" w14:textId="4C3DD44F" w:rsidR="00ED7B29" w:rsidRPr="00ED7B29" w:rsidRDefault="00201467" w:rsidP="00ED7B29">
      <w:r>
        <w:t>Vores SQL er sat sammen så simpelt som muligt. Efterhånde</w:t>
      </w:r>
      <w:r w:rsidR="00032E78">
        <w:t>n som der kom mere og mere data blev vi enige i at der ikke var nogen grund til at gøre det unødigt kompleks.</w:t>
      </w:r>
      <w:r w:rsidR="00ED7B29">
        <w:t xml:space="preserve"> </w:t>
      </w:r>
    </w:p>
    <w:p w14:paraId="1A037748" w14:textId="787496B3" w:rsidR="00ED7B29" w:rsidRPr="00ED7B29" w:rsidRDefault="00ED7B29" w:rsidP="0082687D">
      <w:pPr>
        <w:spacing w:after="0"/>
      </w:pPr>
      <w:r>
        <w:rPr>
          <w:noProof/>
          <w:lang w:eastAsia="da-DK"/>
        </w:rPr>
        <w:drawing>
          <wp:inline distT="0" distB="0" distL="0" distR="0" wp14:anchorId="76E5CF3A" wp14:editId="41651E5A">
            <wp:extent cx="4390454" cy="1994783"/>
            <wp:effectExtent l="0" t="0" r="0" b="5715"/>
            <wp:docPr id="4" name="Picture 4" descr="C:\Users\z6zrw\Raven\Documentation\Appendix\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6zrw\Raven\Documentation\Appendix\erdiagram.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4317" b="5037"/>
                    <a:stretch/>
                  </pic:blipFill>
                  <pic:spPr bwMode="auto">
                    <a:xfrm>
                      <a:off x="0" y="0"/>
                      <a:ext cx="4391025" cy="1995043"/>
                    </a:xfrm>
                    <a:prstGeom prst="rect">
                      <a:avLst/>
                    </a:prstGeom>
                    <a:noFill/>
                    <a:ln>
                      <a:noFill/>
                    </a:ln>
                    <a:extLst>
                      <a:ext uri="{53640926-AAD7-44D8-BBD7-CCE9431645EC}">
                        <a14:shadowObscured xmlns:a14="http://schemas.microsoft.com/office/drawing/2010/main"/>
                      </a:ext>
                    </a:extLst>
                  </pic:spPr>
                </pic:pic>
              </a:graphicData>
            </a:graphic>
          </wp:inline>
        </w:drawing>
      </w:r>
    </w:p>
    <w:p w14:paraId="615A67BC" w14:textId="64B3B9AF" w:rsidR="0082687D" w:rsidRPr="00ED7B29" w:rsidRDefault="0082687D" w:rsidP="0082687D">
      <w:pPr>
        <w:pStyle w:val="Subtitle"/>
      </w:pPr>
      <w:r>
        <w:t>(fig. 6)</w:t>
      </w:r>
    </w:p>
    <w:p w14:paraId="5B5D444F" w14:textId="2A2CFDDB" w:rsidR="000E5854" w:rsidRPr="000E5854" w:rsidRDefault="00595A03" w:rsidP="000E5854">
      <w:pPr>
        <w:pStyle w:val="Heading1"/>
      </w:pPr>
      <w:bookmarkStart w:id="87" w:name="_Toc485812997"/>
      <w:bookmarkStart w:id="88" w:name="_Toc485814329"/>
      <w:r>
        <w:lastRenderedPageBreak/>
        <w:t>Use Cases</w:t>
      </w:r>
      <w:bookmarkEnd w:id="87"/>
      <w:bookmarkEnd w:id="88"/>
    </w:p>
    <w:p w14:paraId="34D08885" w14:textId="2AAA1E68" w:rsidR="00CE7EDD" w:rsidRDefault="00CE7EDD" w:rsidP="00CE7EDD">
      <w:pPr>
        <w:pStyle w:val="Heading2"/>
      </w:pPr>
      <w:bookmarkStart w:id="89" w:name="_Toc485812998"/>
      <w:bookmarkStart w:id="90" w:name="_Toc485814330"/>
      <w:r>
        <w:t>Raven-Desktop</w:t>
      </w:r>
      <w:bookmarkEnd w:id="89"/>
      <w:bookmarkEnd w:id="90"/>
    </w:p>
    <w:tbl>
      <w:tblPr>
        <w:tblStyle w:val="GridTable3-Accent6"/>
        <w:tblW w:w="0" w:type="auto"/>
        <w:tblInd w:w="5" w:type="dxa"/>
        <w:tblLook w:val="0480" w:firstRow="0" w:lastRow="0" w:firstColumn="1" w:lastColumn="0" w:noHBand="0" w:noVBand="1"/>
      </w:tblPr>
      <w:tblGrid>
        <w:gridCol w:w="1825"/>
        <w:gridCol w:w="7526"/>
      </w:tblGrid>
      <w:tr w:rsidR="00CE7EDD" w14:paraId="29F9B08B" w14:textId="77777777" w:rsidTr="00E118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825" w:type="dxa"/>
          </w:tcPr>
          <w:p w14:paraId="6414A197" w14:textId="77777777" w:rsidR="00CE7EDD" w:rsidRDefault="00CE7EDD" w:rsidP="000B3A6E">
            <w:r>
              <w:t>Titel</w:t>
            </w:r>
          </w:p>
        </w:tc>
        <w:tc>
          <w:tcPr>
            <w:tcW w:w="7526" w:type="dxa"/>
          </w:tcPr>
          <w:p w14:paraId="0687FCCB" w14:textId="4911218E" w:rsidR="00CE7EDD" w:rsidRDefault="000B3A6E" w:rsidP="000B3A6E">
            <w:pPr>
              <w:cnfStyle w:val="000000100000" w:firstRow="0" w:lastRow="0" w:firstColumn="0" w:lastColumn="0" w:oddVBand="0" w:evenVBand="0" w:oddHBand="1" w:evenHBand="0" w:firstRowFirstColumn="0" w:firstRowLastColumn="0" w:lastRowFirstColumn="0" w:lastRowLastColumn="0"/>
            </w:pPr>
            <w:r>
              <w:t>Søgning af ture</w:t>
            </w:r>
          </w:p>
        </w:tc>
      </w:tr>
      <w:tr w:rsidR="00CE7EDD" w14:paraId="6BF75A1C" w14:textId="77777777" w:rsidTr="00E118CA">
        <w:trPr>
          <w:trHeight w:val="432"/>
        </w:trPr>
        <w:tc>
          <w:tcPr>
            <w:cnfStyle w:val="001000000000" w:firstRow="0" w:lastRow="0" w:firstColumn="1" w:lastColumn="0" w:oddVBand="0" w:evenVBand="0" w:oddHBand="0" w:evenHBand="0" w:firstRowFirstColumn="0" w:firstRowLastColumn="0" w:lastRowFirstColumn="0" w:lastRowLastColumn="0"/>
            <w:tcW w:w="1825" w:type="dxa"/>
          </w:tcPr>
          <w:p w14:paraId="6AF69232" w14:textId="77777777" w:rsidR="00CE7EDD" w:rsidRDefault="00CE7EDD" w:rsidP="000B3A6E">
            <w:r>
              <w:t>Formål</w:t>
            </w:r>
          </w:p>
        </w:tc>
        <w:tc>
          <w:tcPr>
            <w:tcW w:w="7526" w:type="dxa"/>
          </w:tcPr>
          <w:p w14:paraId="10536FDE" w14:textId="1B09E0CA" w:rsidR="00CE7EDD" w:rsidRDefault="000B3A6E" w:rsidP="000B3A6E">
            <w:pPr>
              <w:cnfStyle w:val="000000000000" w:firstRow="0" w:lastRow="0" w:firstColumn="0" w:lastColumn="0" w:oddVBand="0" w:evenVBand="0" w:oddHBand="0" w:evenHBand="0" w:firstRowFirstColumn="0" w:firstRowLastColumn="0" w:lastRowFirstColumn="0" w:lastRowLastColumn="0"/>
            </w:pPr>
            <w:r>
              <w:t>At finde ture som matcher et id, registrerings nummer eller brugernavn</w:t>
            </w:r>
          </w:p>
        </w:tc>
      </w:tr>
      <w:tr w:rsidR="00CE7EDD" w14:paraId="23B71B86" w14:textId="77777777" w:rsidTr="00E118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825" w:type="dxa"/>
          </w:tcPr>
          <w:p w14:paraId="0B48C26F" w14:textId="77777777" w:rsidR="00CE7EDD" w:rsidRDefault="00CE7EDD" w:rsidP="000B3A6E">
            <w:r>
              <w:t>Aktører</w:t>
            </w:r>
          </w:p>
        </w:tc>
        <w:tc>
          <w:tcPr>
            <w:tcW w:w="7526" w:type="dxa"/>
          </w:tcPr>
          <w:p w14:paraId="0157E349" w14:textId="77777777" w:rsidR="00CE7EDD" w:rsidRDefault="00CE7EDD" w:rsidP="000B3A6E">
            <w:pPr>
              <w:cnfStyle w:val="000000100000" w:firstRow="0" w:lastRow="0" w:firstColumn="0" w:lastColumn="0" w:oddVBand="0" w:evenVBand="0" w:oddHBand="1" w:evenHBand="0" w:firstRowFirstColumn="0" w:firstRowLastColumn="0" w:lastRowFirstColumn="0" w:lastRowLastColumn="0"/>
            </w:pPr>
            <w:r>
              <w:t>Bruger</w:t>
            </w:r>
          </w:p>
        </w:tc>
      </w:tr>
      <w:tr w:rsidR="00CE7EDD" w14:paraId="62D4681C" w14:textId="77777777" w:rsidTr="00E118CA">
        <w:trPr>
          <w:trHeight w:val="432"/>
        </w:trPr>
        <w:tc>
          <w:tcPr>
            <w:cnfStyle w:val="001000000000" w:firstRow="0" w:lastRow="0" w:firstColumn="1" w:lastColumn="0" w:oddVBand="0" w:evenVBand="0" w:oddHBand="0" w:evenHBand="0" w:firstRowFirstColumn="0" w:firstRowLastColumn="0" w:lastRowFirstColumn="0" w:lastRowLastColumn="0"/>
            <w:tcW w:w="1825" w:type="dxa"/>
          </w:tcPr>
          <w:p w14:paraId="42A79968" w14:textId="77777777" w:rsidR="00CE7EDD" w:rsidRDefault="00CE7EDD" w:rsidP="000B3A6E">
            <w:r>
              <w:t>Frekvens</w:t>
            </w:r>
          </w:p>
        </w:tc>
        <w:tc>
          <w:tcPr>
            <w:tcW w:w="7526" w:type="dxa"/>
          </w:tcPr>
          <w:p w14:paraId="32B4F2D3" w14:textId="6D2A5987" w:rsidR="00CE7EDD" w:rsidRDefault="00CE7EDD" w:rsidP="00537EF2">
            <w:pPr>
              <w:cnfStyle w:val="000000000000" w:firstRow="0" w:lastRow="0" w:firstColumn="0" w:lastColumn="0" w:oddVBand="0" w:evenVBand="0" w:oddHBand="0" w:evenHBand="0" w:firstRowFirstColumn="0" w:firstRowLastColumn="0" w:lastRowFirstColumn="0" w:lastRowLastColumn="0"/>
            </w:pPr>
            <w:r>
              <w:t xml:space="preserve">Hver gang </w:t>
            </w:r>
            <w:r w:rsidR="00537EF2">
              <w:t>aktøren</w:t>
            </w:r>
            <w:r w:rsidR="000B3A6E">
              <w:t xml:space="preserve"> trykker på ’Search’ knappen</w:t>
            </w:r>
          </w:p>
        </w:tc>
      </w:tr>
      <w:tr w:rsidR="00CE7EDD" w14:paraId="13388251" w14:textId="77777777" w:rsidTr="00E118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825" w:type="dxa"/>
          </w:tcPr>
          <w:p w14:paraId="09AAE3C0" w14:textId="77777777" w:rsidR="00CE7EDD" w:rsidRDefault="00CE7EDD" w:rsidP="000B3A6E">
            <w:r>
              <w:t>Startbetingelser</w:t>
            </w:r>
          </w:p>
        </w:tc>
        <w:tc>
          <w:tcPr>
            <w:tcW w:w="7526" w:type="dxa"/>
          </w:tcPr>
          <w:p w14:paraId="3E7B1745" w14:textId="1B7B2C2E" w:rsidR="00CE7EDD" w:rsidRDefault="000B3A6E" w:rsidP="000B3A6E">
            <w:pPr>
              <w:cnfStyle w:val="000000100000" w:firstRow="0" w:lastRow="0" w:firstColumn="0" w:lastColumn="0" w:oddVBand="0" w:evenVBand="0" w:oddHBand="1" w:evenHBand="0" w:firstRowFirstColumn="0" w:firstRowLastColumn="0" w:lastRowFirstColumn="0" w:lastRowLastColumn="0"/>
            </w:pPr>
            <w:r>
              <w:t>Aktøren er logget ind og hoved vinduet er kommet frem</w:t>
            </w:r>
          </w:p>
        </w:tc>
      </w:tr>
      <w:tr w:rsidR="00CE7EDD" w14:paraId="6DA51D40" w14:textId="77777777" w:rsidTr="00E118CA">
        <w:trPr>
          <w:trHeight w:val="432"/>
        </w:trPr>
        <w:tc>
          <w:tcPr>
            <w:cnfStyle w:val="001000000000" w:firstRow="0" w:lastRow="0" w:firstColumn="1" w:lastColumn="0" w:oddVBand="0" w:evenVBand="0" w:oddHBand="0" w:evenHBand="0" w:firstRowFirstColumn="0" w:firstRowLastColumn="0" w:lastRowFirstColumn="0" w:lastRowLastColumn="0"/>
            <w:tcW w:w="1825" w:type="dxa"/>
          </w:tcPr>
          <w:p w14:paraId="79EC2581" w14:textId="77777777" w:rsidR="00CE7EDD" w:rsidRDefault="00CE7EDD" w:rsidP="000B3A6E">
            <w:r>
              <w:t>Beskrivelse</w:t>
            </w:r>
          </w:p>
        </w:tc>
        <w:tc>
          <w:tcPr>
            <w:tcW w:w="7526" w:type="dxa"/>
          </w:tcPr>
          <w:p w14:paraId="1A2DD885" w14:textId="1BDACF6D" w:rsidR="000B3A6E" w:rsidRDefault="000B3A6E" w:rsidP="000E5854">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 xml:space="preserve">(Valgfrit) Indtast </w:t>
            </w:r>
            <w:r w:rsidR="000E5854">
              <w:t>søgeord i søgefeltet</w:t>
            </w:r>
          </w:p>
          <w:p w14:paraId="7367BC06" w14:textId="37F78D74" w:rsidR="00CE7EDD" w:rsidRDefault="000B3A6E" w:rsidP="000E5854">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Tryk på ’Search’ knappen</w:t>
            </w:r>
          </w:p>
        </w:tc>
      </w:tr>
      <w:tr w:rsidR="00CE7EDD" w14:paraId="74C2B82B" w14:textId="77777777" w:rsidTr="00E118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825" w:type="dxa"/>
          </w:tcPr>
          <w:p w14:paraId="72600FD1" w14:textId="77777777" w:rsidR="00CE7EDD" w:rsidRDefault="00CE7EDD" w:rsidP="000B3A6E">
            <w:r>
              <w:t>Undtagelser</w:t>
            </w:r>
          </w:p>
        </w:tc>
        <w:tc>
          <w:tcPr>
            <w:tcW w:w="7526" w:type="dxa"/>
          </w:tcPr>
          <w:p w14:paraId="6A4BB098" w14:textId="316FC97A" w:rsidR="00CE7EDD" w:rsidRDefault="000E5854" w:rsidP="000B3A6E">
            <w:pPr>
              <w:cnfStyle w:val="000000100000" w:firstRow="0" w:lastRow="0" w:firstColumn="0" w:lastColumn="0" w:oddVBand="0" w:evenVBand="0" w:oddHBand="1" w:evenHBand="0" w:firstRowFirstColumn="0" w:firstRowLastColumn="0" w:lastRowFirstColumn="0" w:lastRowLastColumn="0"/>
            </w:pPr>
            <w:r w:rsidRPr="000E5854">
              <w:rPr>
                <w:i/>
              </w:rPr>
              <w:t>Ingen</w:t>
            </w:r>
          </w:p>
        </w:tc>
      </w:tr>
      <w:tr w:rsidR="000B3A6E" w14:paraId="350948C4" w14:textId="77777777" w:rsidTr="00E118CA">
        <w:trPr>
          <w:trHeight w:val="432"/>
        </w:trPr>
        <w:tc>
          <w:tcPr>
            <w:cnfStyle w:val="001000000000" w:firstRow="0" w:lastRow="0" w:firstColumn="1" w:lastColumn="0" w:oddVBand="0" w:evenVBand="0" w:oddHBand="0" w:evenHBand="0" w:firstRowFirstColumn="0" w:firstRowLastColumn="0" w:lastRowFirstColumn="0" w:lastRowLastColumn="0"/>
            <w:tcW w:w="1825" w:type="dxa"/>
          </w:tcPr>
          <w:p w14:paraId="0758F707" w14:textId="75286F53" w:rsidR="000B3A6E" w:rsidRDefault="000B3A6E" w:rsidP="000B3A6E">
            <w:r>
              <w:t>Sluttilstand</w:t>
            </w:r>
          </w:p>
        </w:tc>
        <w:tc>
          <w:tcPr>
            <w:tcW w:w="7526" w:type="dxa"/>
          </w:tcPr>
          <w:p w14:paraId="7B097638" w14:textId="100F3955" w:rsidR="000B3A6E" w:rsidRDefault="000B3A6E" w:rsidP="000B3A6E">
            <w:pPr>
              <w:cnfStyle w:val="000000000000" w:firstRow="0" w:lastRow="0" w:firstColumn="0" w:lastColumn="0" w:oddVBand="0" w:evenVBand="0" w:oddHBand="0" w:evenHBand="0" w:firstRowFirstColumn="0" w:firstRowLastColumn="0" w:lastRowFirstColumn="0" w:lastRowLastColumn="0"/>
            </w:pPr>
            <w:r>
              <w:t>Nye ture bliver hentet og vist i vinduet</w:t>
            </w:r>
          </w:p>
        </w:tc>
      </w:tr>
      <w:tr w:rsidR="00E118CA" w14:paraId="3C45F52B" w14:textId="77777777" w:rsidTr="00E118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825" w:type="dxa"/>
          </w:tcPr>
          <w:p w14:paraId="38329E01" w14:textId="77777777" w:rsidR="00E118CA" w:rsidRDefault="00E118CA" w:rsidP="00310A7D">
            <w:r>
              <w:t>Referencer</w:t>
            </w:r>
          </w:p>
        </w:tc>
        <w:tc>
          <w:tcPr>
            <w:tcW w:w="7526" w:type="dxa"/>
          </w:tcPr>
          <w:p w14:paraId="08E46010" w14:textId="53F39AF1" w:rsidR="00E118CA" w:rsidRDefault="00E118CA" w:rsidP="00E118CA">
            <w:pPr>
              <w:cnfStyle w:val="000000100000" w:firstRow="0" w:lastRow="0" w:firstColumn="0" w:lastColumn="0" w:oddVBand="0" w:evenVBand="0" w:oddHBand="1" w:evenHBand="0" w:firstRowFirstColumn="0" w:firstRowLastColumn="0" w:lastRowFirstColumn="0" w:lastRowLastColumn="0"/>
            </w:pPr>
            <w:r>
              <w:t xml:space="preserve">Se kildekode under </w:t>
            </w:r>
            <w:r>
              <w:fldChar w:fldCharType="begin"/>
            </w:r>
            <w:r>
              <w:instrText xml:space="preserve"> REF _Ref485807467 \h  \* MERGEFORMAT </w:instrText>
            </w:r>
            <w:r>
              <w:fldChar w:fldCharType="separate"/>
            </w:r>
            <w:r w:rsidR="00C12CD0" w:rsidRPr="000D69F4">
              <w:t>1.1.7 – SearchBtn_OnClick</w:t>
            </w:r>
            <w:r>
              <w:fldChar w:fldCharType="end"/>
            </w:r>
          </w:p>
        </w:tc>
      </w:tr>
    </w:tbl>
    <w:p w14:paraId="74EB797F" w14:textId="77777777" w:rsidR="000E5854" w:rsidRDefault="000E5854" w:rsidP="000E5854">
      <w:pPr>
        <w:pStyle w:val="Code"/>
      </w:pPr>
    </w:p>
    <w:tbl>
      <w:tblPr>
        <w:tblStyle w:val="GridTable3-Accent6"/>
        <w:tblW w:w="0" w:type="auto"/>
        <w:tblInd w:w="5" w:type="dxa"/>
        <w:tblLook w:val="0480" w:firstRow="0" w:lastRow="0" w:firstColumn="1" w:lastColumn="0" w:noHBand="0" w:noVBand="1"/>
      </w:tblPr>
      <w:tblGrid>
        <w:gridCol w:w="1825"/>
        <w:gridCol w:w="7526"/>
      </w:tblGrid>
      <w:tr w:rsidR="000E5854" w14:paraId="3A67DAE0" w14:textId="77777777" w:rsidTr="00E118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825" w:type="dxa"/>
          </w:tcPr>
          <w:p w14:paraId="76241F51" w14:textId="77777777" w:rsidR="000E5854" w:rsidRDefault="000E5854" w:rsidP="00537EF2">
            <w:r>
              <w:t>Titel</w:t>
            </w:r>
          </w:p>
        </w:tc>
        <w:tc>
          <w:tcPr>
            <w:tcW w:w="7526" w:type="dxa"/>
          </w:tcPr>
          <w:p w14:paraId="62D25731" w14:textId="77777777" w:rsidR="000E5854" w:rsidRDefault="000E5854" w:rsidP="00537EF2">
            <w:pPr>
              <w:cnfStyle w:val="000000100000" w:firstRow="0" w:lastRow="0" w:firstColumn="0" w:lastColumn="0" w:oddVBand="0" w:evenVBand="0" w:oddHBand="1" w:evenHBand="0" w:firstRowFirstColumn="0" w:firstRowLastColumn="0" w:lastRowFirstColumn="0" w:lastRowLastColumn="0"/>
            </w:pPr>
            <w:r>
              <w:t>Detaljeret visning af tur</w:t>
            </w:r>
          </w:p>
        </w:tc>
      </w:tr>
      <w:tr w:rsidR="000E5854" w14:paraId="5FE3E154" w14:textId="77777777" w:rsidTr="00E118CA">
        <w:trPr>
          <w:trHeight w:val="432"/>
        </w:trPr>
        <w:tc>
          <w:tcPr>
            <w:cnfStyle w:val="001000000000" w:firstRow="0" w:lastRow="0" w:firstColumn="1" w:lastColumn="0" w:oddVBand="0" w:evenVBand="0" w:oddHBand="0" w:evenHBand="0" w:firstRowFirstColumn="0" w:firstRowLastColumn="0" w:lastRowFirstColumn="0" w:lastRowLastColumn="0"/>
            <w:tcW w:w="1825" w:type="dxa"/>
          </w:tcPr>
          <w:p w14:paraId="3D44A8AE" w14:textId="77777777" w:rsidR="000E5854" w:rsidRDefault="000E5854" w:rsidP="00537EF2">
            <w:r>
              <w:t>Formål</w:t>
            </w:r>
          </w:p>
        </w:tc>
        <w:tc>
          <w:tcPr>
            <w:tcW w:w="7526" w:type="dxa"/>
          </w:tcPr>
          <w:p w14:paraId="0E07E4DE" w14:textId="77777777" w:rsidR="000E5854" w:rsidRDefault="000E5854" w:rsidP="00537EF2">
            <w:pPr>
              <w:cnfStyle w:val="000000000000" w:firstRow="0" w:lastRow="0" w:firstColumn="0" w:lastColumn="0" w:oddVBand="0" w:evenVBand="0" w:oddHBand="0" w:evenHBand="0" w:firstRowFirstColumn="0" w:firstRowLastColumn="0" w:lastRowFirstColumn="0" w:lastRowLastColumn="0"/>
            </w:pPr>
            <w:r>
              <w:t>At vise turen der blev klikket på i fuldskærm så der er plads til flere detaljer</w:t>
            </w:r>
          </w:p>
        </w:tc>
      </w:tr>
      <w:tr w:rsidR="000E5854" w14:paraId="10D5E19C" w14:textId="77777777" w:rsidTr="00E118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825" w:type="dxa"/>
          </w:tcPr>
          <w:p w14:paraId="444834B3" w14:textId="77777777" w:rsidR="000E5854" w:rsidRDefault="000E5854" w:rsidP="00537EF2">
            <w:r>
              <w:t>Aktører</w:t>
            </w:r>
          </w:p>
        </w:tc>
        <w:tc>
          <w:tcPr>
            <w:tcW w:w="7526" w:type="dxa"/>
          </w:tcPr>
          <w:p w14:paraId="211A810F" w14:textId="77777777" w:rsidR="000E5854" w:rsidRDefault="000E5854" w:rsidP="00537EF2">
            <w:pPr>
              <w:cnfStyle w:val="000000100000" w:firstRow="0" w:lastRow="0" w:firstColumn="0" w:lastColumn="0" w:oddVBand="0" w:evenVBand="0" w:oddHBand="1" w:evenHBand="0" w:firstRowFirstColumn="0" w:firstRowLastColumn="0" w:lastRowFirstColumn="0" w:lastRowLastColumn="0"/>
            </w:pPr>
            <w:r>
              <w:t>Bruger</w:t>
            </w:r>
          </w:p>
        </w:tc>
      </w:tr>
      <w:tr w:rsidR="000E5854" w14:paraId="3B7C6328" w14:textId="77777777" w:rsidTr="00E118CA">
        <w:trPr>
          <w:trHeight w:val="432"/>
        </w:trPr>
        <w:tc>
          <w:tcPr>
            <w:cnfStyle w:val="001000000000" w:firstRow="0" w:lastRow="0" w:firstColumn="1" w:lastColumn="0" w:oddVBand="0" w:evenVBand="0" w:oddHBand="0" w:evenHBand="0" w:firstRowFirstColumn="0" w:firstRowLastColumn="0" w:lastRowFirstColumn="0" w:lastRowLastColumn="0"/>
            <w:tcW w:w="1825" w:type="dxa"/>
          </w:tcPr>
          <w:p w14:paraId="783CEA3F" w14:textId="77777777" w:rsidR="000E5854" w:rsidRDefault="000E5854" w:rsidP="00537EF2">
            <w:r>
              <w:t>Frekvens</w:t>
            </w:r>
          </w:p>
        </w:tc>
        <w:tc>
          <w:tcPr>
            <w:tcW w:w="7526" w:type="dxa"/>
          </w:tcPr>
          <w:p w14:paraId="53F36527" w14:textId="77777777" w:rsidR="000E5854" w:rsidRDefault="000E5854" w:rsidP="00537EF2">
            <w:pPr>
              <w:cnfStyle w:val="000000000000" w:firstRow="0" w:lastRow="0" w:firstColumn="0" w:lastColumn="0" w:oddVBand="0" w:evenVBand="0" w:oddHBand="0" w:evenHBand="0" w:firstRowFirstColumn="0" w:firstRowLastColumn="0" w:lastRowFirstColumn="0" w:lastRowLastColumn="0"/>
            </w:pPr>
            <w:r>
              <w:t>Når aktøren klikker på en TripTile</w:t>
            </w:r>
          </w:p>
        </w:tc>
      </w:tr>
      <w:tr w:rsidR="000E5854" w14:paraId="66335B0B" w14:textId="77777777" w:rsidTr="00E118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825" w:type="dxa"/>
          </w:tcPr>
          <w:p w14:paraId="2DF4D524" w14:textId="77777777" w:rsidR="000E5854" w:rsidRDefault="000E5854" w:rsidP="00537EF2">
            <w:r>
              <w:t>Startbetingelser</w:t>
            </w:r>
          </w:p>
        </w:tc>
        <w:tc>
          <w:tcPr>
            <w:tcW w:w="7526" w:type="dxa"/>
          </w:tcPr>
          <w:p w14:paraId="24A1973A" w14:textId="77777777" w:rsidR="000E5854" w:rsidRDefault="000E5854" w:rsidP="00537EF2">
            <w:pPr>
              <w:cnfStyle w:val="000000100000" w:firstRow="0" w:lastRow="0" w:firstColumn="0" w:lastColumn="0" w:oddVBand="0" w:evenVBand="0" w:oddHBand="1" w:evenHBand="0" w:firstRowFirstColumn="0" w:firstRowLastColumn="0" w:lastRowFirstColumn="0" w:lastRowLastColumn="0"/>
            </w:pPr>
            <w:r>
              <w:t>Aktøren er logget ind og at hoved vinduet har indlæst ture fra databasen</w:t>
            </w:r>
          </w:p>
        </w:tc>
      </w:tr>
      <w:tr w:rsidR="000E5854" w14:paraId="099DD3C1" w14:textId="77777777" w:rsidTr="00E118CA">
        <w:trPr>
          <w:trHeight w:val="432"/>
        </w:trPr>
        <w:tc>
          <w:tcPr>
            <w:cnfStyle w:val="001000000000" w:firstRow="0" w:lastRow="0" w:firstColumn="1" w:lastColumn="0" w:oddVBand="0" w:evenVBand="0" w:oddHBand="0" w:evenHBand="0" w:firstRowFirstColumn="0" w:firstRowLastColumn="0" w:lastRowFirstColumn="0" w:lastRowLastColumn="0"/>
            <w:tcW w:w="1825" w:type="dxa"/>
          </w:tcPr>
          <w:p w14:paraId="5B38A011" w14:textId="77777777" w:rsidR="000E5854" w:rsidRDefault="000E5854" w:rsidP="00537EF2">
            <w:r>
              <w:t>Beskrivelse</w:t>
            </w:r>
          </w:p>
        </w:tc>
        <w:tc>
          <w:tcPr>
            <w:tcW w:w="7526" w:type="dxa"/>
          </w:tcPr>
          <w:p w14:paraId="26619BAC" w14:textId="77777777" w:rsidR="000E5854" w:rsidRDefault="000E5854" w:rsidP="00537EF2">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Tryk på en TripTile</w:t>
            </w:r>
          </w:p>
        </w:tc>
      </w:tr>
      <w:tr w:rsidR="000E5854" w:rsidRPr="000E5854" w14:paraId="50F1759A" w14:textId="77777777" w:rsidTr="00E118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825" w:type="dxa"/>
          </w:tcPr>
          <w:p w14:paraId="06D1446B" w14:textId="77777777" w:rsidR="000E5854" w:rsidRDefault="000E5854" w:rsidP="00537EF2">
            <w:r>
              <w:t>Undtagelser</w:t>
            </w:r>
          </w:p>
        </w:tc>
        <w:tc>
          <w:tcPr>
            <w:tcW w:w="7526" w:type="dxa"/>
          </w:tcPr>
          <w:p w14:paraId="253A8448" w14:textId="73C0176D" w:rsidR="000E5854" w:rsidRPr="000E5854" w:rsidRDefault="000E59D4" w:rsidP="00537EF2">
            <w:pPr>
              <w:cnfStyle w:val="000000100000" w:firstRow="0" w:lastRow="0" w:firstColumn="0" w:lastColumn="0" w:oddVBand="0" w:evenVBand="0" w:oddHBand="1" w:evenHBand="0" w:firstRowFirstColumn="0" w:firstRowLastColumn="0" w:lastRowFirstColumn="0" w:lastRowLastColumn="0"/>
              <w:rPr>
                <w:i/>
              </w:rPr>
            </w:pPr>
            <w:r>
              <w:t>Hvis der</w:t>
            </w:r>
            <w:r w:rsidR="000E5854">
              <w:t xml:space="preserve"> allerede er åbnet en tur i fuldskærm</w:t>
            </w:r>
          </w:p>
        </w:tc>
      </w:tr>
      <w:tr w:rsidR="000E5854" w14:paraId="7AFD9E82" w14:textId="77777777" w:rsidTr="00E118CA">
        <w:trPr>
          <w:trHeight w:val="432"/>
        </w:trPr>
        <w:tc>
          <w:tcPr>
            <w:cnfStyle w:val="001000000000" w:firstRow="0" w:lastRow="0" w:firstColumn="1" w:lastColumn="0" w:oddVBand="0" w:evenVBand="0" w:oddHBand="0" w:evenHBand="0" w:firstRowFirstColumn="0" w:firstRowLastColumn="0" w:lastRowFirstColumn="0" w:lastRowLastColumn="0"/>
            <w:tcW w:w="1825" w:type="dxa"/>
          </w:tcPr>
          <w:p w14:paraId="5A397EAB" w14:textId="77777777" w:rsidR="000E5854" w:rsidRDefault="000E5854" w:rsidP="00537EF2">
            <w:r>
              <w:t>Sluttilstand</w:t>
            </w:r>
          </w:p>
        </w:tc>
        <w:tc>
          <w:tcPr>
            <w:tcW w:w="7526" w:type="dxa"/>
          </w:tcPr>
          <w:p w14:paraId="6ABD4B46" w14:textId="77777777" w:rsidR="000E5854" w:rsidRDefault="000E5854" w:rsidP="00537EF2">
            <w:pPr>
              <w:cnfStyle w:val="000000000000" w:firstRow="0" w:lastRow="0" w:firstColumn="0" w:lastColumn="0" w:oddVBand="0" w:evenVBand="0" w:oddHBand="0" w:evenHBand="0" w:firstRowFirstColumn="0" w:firstRowLastColumn="0" w:lastRowFirstColumn="0" w:lastRowLastColumn="0"/>
            </w:pPr>
            <w:r>
              <w:t>Vinduet maksimeres og ruten bliver indlæst på et stort kort</w:t>
            </w:r>
          </w:p>
        </w:tc>
      </w:tr>
      <w:tr w:rsidR="00E118CA" w14:paraId="7A32ED6E" w14:textId="77777777" w:rsidTr="00E118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825" w:type="dxa"/>
          </w:tcPr>
          <w:p w14:paraId="0C331DBB" w14:textId="57E140A5" w:rsidR="00E118CA" w:rsidRDefault="00E118CA" w:rsidP="00537EF2">
            <w:r>
              <w:t>Referencer</w:t>
            </w:r>
          </w:p>
        </w:tc>
        <w:tc>
          <w:tcPr>
            <w:tcW w:w="7526" w:type="dxa"/>
          </w:tcPr>
          <w:p w14:paraId="200851B2" w14:textId="0F7082F7" w:rsidR="00E118CA" w:rsidRDefault="00E118CA" w:rsidP="00E118CA">
            <w:pPr>
              <w:cnfStyle w:val="000000100000" w:firstRow="0" w:lastRow="0" w:firstColumn="0" w:lastColumn="0" w:oddVBand="0" w:evenVBand="0" w:oddHBand="1" w:evenHBand="0" w:firstRowFirstColumn="0" w:firstRowLastColumn="0" w:lastRowFirstColumn="0" w:lastRowLastColumn="0"/>
            </w:pPr>
            <w:r>
              <w:t xml:space="preserve">Se kildekode under </w:t>
            </w:r>
            <w:r>
              <w:fldChar w:fldCharType="begin"/>
            </w:r>
            <w:r>
              <w:instrText xml:space="preserve"> REF _Ref485807133 \h  \* MERGEFORMAT </w:instrText>
            </w:r>
            <w:r>
              <w:fldChar w:fldCharType="separate"/>
            </w:r>
            <w:r w:rsidR="00C12CD0">
              <w:rPr>
                <w:lang w:val="en-US"/>
              </w:rPr>
              <w:t xml:space="preserve">1.1.8 - </w:t>
            </w:r>
            <w:r w:rsidR="00C12CD0" w:rsidRPr="00A537CB">
              <w:rPr>
                <w:lang w:val="en-US"/>
              </w:rPr>
              <w:t>TripItemsControl_OnMouseLeftButtonUp</w:t>
            </w:r>
            <w:r>
              <w:fldChar w:fldCharType="end"/>
            </w:r>
          </w:p>
        </w:tc>
      </w:tr>
    </w:tbl>
    <w:p w14:paraId="00FFCC11" w14:textId="251CB008" w:rsidR="000E5854" w:rsidRDefault="000E5854" w:rsidP="000E5854">
      <w:pPr>
        <w:pStyle w:val="Code"/>
      </w:pPr>
    </w:p>
    <w:tbl>
      <w:tblPr>
        <w:tblStyle w:val="GridTable3-Accent6"/>
        <w:tblW w:w="0" w:type="auto"/>
        <w:tblInd w:w="5" w:type="dxa"/>
        <w:tblLook w:val="0480" w:firstRow="0" w:lastRow="0" w:firstColumn="1" w:lastColumn="0" w:noHBand="0" w:noVBand="1"/>
      </w:tblPr>
      <w:tblGrid>
        <w:gridCol w:w="1825"/>
        <w:gridCol w:w="7526"/>
      </w:tblGrid>
      <w:tr w:rsidR="000E5854" w14:paraId="6CB51D0F" w14:textId="77777777" w:rsidTr="00E118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825" w:type="dxa"/>
          </w:tcPr>
          <w:p w14:paraId="70445102" w14:textId="77777777" w:rsidR="000E5854" w:rsidRDefault="000E5854" w:rsidP="00537EF2">
            <w:r>
              <w:t>Titel</w:t>
            </w:r>
          </w:p>
        </w:tc>
        <w:tc>
          <w:tcPr>
            <w:tcW w:w="7526" w:type="dxa"/>
          </w:tcPr>
          <w:p w14:paraId="07E4B9B6" w14:textId="0023605F" w:rsidR="000E5854" w:rsidRDefault="000E5854" w:rsidP="000E5854">
            <w:pPr>
              <w:cnfStyle w:val="000000100000" w:firstRow="0" w:lastRow="0" w:firstColumn="0" w:lastColumn="0" w:oddVBand="0" w:evenVBand="0" w:oddHBand="1" w:evenHBand="0" w:firstRowFirstColumn="0" w:firstRowLastColumn="0" w:lastRowFirstColumn="0" w:lastRowLastColumn="0"/>
            </w:pPr>
            <w:r>
              <w:t xml:space="preserve">Returner til </w:t>
            </w:r>
            <w:r w:rsidR="000E59D4">
              <w:t>simplificeret oversigt af ture</w:t>
            </w:r>
          </w:p>
        </w:tc>
      </w:tr>
      <w:tr w:rsidR="000E5854" w14:paraId="05A49533" w14:textId="77777777" w:rsidTr="00E118CA">
        <w:trPr>
          <w:trHeight w:val="432"/>
        </w:trPr>
        <w:tc>
          <w:tcPr>
            <w:cnfStyle w:val="001000000000" w:firstRow="0" w:lastRow="0" w:firstColumn="1" w:lastColumn="0" w:oddVBand="0" w:evenVBand="0" w:oddHBand="0" w:evenHBand="0" w:firstRowFirstColumn="0" w:firstRowLastColumn="0" w:lastRowFirstColumn="0" w:lastRowLastColumn="0"/>
            <w:tcW w:w="1825" w:type="dxa"/>
          </w:tcPr>
          <w:p w14:paraId="7B28AD26" w14:textId="77777777" w:rsidR="000E5854" w:rsidRDefault="000E5854" w:rsidP="00537EF2">
            <w:r>
              <w:t>Formål</w:t>
            </w:r>
          </w:p>
        </w:tc>
        <w:tc>
          <w:tcPr>
            <w:tcW w:w="7526" w:type="dxa"/>
          </w:tcPr>
          <w:p w14:paraId="62878FCD" w14:textId="7A6CD33B" w:rsidR="000E5854" w:rsidRDefault="000E5854" w:rsidP="00537EF2">
            <w:pPr>
              <w:cnfStyle w:val="000000000000" w:firstRow="0" w:lastRow="0" w:firstColumn="0" w:lastColumn="0" w:oddVBand="0" w:evenVBand="0" w:oddHBand="0" w:evenHBand="0" w:firstRowFirstColumn="0" w:firstRowLastColumn="0" w:lastRowFirstColumn="0" w:lastRowLastColumn="0"/>
            </w:pPr>
            <w:r>
              <w:t xml:space="preserve">At </w:t>
            </w:r>
            <w:r w:rsidR="00537EF2">
              <w:t>gå tilbage til oversigt af ture</w:t>
            </w:r>
            <w:r w:rsidR="00825083">
              <w:t xml:space="preserve"> og indlæse de samme TripTiles som blev vist sidste gang</w:t>
            </w:r>
          </w:p>
        </w:tc>
      </w:tr>
      <w:tr w:rsidR="000E5854" w14:paraId="56ACC126" w14:textId="77777777" w:rsidTr="00E118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825" w:type="dxa"/>
          </w:tcPr>
          <w:p w14:paraId="15FC8452" w14:textId="77777777" w:rsidR="000E5854" w:rsidRDefault="000E5854" w:rsidP="00537EF2">
            <w:r>
              <w:t>Aktører</w:t>
            </w:r>
          </w:p>
        </w:tc>
        <w:tc>
          <w:tcPr>
            <w:tcW w:w="7526" w:type="dxa"/>
          </w:tcPr>
          <w:p w14:paraId="136CF983" w14:textId="77777777" w:rsidR="000E5854" w:rsidRDefault="000E5854" w:rsidP="00537EF2">
            <w:pPr>
              <w:cnfStyle w:val="000000100000" w:firstRow="0" w:lastRow="0" w:firstColumn="0" w:lastColumn="0" w:oddVBand="0" w:evenVBand="0" w:oddHBand="1" w:evenHBand="0" w:firstRowFirstColumn="0" w:firstRowLastColumn="0" w:lastRowFirstColumn="0" w:lastRowLastColumn="0"/>
            </w:pPr>
            <w:r>
              <w:t>Bruger</w:t>
            </w:r>
          </w:p>
        </w:tc>
      </w:tr>
      <w:tr w:rsidR="000E5854" w14:paraId="54F42DCD" w14:textId="77777777" w:rsidTr="00E118CA">
        <w:trPr>
          <w:trHeight w:val="432"/>
        </w:trPr>
        <w:tc>
          <w:tcPr>
            <w:cnfStyle w:val="001000000000" w:firstRow="0" w:lastRow="0" w:firstColumn="1" w:lastColumn="0" w:oddVBand="0" w:evenVBand="0" w:oddHBand="0" w:evenHBand="0" w:firstRowFirstColumn="0" w:firstRowLastColumn="0" w:lastRowFirstColumn="0" w:lastRowLastColumn="0"/>
            <w:tcW w:w="1825" w:type="dxa"/>
          </w:tcPr>
          <w:p w14:paraId="3C7AAF3D" w14:textId="77777777" w:rsidR="000E5854" w:rsidRDefault="000E5854" w:rsidP="00537EF2">
            <w:r>
              <w:t>Frekvens</w:t>
            </w:r>
          </w:p>
        </w:tc>
        <w:tc>
          <w:tcPr>
            <w:tcW w:w="7526" w:type="dxa"/>
          </w:tcPr>
          <w:p w14:paraId="49A1883B" w14:textId="4DEC00EB" w:rsidR="000E5854" w:rsidRDefault="00537EF2" w:rsidP="00537EF2">
            <w:pPr>
              <w:cnfStyle w:val="000000000000" w:firstRow="0" w:lastRow="0" w:firstColumn="0" w:lastColumn="0" w:oddVBand="0" w:evenVBand="0" w:oddHBand="0" w:evenHBand="0" w:firstRowFirstColumn="0" w:firstRowLastColumn="0" w:lastRowFirstColumn="0" w:lastRowLastColumn="0"/>
            </w:pPr>
            <w:r>
              <w:t>Når aktøren</w:t>
            </w:r>
            <w:r w:rsidR="000E5854">
              <w:t xml:space="preserve"> </w:t>
            </w:r>
            <w:r>
              <w:t>klikker højre klik i fuldskærms visning</w:t>
            </w:r>
          </w:p>
        </w:tc>
      </w:tr>
      <w:tr w:rsidR="000E5854" w14:paraId="57104186" w14:textId="77777777" w:rsidTr="00E118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825" w:type="dxa"/>
          </w:tcPr>
          <w:p w14:paraId="368E00AB" w14:textId="77777777" w:rsidR="000E5854" w:rsidRDefault="000E5854" w:rsidP="00537EF2">
            <w:r>
              <w:t>Startbetingelser</w:t>
            </w:r>
          </w:p>
        </w:tc>
        <w:tc>
          <w:tcPr>
            <w:tcW w:w="7526" w:type="dxa"/>
          </w:tcPr>
          <w:p w14:paraId="00BC68E1" w14:textId="05DF933E" w:rsidR="000E5854" w:rsidRDefault="000E5854" w:rsidP="00825083">
            <w:pPr>
              <w:cnfStyle w:val="000000100000" w:firstRow="0" w:lastRow="0" w:firstColumn="0" w:lastColumn="0" w:oddVBand="0" w:evenVBand="0" w:oddHBand="1" w:evenHBand="0" w:firstRowFirstColumn="0" w:firstRowLastColumn="0" w:lastRowFirstColumn="0" w:lastRowLastColumn="0"/>
            </w:pPr>
            <w:r>
              <w:t xml:space="preserve">Aktøren er logget ind og </w:t>
            </w:r>
            <w:r w:rsidR="00825083">
              <w:t>har navigeret til fuldskærms visning</w:t>
            </w:r>
          </w:p>
        </w:tc>
      </w:tr>
      <w:tr w:rsidR="000E5854" w14:paraId="3D9F385A" w14:textId="77777777" w:rsidTr="00E118CA">
        <w:trPr>
          <w:trHeight w:val="432"/>
        </w:trPr>
        <w:tc>
          <w:tcPr>
            <w:cnfStyle w:val="001000000000" w:firstRow="0" w:lastRow="0" w:firstColumn="1" w:lastColumn="0" w:oddVBand="0" w:evenVBand="0" w:oddHBand="0" w:evenHBand="0" w:firstRowFirstColumn="0" w:firstRowLastColumn="0" w:lastRowFirstColumn="0" w:lastRowLastColumn="0"/>
            <w:tcW w:w="1825" w:type="dxa"/>
          </w:tcPr>
          <w:p w14:paraId="25AE9DF4" w14:textId="77777777" w:rsidR="000E5854" w:rsidRDefault="000E5854" w:rsidP="00537EF2">
            <w:r>
              <w:t>Beskrivelse</w:t>
            </w:r>
          </w:p>
        </w:tc>
        <w:tc>
          <w:tcPr>
            <w:tcW w:w="7526" w:type="dxa"/>
          </w:tcPr>
          <w:p w14:paraId="737DD69D" w14:textId="1031B108" w:rsidR="000E5854" w:rsidRDefault="000E5854" w:rsidP="000E5854">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Højre klik i vinduet</w:t>
            </w:r>
          </w:p>
        </w:tc>
      </w:tr>
      <w:tr w:rsidR="000E5854" w14:paraId="1CA8C4CF" w14:textId="77777777" w:rsidTr="00E118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825" w:type="dxa"/>
          </w:tcPr>
          <w:p w14:paraId="20419D27" w14:textId="77777777" w:rsidR="000E5854" w:rsidRDefault="000E5854" w:rsidP="00537EF2">
            <w:r>
              <w:lastRenderedPageBreak/>
              <w:t>Undtagelser</w:t>
            </w:r>
          </w:p>
        </w:tc>
        <w:tc>
          <w:tcPr>
            <w:tcW w:w="7526" w:type="dxa"/>
          </w:tcPr>
          <w:p w14:paraId="1036AD73" w14:textId="71DC4238" w:rsidR="000E5854" w:rsidRPr="000E5854" w:rsidRDefault="000E59D4" w:rsidP="00537EF2">
            <w:pPr>
              <w:cnfStyle w:val="000000100000" w:firstRow="0" w:lastRow="0" w:firstColumn="0" w:lastColumn="0" w:oddVBand="0" w:evenVBand="0" w:oddHBand="1" w:evenHBand="0" w:firstRowFirstColumn="0" w:firstRowLastColumn="0" w:lastRowFirstColumn="0" w:lastRowLastColumn="0"/>
            </w:pPr>
            <w:r>
              <w:t>Hvis man allerede er i oversigten</w:t>
            </w:r>
          </w:p>
        </w:tc>
      </w:tr>
      <w:tr w:rsidR="000E5854" w14:paraId="43C8838B" w14:textId="77777777" w:rsidTr="00E118CA">
        <w:trPr>
          <w:trHeight w:val="432"/>
        </w:trPr>
        <w:tc>
          <w:tcPr>
            <w:cnfStyle w:val="001000000000" w:firstRow="0" w:lastRow="0" w:firstColumn="1" w:lastColumn="0" w:oddVBand="0" w:evenVBand="0" w:oddHBand="0" w:evenHBand="0" w:firstRowFirstColumn="0" w:firstRowLastColumn="0" w:lastRowFirstColumn="0" w:lastRowLastColumn="0"/>
            <w:tcW w:w="1825" w:type="dxa"/>
          </w:tcPr>
          <w:p w14:paraId="1192FD3D" w14:textId="77777777" w:rsidR="000E5854" w:rsidRDefault="000E5854" w:rsidP="00537EF2">
            <w:r>
              <w:t>Sluttilstand</w:t>
            </w:r>
          </w:p>
        </w:tc>
        <w:tc>
          <w:tcPr>
            <w:tcW w:w="7526" w:type="dxa"/>
          </w:tcPr>
          <w:p w14:paraId="4F09BDF0" w14:textId="52217983" w:rsidR="000E5854" w:rsidRDefault="00032421" w:rsidP="00537EF2">
            <w:pPr>
              <w:cnfStyle w:val="000000000000" w:firstRow="0" w:lastRow="0" w:firstColumn="0" w:lastColumn="0" w:oddVBand="0" w:evenVBand="0" w:oddHBand="0" w:evenHBand="0" w:firstRowFirstColumn="0" w:firstRowLastColumn="0" w:lastRowFirstColumn="0" w:lastRowLastColumn="0"/>
            </w:pPr>
            <w:r>
              <w:t xml:space="preserve">Vinduet returnerer til </w:t>
            </w:r>
            <w:r w:rsidR="000E59D4">
              <w:t>oversigt af ture med indlæsning af</w:t>
            </w:r>
            <w:r w:rsidR="00537EF2">
              <w:t xml:space="preserve"> TripTiles efter</w:t>
            </w:r>
            <w:r w:rsidR="000E59D4">
              <w:t xml:space="preserve"> den seneste søgning</w:t>
            </w:r>
            <w:r w:rsidR="00537EF2">
              <w:t xml:space="preserve"> fortaget</w:t>
            </w:r>
          </w:p>
        </w:tc>
      </w:tr>
      <w:tr w:rsidR="00E118CA" w14:paraId="38ED1CE7" w14:textId="77777777" w:rsidTr="00E118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825" w:type="dxa"/>
          </w:tcPr>
          <w:p w14:paraId="55EDFA4B" w14:textId="77777777" w:rsidR="00E118CA" w:rsidRDefault="00E118CA" w:rsidP="00310A7D">
            <w:r>
              <w:t>Referencer</w:t>
            </w:r>
          </w:p>
        </w:tc>
        <w:tc>
          <w:tcPr>
            <w:tcW w:w="7526" w:type="dxa"/>
          </w:tcPr>
          <w:p w14:paraId="25A7FEF7" w14:textId="00B664F5" w:rsidR="00E118CA" w:rsidRPr="00F756E7" w:rsidRDefault="00E118CA" w:rsidP="00E118CA">
            <w:pPr>
              <w:cnfStyle w:val="000000100000" w:firstRow="0" w:lastRow="0" w:firstColumn="0" w:lastColumn="0" w:oddVBand="0" w:evenVBand="0" w:oddHBand="1" w:evenHBand="0" w:firstRowFirstColumn="0" w:firstRowLastColumn="0" w:lastRowFirstColumn="0" w:lastRowLastColumn="0"/>
              <w:rPr>
                <w:lang w:val="en-US"/>
              </w:rPr>
            </w:pPr>
            <w:r>
              <w:t xml:space="preserve">Se kildekode under </w:t>
            </w:r>
            <w:r>
              <w:fldChar w:fldCharType="begin"/>
            </w:r>
            <w:r>
              <w:instrText xml:space="preserve"> REF _Ref485807430 \h  \* MERGEFORMAT </w:instrText>
            </w:r>
            <w:r>
              <w:fldChar w:fldCharType="separate"/>
            </w:r>
            <w:r w:rsidR="00C12CD0">
              <w:rPr>
                <w:lang w:val="en-US"/>
              </w:rPr>
              <w:t xml:space="preserve">1.1.9 - </w:t>
            </w:r>
            <w:r w:rsidR="00C12CD0" w:rsidRPr="00C12CD0">
              <w:t>RouteViewerMap</w:t>
            </w:r>
            <w:r w:rsidR="00C12CD0" w:rsidRPr="00A537CB">
              <w:rPr>
                <w:lang w:val="en-US"/>
              </w:rPr>
              <w:t>_OnMouseRightButtonUp</w:t>
            </w:r>
            <w:r>
              <w:fldChar w:fldCharType="end"/>
            </w:r>
          </w:p>
        </w:tc>
      </w:tr>
    </w:tbl>
    <w:p w14:paraId="2EDFAACC" w14:textId="19D6B5D8" w:rsidR="00595A03" w:rsidRDefault="00595A03" w:rsidP="00595A03">
      <w:pPr>
        <w:pStyle w:val="Heading2"/>
      </w:pPr>
      <w:bookmarkStart w:id="91" w:name="_Toc485812999"/>
      <w:bookmarkStart w:id="92" w:name="_Toc485814331"/>
      <w:r>
        <w:t>Raven-Android</w:t>
      </w:r>
      <w:bookmarkEnd w:id="91"/>
      <w:bookmarkEnd w:id="92"/>
    </w:p>
    <w:tbl>
      <w:tblPr>
        <w:tblStyle w:val="GridTable3-Accent6"/>
        <w:tblW w:w="0" w:type="auto"/>
        <w:tblInd w:w="5" w:type="dxa"/>
        <w:tblLook w:val="0480" w:firstRow="0" w:lastRow="0" w:firstColumn="1" w:lastColumn="0" w:noHBand="0" w:noVBand="1"/>
      </w:tblPr>
      <w:tblGrid>
        <w:gridCol w:w="1825"/>
        <w:gridCol w:w="7526"/>
      </w:tblGrid>
      <w:tr w:rsidR="00595A03" w14:paraId="17B70DFD" w14:textId="77777777" w:rsidTr="00E118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825" w:type="dxa"/>
          </w:tcPr>
          <w:p w14:paraId="7E97B993" w14:textId="18A1AC5C" w:rsidR="00595A03" w:rsidRDefault="00595A03" w:rsidP="00595A03">
            <w:r>
              <w:t>Titel</w:t>
            </w:r>
          </w:p>
        </w:tc>
        <w:tc>
          <w:tcPr>
            <w:tcW w:w="7526" w:type="dxa"/>
          </w:tcPr>
          <w:p w14:paraId="1DB72FF2" w14:textId="773495AD" w:rsidR="00595A03" w:rsidRDefault="00E75CC9" w:rsidP="00595A03">
            <w:pPr>
              <w:cnfStyle w:val="000000100000" w:firstRow="0" w:lastRow="0" w:firstColumn="0" w:lastColumn="0" w:oddVBand="0" w:evenVBand="0" w:oddHBand="1" w:evenHBand="0" w:firstRowFirstColumn="0" w:firstRowLastColumn="0" w:lastRowFirstColumn="0" w:lastRowLastColumn="0"/>
            </w:pPr>
            <w:r>
              <w:t>Opret forbindelse til Arduino</w:t>
            </w:r>
          </w:p>
        </w:tc>
      </w:tr>
      <w:tr w:rsidR="00595A03" w14:paraId="2B99994A" w14:textId="77777777" w:rsidTr="00E118CA">
        <w:trPr>
          <w:trHeight w:val="432"/>
        </w:trPr>
        <w:tc>
          <w:tcPr>
            <w:cnfStyle w:val="001000000000" w:firstRow="0" w:lastRow="0" w:firstColumn="1" w:lastColumn="0" w:oddVBand="0" w:evenVBand="0" w:oddHBand="0" w:evenHBand="0" w:firstRowFirstColumn="0" w:firstRowLastColumn="0" w:lastRowFirstColumn="0" w:lastRowLastColumn="0"/>
            <w:tcW w:w="1825" w:type="dxa"/>
          </w:tcPr>
          <w:p w14:paraId="64A069CA" w14:textId="4E075F08" w:rsidR="00595A03" w:rsidRDefault="00595A03" w:rsidP="00595A03">
            <w:r>
              <w:t>Formål</w:t>
            </w:r>
          </w:p>
        </w:tc>
        <w:tc>
          <w:tcPr>
            <w:tcW w:w="7526" w:type="dxa"/>
          </w:tcPr>
          <w:p w14:paraId="79076423" w14:textId="32A3D533" w:rsidR="00595A03" w:rsidRDefault="00E75CC9" w:rsidP="00595A03">
            <w:pPr>
              <w:cnfStyle w:val="000000000000" w:firstRow="0" w:lastRow="0" w:firstColumn="0" w:lastColumn="0" w:oddVBand="0" w:evenVBand="0" w:oddHBand="0" w:evenHBand="0" w:firstRowFirstColumn="0" w:firstRowLastColumn="0" w:lastRowFirstColumn="0" w:lastRowLastColumn="0"/>
            </w:pPr>
            <w:r>
              <w:t>Bluetooth forbindelse bliver skabt mellem Arduino og Android</w:t>
            </w:r>
          </w:p>
        </w:tc>
      </w:tr>
      <w:tr w:rsidR="00595A03" w14:paraId="5EFC536C" w14:textId="77777777" w:rsidTr="00E118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825" w:type="dxa"/>
          </w:tcPr>
          <w:p w14:paraId="3E9A680D" w14:textId="789D3C03" w:rsidR="00595A03" w:rsidRDefault="00595A03" w:rsidP="00595A03">
            <w:r>
              <w:t>Aktører</w:t>
            </w:r>
          </w:p>
        </w:tc>
        <w:tc>
          <w:tcPr>
            <w:tcW w:w="7526" w:type="dxa"/>
          </w:tcPr>
          <w:p w14:paraId="44968F18" w14:textId="71199A65" w:rsidR="00595A03" w:rsidRDefault="00E75CC9" w:rsidP="00595A03">
            <w:pPr>
              <w:cnfStyle w:val="000000100000" w:firstRow="0" w:lastRow="0" w:firstColumn="0" w:lastColumn="0" w:oddVBand="0" w:evenVBand="0" w:oddHBand="1" w:evenHBand="0" w:firstRowFirstColumn="0" w:firstRowLastColumn="0" w:lastRowFirstColumn="0" w:lastRowLastColumn="0"/>
            </w:pPr>
            <w:r>
              <w:t>Bruger</w:t>
            </w:r>
          </w:p>
        </w:tc>
      </w:tr>
      <w:tr w:rsidR="00595A03" w14:paraId="2B2C1E53" w14:textId="77777777" w:rsidTr="00E118CA">
        <w:trPr>
          <w:trHeight w:val="432"/>
        </w:trPr>
        <w:tc>
          <w:tcPr>
            <w:cnfStyle w:val="001000000000" w:firstRow="0" w:lastRow="0" w:firstColumn="1" w:lastColumn="0" w:oddVBand="0" w:evenVBand="0" w:oddHBand="0" w:evenHBand="0" w:firstRowFirstColumn="0" w:firstRowLastColumn="0" w:lastRowFirstColumn="0" w:lastRowLastColumn="0"/>
            <w:tcW w:w="1825" w:type="dxa"/>
          </w:tcPr>
          <w:p w14:paraId="11194FEC" w14:textId="56E1B703" w:rsidR="00595A03" w:rsidRDefault="00595A03" w:rsidP="00595A03">
            <w:r>
              <w:t>Frekvens</w:t>
            </w:r>
          </w:p>
        </w:tc>
        <w:tc>
          <w:tcPr>
            <w:tcW w:w="7526" w:type="dxa"/>
          </w:tcPr>
          <w:p w14:paraId="131BC39D" w14:textId="6B4353A0" w:rsidR="00595A03" w:rsidRDefault="00E75CC9" w:rsidP="00595A03">
            <w:pPr>
              <w:cnfStyle w:val="000000000000" w:firstRow="0" w:lastRow="0" w:firstColumn="0" w:lastColumn="0" w:oddVBand="0" w:evenVBand="0" w:oddHBand="0" w:evenHBand="0" w:firstRowFirstColumn="0" w:firstRowLastColumn="0" w:lastRowFirstColumn="0" w:lastRowLastColumn="0"/>
            </w:pPr>
            <w:r>
              <w:t>Hver gang efter en bruger har lukket appen og vil fortage en logning</w:t>
            </w:r>
          </w:p>
        </w:tc>
      </w:tr>
      <w:tr w:rsidR="00595A03" w14:paraId="62AA7DD4" w14:textId="77777777" w:rsidTr="00E118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825" w:type="dxa"/>
          </w:tcPr>
          <w:p w14:paraId="56942A25" w14:textId="7F5E8DAD" w:rsidR="00595A03" w:rsidRDefault="00595A03" w:rsidP="00595A03">
            <w:r>
              <w:t>Startbetingelser</w:t>
            </w:r>
          </w:p>
        </w:tc>
        <w:tc>
          <w:tcPr>
            <w:tcW w:w="7526" w:type="dxa"/>
          </w:tcPr>
          <w:p w14:paraId="2B4DE056" w14:textId="77777777" w:rsidR="00595A03" w:rsidRDefault="00E75CC9" w:rsidP="00E75CC9">
            <w:pPr>
              <w:cnfStyle w:val="000000100000" w:firstRow="0" w:lastRow="0" w:firstColumn="0" w:lastColumn="0" w:oddVBand="0" w:evenVBand="0" w:oddHBand="1" w:evenHBand="0" w:firstRowFirstColumn="0" w:firstRowLastColumn="0" w:lastRowFirstColumn="0" w:lastRowLastColumn="0"/>
            </w:pPr>
            <w:r>
              <w:t>Ingen aktive Bluetooth forbindelser.</w:t>
            </w:r>
          </w:p>
          <w:p w14:paraId="0D21BF09" w14:textId="5C5B59AC" w:rsidR="00E75CC9" w:rsidRDefault="00E75CC9" w:rsidP="00E75CC9">
            <w:pPr>
              <w:cnfStyle w:val="000000100000" w:firstRow="0" w:lastRow="0" w:firstColumn="0" w:lastColumn="0" w:oddVBand="0" w:evenVBand="0" w:oddHBand="1" w:evenHBand="0" w:firstRowFirstColumn="0" w:firstRowLastColumn="0" w:lastRowFirstColumn="0" w:lastRowLastColumn="0"/>
            </w:pPr>
            <w:r>
              <w:t>Arduino med Bluetooth modul i telefonens rækkevidde.</w:t>
            </w:r>
          </w:p>
        </w:tc>
      </w:tr>
      <w:tr w:rsidR="00595A03" w14:paraId="65468873" w14:textId="77777777" w:rsidTr="00E118CA">
        <w:trPr>
          <w:trHeight w:val="432"/>
        </w:trPr>
        <w:tc>
          <w:tcPr>
            <w:cnfStyle w:val="001000000000" w:firstRow="0" w:lastRow="0" w:firstColumn="1" w:lastColumn="0" w:oddVBand="0" w:evenVBand="0" w:oddHBand="0" w:evenHBand="0" w:firstRowFirstColumn="0" w:firstRowLastColumn="0" w:lastRowFirstColumn="0" w:lastRowLastColumn="0"/>
            <w:tcW w:w="1825" w:type="dxa"/>
          </w:tcPr>
          <w:p w14:paraId="41AA2BBF" w14:textId="7625AA10" w:rsidR="00595A03" w:rsidRDefault="00595A03" w:rsidP="00595A03">
            <w:r>
              <w:t>Beskrivelse</w:t>
            </w:r>
          </w:p>
        </w:tc>
        <w:tc>
          <w:tcPr>
            <w:tcW w:w="7526" w:type="dxa"/>
          </w:tcPr>
          <w:p w14:paraId="385D1049" w14:textId="28D1F2A1" w:rsidR="00595A03" w:rsidRDefault="00FA29EC" w:rsidP="005651AA">
            <w:pPr>
              <w:pStyle w:val="ListParagraph"/>
              <w:numPr>
                <w:ilvl w:val="0"/>
                <w:numId w:val="23"/>
              </w:numPr>
              <w:ind w:left="720"/>
              <w:cnfStyle w:val="000000000000" w:firstRow="0" w:lastRow="0" w:firstColumn="0" w:lastColumn="0" w:oddVBand="0" w:evenVBand="0" w:oddHBand="0" w:evenHBand="0" w:firstRowFirstColumn="0" w:firstRowLastColumn="0" w:lastRowFirstColumn="0" w:lastRowLastColumn="0"/>
            </w:pPr>
            <w:r>
              <w:t>Tryk på ”open” i MainActivity</w:t>
            </w:r>
          </w:p>
        </w:tc>
      </w:tr>
      <w:tr w:rsidR="00595A03" w14:paraId="6EBB3EEF" w14:textId="77777777" w:rsidTr="00E118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825" w:type="dxa"/>
          </w:tcPr>
          <w:p w14:paraId="5DED8C00" w14:textId="63221B30" w:rsidR="00595A03" w:rsidRDefault="00595A03" w:rsidP="00595A03">
            <w:r>
              <w:t>Undtagelser</w:t>
            </w:r>
          </w:p>
        </w:tc>
        <w:tc>
          <w:tcPr>
            <w:tcW w:w="7526" w:type="dxa"/>
          </w:tcPr>
          <w:p w14:paraId="7D20CF3C" w14:textId="48837BEB" w:rsidR="00E75CC9" w:rsidRDefault="00E75CC9" w:rsidP="00595A03">
            <w:pPr>
              <w:cnfStyle w:val="000000100000" w:firstRow="0" w:lastRow="0" w:firstColumn="0" w:lastColumn="0" w:oddVBand="0" w:evenVBand="0" w:oddHBand="1" w:evenHBand="0" w:firstRowFirstColumn="0" w:firstRowLastColumn="0" w:lastRowFirstColumn="0" w:lastRowLastColumn="0"/>
            </w:pPr>
            <w:r>
              <w:t>En forbindelse er allerede skabt.</w:t>
            </w:r>
          </w:p>
        </w:tc>
      </w:tr>
      <w:tr w:rsidR="00595A03" w14:paraId="74D8C013" w14:textId="77777777" w:rsidTr="00E118CA">
        <w:trPr>
          <w:trHeight w:val="576"/>
        </w:trPr>
        <w:tc>
          <w:tcPr>
            <w:cnfStyle w:val="001000000000" w:firstRow="0" w:lastRow="0" w:firstColumn="1" w:lastColumn="0" w:oddVBand="0" w:evenVBand="0" w:oddHBand="0" w:evenHBand="0" w:firstRowFirstColumn="0" w:firstRowLastColumn="0" w:lastRowFirstColumn="0" w:lastRowLastColumn="0"/>
            <w:tcW w:w="1825" w:type="dxa"/>
          </w:tcPr>
          <w:p w14:paraId="206A46B2" w14:textId="34889E67" w:rsidR="00595A03" w:rsidRDefault="00595A03" w:rsidP="00595A03">
            <w:r>
              <w:t>Sluttilstand</w:t>
            </w:r>
          </w:p>
        </w:tc>
        <w:tc>
          <w:tcPr>
            <w:tcW w:w="7526" w:type="dxa"/>
          </w:tcPr>
          <w:p w14:paraId="2826D57C" w14:textId="27BA2D8C" w:rsidR="00595A03" w:rsidRDefault="00E75CC9" w:rsidP="00595A03">
            <w:pPr>
              <w:cnfStyle w:val="000000000000" w:firstRow="0" w:lastRow="0" w:firstColumn="0" w:lastColumn="0" w:oddVBand="0" w:evenVBand="0" w:oddHBand="0" w:evenHBand="0" w:firstRowFirstColumn="0" w:firstRowLastColumn="0" w:lastRowFirstColumn="0" w:lastRowLastColumn="0"/>
            </w:pPr>
            <w:r>
              <w:t>En forbindelse er skabt til Arduino</w:t>
            </w:r>
          </w:p>
        </w:tc>
      </w:tr>
      <w:tr w:rsidR="00EB753D" w14:paraId="5AD3FDA4" w14:textId="77777777" w:rsidTr="00E118CA">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825" w:type="dxa"/>
          </w:tcPr>
          <w:p w14:paraId="5B89F2A6" w14:textId="7CE5171A" w:rsidR="00EB753D" w:rsidRDefault="00EB753D" w:rsidP="00595A03">
            <w:r>
              <w:t>Referencer</w:t>
            </w:r>
          </w:p>
        </w:tc>
        <w:tc>
          <w:tcPr>
            <w:tcW w:w="7526" w:type="dxa"/>
          </w:tcPr>
          <w:p w14:paraId="562EC1F7" w14:textId="72FB17AE" w:rsidR="00EB753D" w:rsidRDefault="00EB753D" w:rsidP="00EB753D">
            <w:pPr>
              <w:cnfStyle w:val="000000100000" w:firstRow="0" w:lastRow="0" w:firstColumn="0" w:lastColumn="0" w:oddVBand="0" w:evenVBand="0" w:oddHBand="1" w:evenHBand="0" w:firstRowFirstColumn="0" w:firstRowLastColumn="0" w:lastRowFirstColumn="0" w:lastRowLastColumn="0"/>
            </w:pPr>
            <w:r>
              <w:t xml:space="preserve">Se kildekode under </w:t>
            </w:r>
            <w:r>
              <w:fldChar w:fldCharType="begin"/>
            </w:r>
            <w:r>
              <w:instrText xml:space="preserve"> REF _Ref485805963 \h </w:instrText>
            </w:r>
            <w:r>
              <w:fldChar w:fldCharType="separate"/>
            </w:r>
            <w:r w:rsidR="00C12CD0">
              <w:t>6.1.3 – OpenBTBtn_OnClick</w:t>
            </w:r>
            <w:r>
              <w:fldChar w:fldCharType="end"/>
            </w:r>
          </w:p>
        </w:tc>
      </w:tr>
    </w:tbl>
    <w:p w14:paraId="4477FE14" w14:textId="77777777" w:rsidR="00595A03" w:rsidRPr="00595A03" w:rsidRDefault="00595A03" w:rsidP="00595A03"/>
    <w:tbl>
      <w:tblPr>
        <w:tblStyle w:val="GridTable3-Accent6"/>
        <w:tblW w:w="0" w:type="auto"/>
        <w:tblInd w:w="10" w:type="dxa"/>
        <w:tblLook w:val="0480" w:firstRow="0" w:lastRow="0" w:firstColumn="1" w:lastColumn="0" w:noHBand="0" w:noVBand="1"/>
      </w:tblPr>
      <w:tblGrid>
        <w:gridCol w:w="1825"/>
        <w:gridCol w:w="7526"/>
      </w:tblGrid>
      <w:tr w:rsidR="00FA29EC" w14:paraId="35EE8092" w14:textId="77777777" w:rsidTr="004D212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825" w:type="dxa"/>
          </w:tcPr>
          <w:p w14:paraId="59E35292" w14:textId="77777777" w:rsidR="00FA29EC" w:rsidRDefault="00FA29EC" w:rsidP="003D647B">
            <w:r>
              <w:t>Titel</w:t>
            </w:r>
          </w:p>
        </w:tc>
        <w:tc>
          <w:tcPr>
            <w:tcW w:w="7526" w:type="dxa"/>
          </w:tcPr>
          <w:p w14:paraId="00E39597" w14:textId="61D76AE8" w:rsidR="00FA29EC" w:rsidRDefault="005651AA" w:rsidP="003D647B">
            <w:pPr>
              <w:cnfStyle w:val="000000100000" w:firstRow="0" w:lastRow="0" w:firstColumn="0" w:lastColumn="0" w:oddVBand="0" w:evenVBand="0" w:oddHBand="1" w:evenHBand="0" w:firstRowFirstColumn="0" w:firstRowLastColumn="0" w:lastRowFirstColumn="0" w:lastRowLastColumn="0"/>
            </w:pPr>
            <w:r>
              <w:t>Start af logning</w:t>
            </w:r>
          </w:p>
        </w:tc>
      </w:tr>
      <w:tr w:rsidR="00FA29EC" w14:paraId="50FDB8E3" w14:textId="77777777" w:rsidTr="004D212C">
        <w:trPr>
          <w:trHeight w:val="432"/>
        </w:trPr>
        <w:tc>
          <w:tcPr>
            <w:cnfStyle w:val="001000000000" w:firstRow="0" w:lastRow="0" w:firstColumn="1" w:lastColumn="0" w:oddVBand="0" w:evenVBand="0" w:oddHBand="0" w:evenHBand="0" w:firstRowFirstColumn="0" w:firstRowLastColumn="0" w:lastRowFirstColumn="0" w:lastRowLastColumn="0"/>
            <w:tcW w:w="1825" w:type="dxa"/>
          </w:tcPr>
          <w:p w14:paraId="19C73C28" w14:textId="77777777" w:rsidR="00FA29EC" w:rsidRDefault="00FA29EC" w:rsidP="003D647B">
            <w:r>
              <w:t>Formål</w:t>
            </w:r>
          </w:p>
        </w:tc>
        <w:tc>
          <w:tcPr>
            <w:tcW w:w="7526" w:type="dxa"/>
          </w:tcPr>
          <w:p w14:paraId="0B5B84AE" w14:textId="40E33B18" w:rsidR="00FA29EC" w:rsidRDefault="005651AA" w:rsidP="003D647B">
            <w:pPr>
              <w:cnfStyle w:val="000000000000" w:firstRow="0" w:lastRow="0" w:firstColumn="0" w:lastColumn="0" w:oddVBand="0" w:evenVBand="0" w:oddHBand="0" w:evenHBand="0" w:firstRowFirstColumn="0" w:firstRowLastColumn="0" w:lastRowFirstColumn="0" w:lastRowLastColumn="0"/>
            </w:pPr>
            <w:r>
              <w:t>Start af indlæsning af Bluetooth data til jsonArray</w:t>
            </w:r>
          </w:p>
        </w:tc>
      </w:tr>
      <w:tr w:rsidR="00FA29EC" w14:paraId="74E3DC2B" w14:textId="77777777" w:rsidTr="004D212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825" w:type="dxa"/>
          </w:tcPr>
          <w:p w14:paraId="30AAC6B7" w14:textId="77777777" w:rsidR="00FA29EC" w:rsidRDefault="00FA29EC" w:rsidP="003D647B">
            <w:r>
              <w:t>Aktører</w:t>
            </w:r>
          </w:p>
        </w:tc>
        <w:tc>
          <w:tcPr>
            <w:tcW w:w="7526" w:type="dxa"/>
          </w:tcPr>
          <w:p w14:paraId="229623B0" w14:textId="77777777" w:rsidR="00FA29EC" w:rsidRDefault="00FA29EC" w:rsidP="003D647B">
            <w:pPr>
              <w:cnfStyle w:val="000000100000" w:firstRow="0" w:lastRow="0" w:firstColumn="0" w:lastColumn="0" w:oddVBand="0" w:evenVBand="0" w:oddHBand="1" w:evenHBand="0" w:firstRowFirstColumn="0" w:firstRowLastColumn="0" w:lastRowFirstColumn="0" w:lastRowLastColumn="0"/>
            </w:pPr>
            <w:r>
              <w:t>Bruger</w:t>
            </w:r>
          </w:p>
        </w:tc>
      </w:tr>
      <w:tr w:rsidR="00FA29EC" w14:paraId="6FCA1F98" w14:textId="77777777" w:rsidTr="004D212C">
        <w:trPr>
          <w:trHeight w:val="432"/>
        </w:trPr>
        <w:tc>
          <w:tcPr>
            <w:cnfStyle w:val="001000000000" w:firstRow="0" w:lastRow="0" w:firstColumn="1" w:lastColumn="0" w:oddVBand="0" w:evenVBand="0" w:oddHBand="0" w:evenHBand="0" w:firstRowFirstColumn="0" w:firstRowLastColumn="0" w:lastRowFirstColumn="0" w:lastRowLastColumn="0"/>
            <w:tcW w:w="1825" w:type="dxa"/>
          </w:tcPr>
          <w:p w14:paraId="64825787" w14:textId="77777777" w:rsidR="00FA29EC" w:rsidRDefault="00FA29EC" w:rsidP="003D647B">
            <w:r>
              <w:t>Frekvens</w:t>
            </w:r>
          </w:p>
        </w:tc>
        <w:tc>
          <w:tcPr>
            <w:tcW w:w="7526" w:type="dxa"/>
          </w:tcPr>
          <w:p w14:paraId="7764C442" w14:textId="138FBBA6" w:rsidR="00FA29EC" w:rsidRDefault="005651AA" w:rsidP="003D647B">
            <w:pPr>
              <w:cnfStyle w:val="000000000000" w:firstRow="0" w:lastRow="0" w:firstColumn="0" w:lastColumn="0" w:oddVBand="0" w:evenVBand="0" w:oddHBand="0" w:evenHBand="0" w:firstRowFirstColumn="0" w:firstRowLastColumn="0" w:lastRowFirstColumn="0" w:lastRowLastColumn="0"/>
            </w:pPr>
            <w:r>
              <w:t>Når brugeren aktivere logning.</w:t>
            </w:r>
          </w:p>
        </w:tc>
      </w:tr>
      <w:tr w:rsidR="00FA29EC" w14:paraId="25DEE215" w14:textId="77777777" w:rsidTr="004D212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825" w:type="dxa"/>
          </w:tcPr>
          <w:p w14:paraId="382B01BB" w14:textId="77777777" w:rsidR="00FA29EC" w:rsidRDefault="00FA29EC" w:rsidP="003D647B">
            <w:r>
              <w:t>Startbetingelser</w:t>
            </w:r>
          </w:p>
        </w:tc>
        <w:tc>
          <w:tcPr>
            <w:tcW w:w="7526" w:type="dxa"/>
          </w:tcPr>
          <w:p w14:paraId="6DB0A12D" w14:textId="77777777" w:rsidR="00FA29EC" w:rsidRDefault="005651AA" w:rsidP="003D647B">
            <w:pPr>
              <w:cnfStyle w:val="000000100000" w:firstRow="0" w:lastRow="0" w:firstColumn="0" w:lastColumn="0" w:oddVBand="0" w:evenVBand="0" w:oddHBand="1" w:evenHBand="0" w:firstRowFirstColumn="0" w:firstRowLastColumn="0" w:lastRowFirstColumn="0" w:lastRowLastColumn="0"/>
            </w:pPr>
            <w:r>
              <w:t>En aktiv forbindelse til Bluetooth.</w:t>
            </w:r>
          </w:p>
          <w:p w14:paraId="21005C3A" w14:textId="318EF2BA" w:rsidR="005651AA" w:rsidRDefault="005651AA" w:rsidP="003D647B">
            <w:pPr>
              <w:cnfStyle w:val="000000100000" w:firstRow="0" w:lastRow="0" w:firstColumn="0" w:lastColumn="0" w:oddVBand="0" w:evenVBand="0" w:oddHBand="1" w:evenHBand="0" w:firstRowFirstColumn="0" w:firstRowLastColumn="0" w:lastRowFirstColumn="0" w:lastRowLastColumn="0"/>
            </w:pPr>
            <w:r>
              <w:t>Logning disabled</w:t>
            </w:r>
          </w:p>
        </w:tc>
      </w:tr>
      <w:tr w:rsidR="00FA29EC" w14:paraId="1D99FDDC" w14:textId="77777777" w:rsidTr="004D212C">
        <w:trPr>
          <w:trHeight w:val="432"/>
        </w:trPr>
        <w:tc>
          <w:tcPr>
            <w:cnfStyle w:val="001000000000" w:firstRow="0" w:lastRow="0" w:firstColumn="1" w:lastColumn="0" w:oddVBand="0" w:evenVBand="0" w:oddHBand="0" w:evenHBand="0" w:firstRowFirstColumn="0" w:firstRowLastColumn="0" w:lastRowFirstColumn="0" w:lastRowLastColumn="0"/>
            <w:tcW w:w="1825" w:type="dxa"/>
          </w:tcPr>
          <w:p w14:paraId="7293FE44" w14:textId="77777777" w:rsidR="00FA29EC" w:rsidRDefault="00FA29EC" w:rsidP="003D647B">
            <w:r>
              <w:t>Beskrivelse</w:t>
            </w:r>
          </w:p>
        </w:tc>
        <w:tc>
          <w:tcPr>
            <w:tcW w:w="7526" w:type="dxa"/>
          </w:tcPr>
          <w:p w14:paraId="328E7136" w14:textId="1EEE207A" w:rsidR="00FA29EC" w:rsidRDefault="005651AA" w:rsidP="005651AA">
            <w:pPr>
              <w:pStyle w:val="ListParagraph"/>
              <w:numPr>
                <w:ilvl w:val="0"/>
                <w:numId w:val="24"/>
              </w:numPr>
              <w:cnfStyle w:val="000000000000" w:firstRow="0" w:lastRow="0" w:firstColumn="0" w:lastColumn="0" w:oddVBand="0" w:evenVBand="0" w:oddHBand="0" w:evenHBand="0" w:firstRowFirstColumn="0" w:firstRowLastColumn="0" w:lastRowFirstColumn="0" w:lastRowLastColumn="0"/>
            </w:pPr>
            <w:r>
              <w:t>Tryk på knappen ”Logging Disabled”</w:t>
            </w:r>
          </w:p>
        </w:tc>
      </w:tr>
      <w:tr w:rsidR="00FA29EC" w14:paraId="55071A43" w14:textId="77777777" w:rsidTr="004D212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825" w:type="dxa"/>
          </w:tcPr>
          <w:p w14:paraId="37ACA136" w14:textId="77777777" w:rsidR="00FA29EC" w:rsidRDefault="00FA29EC" w:rsidP="003D647B">
            <w:r>
              <w:t>Undtagelser</w:t>
            </w:r>
          </w:p>
        </w:tc>
        <w:tc>
          <w:tcPr>
            <w:tcW w:w="7526" w:type="dxa"/>
          </w:tcPr>
          <w:p w14:paraId="270EB746" w14:textId="77777777" w:rsidR="00FA29EC" w:rsidRDefault="005651AA" w:rsidP="003D647B">
            <w:pPr>
              <w:cnfStyle w:val="000000100000" w:firstRow="0" w:lastRow="0" w:firstColumn="0" w:lastColumn="0" w:oddVBand="0" w:evenVBand="0" w:oddHBand="1" w:evenHBand="0" w:firstRowFirstColumn="0" w:firstRowLastColumn="0" w:lastRowFirstColumn="0" w:lastRowLastColumn="0"/>
            </w:pPr>
            <w:r>
              <w:t>Logning allerede aktiv.</w:t>
            </w:r>
          </w:p>
          <w:p w14:paraId="74B1689C" w14:textId="452189D2" w:rsidR="005651AA" w:rsidRDefault="005651AA" w:rsidP="003D647B">
            <w:pPr>
              <w:cnfStyle w:val="000000100000" w:firstRow="0" w:lastRow="0" w:firstColumn="0" w:lastColumn="0" w:oddVBand="0" w:evenVBand="0" w:oddHBand="1" w:evenHBand="0" w:firstRowFirstColumn="0" w:firstRowLastColumn="0" w:lastRowFirstColumn="0" w:lastRowLastColumn="0"/>
            </w:pPr>
            <w:r>
              <w:t>Ingen forbindelse til Bluetooth</w:t>
            </w:r>
          </w:p>
        </w:tc>
      </w:tr>
      <w:tr w:rsidR="00FA29EC" w14:paraId="44BEF070" w14:textId="77777777" w:rsidTr="004D212C">
        <w:trPr>
          <w:trHeight w:val="576"/>
        </w:trPr>
        <w:tc>
          <w:tcPr>
            <w:cnfStyle w:val="001000000000" w:firstRow="0" w:lastRow="0" w:firstColumn="1" w:lastColumn="0" w:oddVBand="0" w:evenVBand="0" w:oddHBand="0" w:evenHBand="0" w:firstRowFirstColumn="0" w:firstRowLastColumn="0" w:lastRowFirstColumn="0" w:lastRowLastColumn="0"/>
            <w:tcW w:w="1825" w:type="dxa"/>
          </w:tcPr>
          <w:p w14:paraId="0C876445" w14:textId="77777777" w:rsidR="00FA29EC" w:rsidRDefault="00FA29EC" w:rsidP="003D647B">
            <w:r>
              <w:t>Sluttilstand</w:t>
            </w:r>
          </w:p>
        </w:tc>
        <w:tc>
          <w:tcPr>
            <w:tcW w:w="7526" w:type="dxa"/>
          </w:tcPr>
          <w:p w14:paraId="411E5C12" w14:textId="5457CA55" w:rsidR="005651AA" w:rsidRDefault="005651AA" w:rsidP="003D647B">
            <w:pPr>
              <w:cnfStyle w:val="000000000000" w:firstRow="0" w:lastRow="0" w:firstColumn="0" w:lastColumn="0" w:oddVBand="0" w:evenVBand="0" w:oddHBand="0" w:evenHBand="0" w:firstRowFirstColumn="0" w:firstRowLastColumn="0" w:lastRowFirstColumn="0" w:lastRowLastColumn="0"/>
            </w:pPr>
            <w:r>
              <w:t xml:space="preserve">Logning aktiv og en fast </w:t>
            </w:r>
            <w:r w:rsidRPr="005651AA">
              <w:t>inkrementering</w:t>
            </w:r>
            <w:r>
              <w:t xml:space="preserve"> af feltet ”Lines in Array” hvert 2. sekund</w:t>
            </w:r>
          </w:p>
        </w:tc>
      </w:tr>
      <w:tr w:rsidR="005651AA" w14:paraId="0BE90522" w14:textId="77777777" w:rsidTr="004D212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825" w:type="dxa"/>
          </w:tcPr>
          <w:p w14:paraId="215B1EEF" w14:textId="2763B6F1" w:rsidR="005651AA" w:rsidRDefault="003D647B" w:rsidP="003D647B">
            <w:r>
              <w:t>Referencer</w:t>
            </w:r>
          </w:p>
        </w:tc>
        <w:tc>
          <w:tcPr>
            <w:tcW w:w="7526" w:type="dxa"/>
          </w:tcPr>
          <w:p w14:paraId="31D3A5B2" w14:textId="461A1222" w:rsidR="005651AA" w:rsidRDefault="003D647B" w:rsidP="003D647B">
            <w:pPr>
              <w:cnfStyle w:val="000000100000" w:firstRow="0" w:lastRow="0" w:firstColumn="0" w:lastColumn="0" w:oddVBand="0" w:evenVBand="0" w:oddHBand="1" w:evenHBand="0" w:firstRowFirstColumn="0" w:firstRowLastColumn="0" w:lastRowFirstColumn="0" w:lastRowLastColumn="0"/>
            </w:pPr>
            <w:r>
              <w:t xml:space="preserve">Se kildekode under </w:t>
            </w:r>
            <w:r>
              <w:fldChar w:fldCharType="begin"/>
            </w:r>
            <w:r>
              <w:instrText xml:space="preserve"> REF _Ref485805802 \h </w:instrText>
            </w:r>
            <w:r>
              <w:fldChar w:fldCharType="separate"/>
            </w:r>
            <w:r w:rsidR="00C12CD0">
              <w:rPr>
                <w:lang w:val="en-US"/>
              </w:rPr>
              <w:t>6.1.1.1 - onCheckedChanged</w:t>
            </w:r>
            <w:r>
              <w:fldChar w:fldCharType="end"/>
            </w:r>
            <w:r>
              <w:t>.</w:t>
            </w:r>
          </w:p>
          <w:p w14:paraId="3FBE8B0B" w14:textId="29CA5945" w:rsidR="003D647B" w:rsidRDefault="003D647B" w:rsidP="003D647B">
            <w:pPr>
              <w:cnfStyle w:val="000000100000" w:firstRow="0" w:lastRow="0" w:firstColumn="0" w:lastColumn="0" w:oddVBand="0" w:evenVBand="0" w:oddHBand="1" w:evenHBand="0" w:firstRowFirstColumn="0" w:firstRowLastColumn="0" w:lastRowFirstColumn="0" w:lastRowLastColumn="0"/>
            </w:pPr>
          </w:p>
        </w:tc>
      </w:tr>
    </w:tbl>
    <w:p w14:paraId="16EE5B61" w14:textId="77777777" w:rsidR="00DE7888" w:rsidRDefault="00DE7888" w:rsidP="004349A5"/>
    <w:p w14:paraId="5EAE18A0" w14:textId="77777777" w:rsidR="00DE7888" w:rsidRDefault="00DE7888" w:rsidP="00DE7888">
      <w:pPr>
        <w:rPr>
          <w:rFonts w:eastAsiaTheme="majorEastAsia" w:cstheme="majorBidi"/>
          <w:color w:val="2E74B5" w:themeColor="accent1" w:themeShade="BF"/>
          <w:sz w:val="32"/>
          <w:szCs w:val="32"/>
        </w:rPr>
      </w:pPr>
      <w:r>
        <w:br w:type="page"/>
      </w:r>
    </w:p>
    <w:p w14:paraId="1971FF9F" w14:textId="77777777" w:rsidR="004D212C" w:rsidRDefault="004D212C" w:rsidP="004D212C">
      <w:pPr>
        <w:pStyle w:val="Heading1"/>
      </w:pPr>
      <w:bookmarkStart w:id="93" w:name="_Toc485813000"/>
      <w:bookmarkStart w:id="94" w:name="_Toc485814332"/>
      <w:r>
        <w:lastRenderedPageBreak/>
        <w:t>Klasse Diagram</w:t>
      </w:r>
      <w:bookmarkEnd w:id="93"/>
      <w:bookmarkEnd w:id="94"/>
    </w:p>
    <w:p w14:paraId="45683361" w14:textId="77777777" w:rsidR="004D212C" w:rsidRDefault="004D212C" w:rsidP="004D212C">
      <w:r>
        <w:t>Et klasse diagram er en oversigt af en eller flere klasser. Et klasse diagram viser hvert klasses variabler, typer og metoder, det skrives også et tegn foran hvert element i diagrammet for at vise deres tilgængelighed, dvs. ’Private’, ’Public’, ’Protected’ eller ’Internal’.</w:t>
      </w:r>
    </w:p>
    <w:p w14:paraId="4987E80E" w14:textId="77777777" w:rsidR="004D212C" w:rsidRDefault="004D212C" w:rsidP="004D212C">
      <w:r>
        <w:t>Et klasse diagram giver en god og hurtig forståelse af hvad der klassernes indhold er før man går dybt ned og analyserer koden. Klasse diagrammer kan være et godt værktøj til nye medarbejdere som starter på et allerede igangsat projekt.</w:t>
      </w:r>
    </w:p>
    <w:p w14:paraId="7DDE366D" w14:textId="4B444D6B" w:rsidR="004D212C" w:rsidRDefault="004D212C" w:rsidP="00A56CCF">
      <w:pPr>
        <w:spacing w:after="0"/>
        <w:rPr>
          <w:lang w:eastAsia="da-DK"/>
        </w:rPr>
      </w:pPr>
      <w:r>
        <w:t>Vi bruger standarden UML da det er den mest udbredte og kendte standard.</w:t>
      </w:r>
      <w:r w:rsidR="007B72A3" w:rsidRPr="007B72A3">
        <w:rPr>
          <w:noProof/>
          <w:lang w:eastAsia="da-DK"/>
        </w:rPr>
        <w:t xml:space="preserve"> </w:t>
      </w:r>
      <w:r w:rsidR="007B72A3">
        <w:rPr>
          <w:noProof/>
          <w:lang w:eastAsia="da-DK"/>
        </w:rPr>
        <w:drawing>
          <wp:inline distT="0" distB="0" distL="0" distR="0" wp14:anchorId="1429C041" wp14:editId="20C129F9">
            <wp:extent cx="5969000" cy="4191387"/>
            <wp:effectExtent l="0" t="0" r="0" b="0"/>
            <wp:docPr id="12344938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6">
                      <a:extLst>
                        <a:ext uri="{28A0092B-C50C-407E-A947-70E740481C1C}">
                          <a14:useLocalDpi xmlns:a14="http://schemas.microsoft.com/office/drawing/2010/main" val="0"/>
                        </a:ext>
                      </a:extLst>
                    </a:blip>
                    <a:srcRect b="3423"/>
                    <a:stretch/>
                  </pic:blipFill>
                  <pic:spPr bwMode="auto">
                    <a:xfrm>
                      <a:off x="0" y="0"/>
                      <a:ext cx="5969479" cy="4191723"/>
                    </a:xfrm>
                    <a:prstGeom prst="rect">
                      <a:avLst/>
                    </a:prstGeom>
                    <a:ln>
                      <a:noFill/>
                    </a:ln>
                    <a:extLst>
                      <a:ext uri="{53640926-AAD7-44D8-BBD7-CCE9431645EC}">
                        <a14:shadowObscured xmlns:a14="http://schemas.microsoft.com/office/drawing/2010/main"/>
                      </a:ext>
                    </a:extLst>
                  </pic:spPr>
                </pic:pic>
              </a:graphicData>
            </a:graphic>
          </wp:inline>
        </w:drawing>
      </w:r>
    </w:p>
    <w:p w14:paraId="165AE1DB" w14:textId="1A0F998D" w:rsidR="00A56CCF" w:rsidRPr="00024CB9" w:rsidRDefault="00A56CCF" w:rsidP="00A56CCF">
      <w:pPr>
        <w:pStyle w:val="Subtitle"/>
      </w:pPr>
      <w:bookmarkStart w:id="95" w:name="_Toc485810893"/>
      <w:r>
        <w:t>(fig. 7)</w:t>
      </w:r>
    </w:p>
    <w:p w14:paraId="67470FD6" w14:textId="77777777" w:rsidR="00384A5B" w:rsidRDefault="00384A5B">
      <w:pPr>
        <w:rPr>
          <w:rFonts w:eastAsiaTheme="majorEastAsia" w:cstheme="majorBidi"/>
          <w:color w:val="2E74B5" w:themeColor="accent1" w:themeShade="BF"/>
          <w:sz w:val="32"/>
          <w:szCs w:val="32"/>
        </w:rPr>
      </w:pPr>
      <w:bookmarkStart w:id="96" w:name="_Toc485813001"/>
      <w:r>
        <w:br w:type="page"/>
      </w:r>
    </w:p>
    <w:p w14:paraId="1F75F105" w14:textId="35A07220" w:rsidR="007B72A3" w:rsidRPr="007B72A3" w:rsidRDefault="00090E11" w:rsidP="007B72A3">
      <w:pPr>
        <w:pStyle w:val="Heading1"/>
      </w:pPr>
      <w:bookmarkStart w:id="97" w:name="_Toc485814333"/>
      <w:r w:rsidRPr="000D69F4">
        <w:lastRenderedPageBreak/>
        <w:t>Kodebeskrivelse</w:t>
      </w:r>
      <w:bookmarkStart w:id="98" w:name="_Toc485739103"/>
      <w:bookmarkStart w:id="99" w:name="_Toc485754292"/>
      <w:bookmarkStart w:id="100" w:name="_Toc485739088"/>
      <w:bookmarkStart w:id="101" w:name="_Toc485754275"/>
      <w:bookmarkEnd w:id="83"/>
      <w:bookmarkEnd w:id="84"/>
      <w:bookmarkEnd w:id="95"/>
      <w:bookmarkEnd w:id="96"/>
      <w:bookmarkEnd w:id="97"/>
      <w:bookmarkEnd w:id="98"/>
      <w:bookmarkEnd w:id="99"/>
      <w:r w:rsidR="007B72A3">
        <w:t xml:space="preserve"> </w:t>
      </w:r>
    </w:p>
    <w:p w14:paraId="338DD63E" w14:textId="5A057C14" w:rsidR="00090E11" w:rsidRPr="000D69F4" w:rsidRDefault="00090E11" w:rsidP="00090E11">
      <w:pPr>
        <w:pStyle w:val="Heading2"/>
      </w:pPr>
      <w:bookmarkStart w:id="102" w:name="_Toc485813002"/>
      <w:bookmarkStart w:id="103" w:name="_Toc485814334"/>
      <w:r w:rsidRPr="000D69F4">
        <w:t>Raven-Desktop</w:t>
      </w:r>
      <w:bookmarkEnd w:id="100"/>
      <w:bookmarkEnd w:id="101"/>
      <w:bookmarkEnd w:id="102"/>
      <w:bookmarkEnd w:id="103"/>
    </w:p>
    <w:p w14:paraId="0F43E050" w14:textId="087CCB74" w:rsidR="004A7687" w:rsidRPr="000D69F4" w:rsidRDefault="008A7DC0" w:rsidP="008A7DC0">
      <w:pPr>
        <w:pStyle w:val="Heading3"/>
      </w:pPr>
      <w:bookmarkStart w:id="104" w:name="_Toc485739089"/>
      <w:bookmarkStart w:id="105" w:name="_Toc485754276"/>
      <w:bookmarkStart w:id="106" w:name="_Toc485813003"/>
      <w:bookmarkStart w:id="107" w:name="_Toc485814335"/>
      <w:r>
        <w:t xml:space="preserve">1.1.0 </w:t>
      </w:r>
      <w:r w:rsidR="004A7687" w:rsidRPr="000D69F4">
        <w:t>– MainWindow.xaml.cs</w:t>
      </w:r>
      <w:bookmarkEnd w:id="104"/>
      <w:bookmarkEnd w:id="105"/>
      <w:bookmarkEnd w:id="106"/>
      <w:bookmarkEnd w:id="107"/>
    </w:p>
    <w:p w14:paraId="0063AA51" w14:textId="768C49F8" w:rsidR="00F51655" w:rsidRDefault="004A7687" w:rsidP="00F51655">
      <w:pPr>
        <w:spacing w:after="0"/>
      </w:pPr>
      <w:r w:rsidRPr="000D69F4">
        <w:t xml:space="preserve">Er en klasse der indeholder </w:t>
      </w:r>
      <w:r w:rsidR="00317996" w:rsidRPr="000D69F4">
        <w:t>fire</w:t>
      </w:r>
      <w:r w:rsidRPr="000D69F4">
        <w:t xml:space="preserve"> globale variabler, TripTileCollection der indeholder ture af vores type ’Tile’</w:t>
      </w:r>
      <w:r w:rsidR="005B5732" w:rsidRPr="000D69F4">
        <w:t>(</w:t>
      </w:r>
      <w:hyperlink w:anchor="_4.1.0_–_Tile.cs" w:history="1">
        <w:r w:rsidR="006D264F" w:rsidRPr="006D264F">
          <w:rPr>
            <w:rStyle w:val="Hyperlink"/>
          </w:rPr>
          <w:t>4.1.0</w:t>
        </w:r>
      </w:hyperlink>
      <w:r w:rsidR="005B5732" w:rsidRPr="000D69F4">
        <w:t>)</w:t>
      </w:r>
      <w:r w:rsidR="00F51655">
        <w:t>.</w:t>
      </w:r>
    </w:p>
    <w:p w14:paraId="6E97E168" w14:textId="14668465" w:rsidR="00F51655" w:rsidRDefault="00F51655" w:rsidP="00F51655">
      <w:pPr>
        <w:spacing w:after="0"/>
      </w:pPr>
      <w:r>
        <w:t>Her er nogle eksempler på et ’TripTile’.</w:t>
      </w:r>
    </w:p>
    <w:p w14:paraId="39010961" w14:textId="3A751E07" w:rsidR="00F51655" w:rsidRDefault="00F51655" w:rsidP="003F01AF">
      <w:pPr>
        <w:spacing w:after="0"/>
        <w:rPr>
          <w:noProof/>
          <w:lang w:eastAsia="da-DK"/>
        </w:rPr>
      </w:pPr>
      <w:r>
        <w:rPr>
          <w:noProof/>
          <w:lang w:eastAsia="da-DK"/>
        </w:rPr>
        <w:drawing>
          <wp:inline distT="0" distB="0" distL="0" distR="0" wp14:anchorId="3A0DCA36" wp14:editId="3AB954A3">
            <wp:extent cx="5514975" cy="1743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4975" cy="1743075"/>
                    </a:xfrm>
                    <a:prstGeom prst="rect">
                      <a:avLst/>
                    </a:prstGeom>
                  </pic:spPr>
                </pic:pic>
              </a:graphicData>
            </a:graphic>
          </wp:inline>
        </w:drawing>
      </w:r>
    </w:p>
    <w:p w14:paraId="41AD76B5" w14:textId="05C8B9CC" w:rsidR="003F01AF" w:rsidRDefault="003F01AF" w:rsidP="003F01AF">
      <w:pPr>
        <w:pStyle w:val="Subtitle"/>
        <w:rPr>
          <w:noProof/>
          <w:lang w:eastAsia="da-DK"/>
        </w:rPr>
      </w:pPr>
      <w:r>
        <w:rPr>
          <w:noProof/>
          <w:lang w:eastAsia="da-DK"/>
        </w:rPr>
        <w:t xml:space="preserve">(fig. </w:t>
      </w:r>
      <w:r w:rsidR="00A56CCF">
        <w:rPr>
          <w:noProof/>
          <w:lang w:eastAsia="da-DK"/>
        </w:rPr>
        <w:t>8</w:t>
      </w:r>
      <w:r>
        <w:rPr>
          <w:noProof/>
          <w:lang w:eastAsia="da-DK"/>
        </w:rPr>
        <w:t>)</w:t>
      </w:r>
    </w:p>
    <w:p w14:paraId="538B0EFA" w14:textId="439EE303" w:rsidR="004A7687" w:rsidRPr="000D69F4" w:rsidRDefault="004A7687" w:rsidP="00F51655">
      <w:pPr>
        <w:spacing w:after="0"/>
      </w:pPr>
      <w:r w:rsidRPr="000D69F4">
        <w:t>ConnectionString som indeholder addressen, database navnet og login til vores server, Username som vi bruger til første søgning af TripTiles og visning af hvem man er logget ind som i vindue titlen, Username bliver sat af LoginWindow. LastSearch som bliver brugt til at gemme den seneste søgning som brugeren har fortaget sig, grunden til at vi gemmer søgningen er fordi, når brugeren har klikket på et ’TripTile’ viser det et stort kort omkring ruten, men når brugeren trykker højre</w:t>
      </w:r>
      <w:r w:rsidR="000E5854">
        <w:t xml:space="preserve"> </w:t>
      </w:r>
      <w:r w:rsidRPr="000D69F4">
        <w:t>klik så sender vi brugeren tilbage til hvor man kan se ’TripTiles’, der bruger vi ’LastSearch’ til at finde de samme ’TripTiles’ som brugeren kiggede på sidst uden at brugeren behøver at søge igen.</w:t>
      </w:r>
    </w:p>
    <w:p w14:paraId="61B0550A" w14:textId="44DC67F2" w:rsidR="00090E11" w:rsidRPr="000D69F4" w:rsidRDefault="00BB0743" w:rsidP="0061795B">
      <w:pPr>
        <w:pStyle w:val="Heading4"/>
      </w:pPr>
      <w:bookmarkStart w:id="108" w:name="_Toc485739090"/>
      <w:r w:rsidRPr="000D69F4">
        <w:t xml:space="preserve">1.1.1 </w:t>
      </w:r>
      <w:r w:rsidR="00FE040F">
        <w:t>–</w:t>
      </w:r>
      <w:r w:rsidR="00090E11" w:rsidRPr="000D69F4">
        <w:t xml:space="preserve"> MainWindow</w:t>
      </w:r>
      <w:bookmarkEnd w:id="108"/>
    </w:p>
    <w:p w14:paraId="49391496" w14:textId="5915C4B0" w:rsidR="00090E11" w:rsidRPr="000D69F4" w:rsidRDefault="00090E11" w:rsidP="00090E11">
      <w:r w:rsidRPr="000D69F4">
        <w:t>Er en constructor som laver et nyt LoginWindow(</w:t>
      </w:r>
      <w:hyperlink w:anchor="_2.1.0_-_" w:history="1">
        <w:r w:rsidR="00A713AA" w:rsidRPr="000D69F4">
          <w:rPr>
            <w:rStyle w:val="Hyperlink"/>
          </w:rPr>
          <w:t>2.1.0</w:t>
        </w:r>
      </w:hyperlink>
      <w:r w:rsidR="00A713AA" w:rsidRPr="000D69F4">
        <w:t>)</w:t>
      </w:r>
      <w:r w:rsidRPr="000D69F4">
        <w:t xml:space="preserve"> element</w:t>
      </w:r>
      <w:r w:rsidR="00BB0743" w:rsidRPr="000D69F4">
        <w:t>, og så</w:t>
      </w:r>
      <w:r w:rsidRPr="000D69F4">
        <w:t xml:space="preserve"> skjuler</w:t>
      </w:r>
      <w:r w:rsidR="00BB0743" w:rsidRPr="000D69F4">
        <w:t xml:space="preserve"> den</w:t>
      </w:r>
      <w:r w:rsidRPr="000D69F4">
        <w:t xml:space="preserve"> sig selv så </w:t>
      </w:r>
      <w:r w:rsidR="00BB0743" w:rsidRPr="000D69F4">
        <w:t>MainWindow</w:t>
      </w:r>
      <w:r w:rsidRPr="000D69F4">
        <w:t xml:space="preserve"> hverken vises på skærmen eller i værktøjslinjen</w:t>
      </w:r>
      <w:r w:rsidR="00BB0743" w:rsidRPr="000D69F4">
        <w:t xml:space="preserve">. Derefter hiver den LoginWindow frem og afventer at LoginWindow bliver lukket, afhængelig af ’LoginSuccess’ boolean fra LoginWindow lukker den enten alle vinduer eller </w:t>
      </w:r>
      <w:r w:rsidR="00A713AA" w:rsidRPr="000D69F4">
        <w:t xml:space="preserve">viser sig selv igen og </w:t>
      </w:r>
      <w:r w:rsidR="00BB0743" w:rsidRPr="000D69F4">
        <w:t xml:space="preserve">opdaterer nogle variabler </w:t>
      </w:r>
      <w:r w:rsidR="00A713AA" w:rsidRPr="000D69F4">
        <w:t>inden den</w:t>
      </w:r>
      <w:r w:rsidR="00BB0743" w:rsidRPr="000D69F4">
        <w:t xml:space="preserve"> begynder at indlæse TripTiles.</w:t>
      </w:r>
    </w:p>
    <w:p w14:paraId="33276F6D" w14:textId="65E7F77D" w:rsidR="00A713AA" w:rsidRPr="000D69F4" w:rsidRDefault="00A713AA" w:rsidP="0061795B">
      <w:pPr>
        <w:pStyle w:val="Heading4"/>
      </w:pPr>
      <w:bookmarkStart w:id="109" w:name="_Toc485739091"/>
      <w:r w:rsidRPr="000D69F4">
        <w:t>1.1.2 – LoadTripTiles</w:t>
      </w:r>
      <w:bookmarkEnd w:id="109"/>
    </w:p>
    <w:p w14:paraId="1278BAF6" w14:textId="2199628F" w:rsidR="00A713AA" w:rsidRPr="000D69F4" w:rsidRDefault="00D056F5" w:rsidP="00A713AA">
      <w:r w:rsidRPr="000D69F4">
        <w:t>Er en metode som starter en forbindelse via en ’connection string’ til vores Mysql server med udtaget ”SELECT * FROM trips” hvilket betyder, hent alle linjer i ’trips’ tabellen og læg det i et DataTable. Efter den har hentet informationerne kalder den GenerateTiles metoden og medsender DataTable’et.</w:t>
      </w:r>
    </w:p>
    <w:p w14:paraId="1534FFCD" w14:textId="421E2A0C" w:rsidR="00D056F5" w:rsidRPr="000D69F4" w:rsidRDefault="00D056F5" w:rsidP="0061795B">
      <w:pPr>
        <w:pStyle w:val="Heading4"/>
      </w:pPr>
      <w:bookmarkStart w:id="110" w:name="_Toc485739092"/>
      <w:r w:rsidRPr="000D69F4">
        <w:t xml:space="preserve">1.1.3 – </w:t>
      </w:r>
      <w:proofErr w:type="gramStart"/>
      <w:r w:rsidRPr="000D69F4">
        <w:t>LoadTripTiles(</w:t>
      </w:r>
      <w:proofErr w:type="gramEnd"/>
      <w:r w:rsidRPr="000D69F4">
        <w:t>string search)</w:t>
      </w:r>
      <w:bookmarkEnd w:id="110"/>
    </w:p>
    <w:p w14:paraId="1A3FF756" w14:textId="24222BF2" w:rsidR="00D056F5" w:rsidRPr="000D69F4" w:rsidRDefault="00D056F5" w:rsidP="00D056F5">
      <w:r w:rsidRPr="000D69F4">
        <w:t>Er en metode som næsten er helt ens med LoadTripTiles</w:t>
      </w:r>
      <w:r w:rsidR="00D237BC" w:rsidRPr="000D69F4">
        <w:t>(</w:t>
      </w:r>
      <w:hyperlink w:anchor="_1.1.2_–_LoadTripTiles" w:history="1">
        <w:r w:rsidR="00D237BC" w:rsidRPr="000D69F4">
          <w:rPr>
            <w:rStyle w:val="Hyperlink"/>
          </w:rPr>
          <w:t>1.1.2</w:t>
        </w:r>
      </w:hyperlink>
      <w:r w:rsidR="00D237BC" w:rsidRPr="000D69F4">
        <w:t>)</w:t>
      </w:r>
      <w:r w:rsidRPr="000D69F4">
        <w:t>, denne metode laver bare udtrækket ”SELECT * FROM trips WHERE CONCAT_WS('', time_started, time_ended, driver_username, driver_reg) LIKE '%{search}%'”</w:t>
      </w:r>
      <w:r w:rsidR="00D237BC" w:rsidRPr="000D69F4">
        <w:t xml:space="preserve"> hvis søgefeltet ikke er tomt. Derefter kalder den GenerateTiles(</w:t>
      </w:r>
      <w:hyperlink w:anchor="_1.1.4_–_GenerateTiles" w:history="1">
        <w:r w:rsidR="00D237BC" w:rsidRPr="000D69F4">
          <w:rPr>
            <w:rStyle w:val="Hyperlink"/>
          </w:rPr>
          <w:t>1.1.4</w:t>
        </w:r>
      </w:hyperlink>
      <w:r w:rsidR="00D237BC" w:rsidRPr="000D69F4">
        <w:t>) med DataTable’et.</w:t>
      </w:r>
    </w:p>
    <w:p w14:paraId="4DFCA29A" w14:textId="43903BD6" w:rsidR="00D237BC" w:rsidRPr="000D69F4" w:rsidRDefault="004A7687" w:rsidP="0061795B">
      <w:pPr>
        <w:pStyle w:val="Heading4"/>
      </w:pPr>
      <w:bookmarkStart w:id="111" w:name="_Toc485739093"/>
      <w:r w:rsidRPr="000D69F4">
        <w:lastRenderedPageBreak/>
        <w:t>1.1.4 – GenerateTiles</w:t>
      </w:r>
      <w:bookmarkEnd w:id="111"/>
    </w:p>
    <w:p w14:paraId="11541558" w14:textId="0469DD1C" w:rsidR="004A7687" w:rsidRPr="000D69F4" w:rsidRDefault="00EF56B0" w:rsidP="004A7687">
      <w:r w:rsidRPr="000D69F4">
        <w:t>Er en metode som først tømmer ’TripTileSelection’ og derefter begynder at løbe igennem alle rækker som den fik fra LoadTripTiles(</w:t>
      </w:r>
      <w:hyperlink w:anchor="_1.1.2_–_LoadTripTiles" w:history="1">
        <w:r w:rsidRPr="000D69F4">
          <w:rPr>
            <w:rStyle w:val="Hyperlink"/>
          </w:rPr>
          <w:t>1.1.2</w:t>
        </w:r>
      </w:hyperlink>
      <w:r w:rsidRPr="000D69F4">
        <w:t>/</w:t>
      </w:r>
      <w:hyperlink w:anchor="_1.1.3_–_LoadTripTiles" w:history="1">
        <w:r w:rsidRPr="000D69F4">
          <w:rPr>
            <w:rStyle w:val="Hyperlink"/>
          </w:rPr>
          <w:t>1.1.3</w:t>
        </w:r>
      </w:hyperlink>
      <w:r w:rsidRPr="000D69F4">
        <w:t>). For hver række fisker den informationer ud af rækken, såsom ’rowId’, ’title’, ’date’</w:t>
      </w:r>
      <w:r w:rsidR="005B56FC" w:rsidRPr="000D69F4">
        <w:t>, ’dateStart’, ’dateEnd’</w:t>
      </w:r>
      <w:r w:rsidRPr="000D69F4">
        <w:t xml:space="preserve"> og ’logs’.</w:t>
      </w:r>
    </w:p>
    <w:p w14:paraId="66964BAD" w14:textId="26BA2488" w:rsidR="00EF56B0" w:rsidRPr="000D69F4" w:rsidRDefault="00EF56B0" w:rsidP="004A7687">
      <w:r w:rsidRPr="000D69F4">
        <w:t>Så tager den ’logs’ og deserialiserer indholdet til en liste</w:t>
      </w:r>
      <w:r w:rsidR="00317996" w:rsidRPr="000D69F4">
        <w:t xml:space="preserve"> ved navn ’results’</w:t>
      </w:r>
      <w:r w:rsidRPr="000D69F4">
        <w:t xml:space="preserve"> af ’RootObject’ typen. RootObject er en klasse som benytter JSON attributter for at sortere data til det korrekte felt.</w:t>
      </w:r>
    </w:p>
    <w:p w14:paraId="7221E137" w14:textId="29315CAC" w:rsidR="00317996" w:rsidRPr="000D69F4" w:rsidRDefault="00317996" w:rsidP="004A7687">
      <w:r w:rsidRPr="000D69F4">
        <w:t>Efter den har deserialiseret loggen begynder den at tjekke alle resultaterne igennem for at finde fire koordinater. Det mest nordlige, sydlige, vestlige og østlige punkt af alle koordinaterne i ’results’</w:t>
      </w:r>
    </w:p>
    <w:p w14:paraId="3A9CE3AB" w14:textId="77777777" w:rsidR="00317996" w:rsidRPr="000D69F4" w:rsidRDefault="00317996" w:rsidP="004A7687">
      <w:r w:rsidRPr="000D69F4">
        <w:t>Efter den har fundet de fire koordinater laver den en ’LocationRect’ ud fra de koordinater men med en forskydning for at synligøre vores ”knappenåle” som vi vil sætte på korterne. LocationRect kan bruges til at finde et midtpunkt og grænser for hvor meget kortene må zoomes ind.</w:t>
      </w:r>
    </w:p>
    <w:p w14:paraId="6B5B2471" w14:textId="1204DCCC" w:rsidR="00317996" w:rsidRPr="000D69F4" w:rsidRDefault="00317996" w:rsidP="004A7687">
      <w:r w:rsidRPr="000D69F4">
        <w:t xml:space="preserve">Så danner den start og slut </w:t>
      </w:r>
      <w:r w:rsidR="008614E8" w:rsidRPr="000D69F4">
        <w:t xml:space="preserve">lokationer </w:t>
      </w:r>
      <w:r w:rsidRPr="000D69F4">
        <w:t>ud fra de første koordinater i listen og de sidste. De koordinater bruges til at lave vores grønne start knappenål og vores røde slut knappenål.</w:t>
      </w:r>
    </w:p>
    <w:p w14:paraId="29266538" w14:textId="68B7190A" w:rsidR="00317996" w:rsidRPr="000D69F4" w:rsidRDefault="00317996" w:rsidP="004A7687">
      <w:r w:rsidRPr="000D69F4">
        <w:t>Herefter danner den et ’MapLayer’ kaldet ’polyLineLayer’ hvilket er et grafisk lag du kan smide hen over kortet, det bruger vi til at vise den kørte rute, men først skal det tegnes. Det gør den ved at løbe alle indekser igennem ’results’ og lave en ’MapPolyLine’ imellem hvert indeks ved hjælp af indeksernes koordinater og tilføjer det til ’polyLineLayer’ som et barn, til sidst har vi et ’MapLayer’ som indeholder vores rute.</w:t>
      </w:r>
    </w:p>
    <w:p w14:paraId="690325B5" w14:textId="77777777" w:rsidR="005B56FC" w:rsidRPr="000D69F4" w:rsidRDefault="00317996" w:rsidP="004A7687">
      <w:r w:rsidRPr="000D69F4">
        <w:t xml:space="preserve">Derefter formaterer </w:t>
      </w:r>
      <w:r w:rsidR="005B56FC" w:rsidRPr="000D69F4">
        <w:t>den datoen til at se pænere ud.</w:t>
      </w:r>
    </w:p>
    <w:p w14:paraId="2E813DC8" w14:textId="4D671B3B" w:rsidR="005B56FC" w:rsidRPr="000D69F4" w:rsidRDefault="00317996" w:rsidP="004A7687">
      <w:r w:rsidRPr="000D69F4">
        <w:t>Så</w:t>
      </w:r>
      <w:r w:rsidR="005B56FC" w:rsidRPr="000D69F4">
        <w:t xml:space="preserve"> laver den en ’d</w:t>
      </w:r>
      <w:r w:rsidR="005B5732" w:rsidRPr="000D69F4">
        <w:t>is</w:t>
      </w:r>
      <w:r w:rsidR="005B56FC" w:rsidRPr="000D69F4">
        <w:t>tance’ variabel og udregner den totale distance for ruten ved at løbe igennem ’results’ og udregne distancen imellem to koordinater ved at kalde CalculateDistance(</w:t>
      </w:r>
      <w:hyperlink w:anchor="_1.1.6_–_CalculateDistance" w:history="1">
        <w:r w:rsidR="005B56FC" w:rsidRPr="000D69F4">
          <w:rPr>
            <w:rStyle w:val="Hyperlink"/>
          </w:rPr>
          <w:t>1.1.6</w:t>
        </w:r>
      </w:hyperlink>
      <w:r w:rsidR="005B56FC" w:rsidRPr="000D69F4">
        <w:t>) sammen med to ’Locations’ og lægger den returnerede meter værdi til ’distance’ for hvert loop. Efter den er færdig med for løkken dividerer den ’distance’ med 1000 for at konvertere til km.</w:t>
      </w:r>
    </w:p>
    <w:p w14:paraId="34A54C25" w14:textId="5233828B" w:rsidR="005B56FC" w:rsidRPr="000D69F4" w:rsidRDefault="005B5732" w:rsidP="004A7687">
      <w:r w:rsidRPr="000D69F4">
        <w:t xml:space="preserve">Derefter laver den en ’duration’ streng og </w:t>
      </w:r>
      <w:r w:rsidR="005B56FC" w:rsidRPr="000D69F4">
        <w:t>udregner turens varighed ved at finde differencen imellem ’dateStart’ og ’dateEnd’</w:t>
      </w:r>
      <w:r w:rsidRPr="000D69F4">
        <w:t>, og formaterer ’duration’ til en bedre format for brugeren at læse.</w:t>
      </w:r>
    </w:p>
    <w:p w14:paraId="1D23F646" w14:textId="1A038E3C" w:rsidR="005B5732" w:rsidRPr="000D69F4" w:rsidRDefault="005B5732" w:rsidP="004A7687">
      <w:r w:rsidRPr="000D69F4">
        <w:t xml:space="preserve">Til sidst skaber den en ny </w:t>
      </w:r>
      <w:r w:rsidR="00242F59">
        <w:t>Tile</w:t>
      </w:r>
      <w:r w:rsidRPr="000D69F4">
        <w:t>(</w:t>
      </w:r>
      <w:hyperlink w:anchor="_4.1.0_–_Tile.cs" w:history="1">
        <w:r w:rsidRPr="000D69F4">
          <w:rPr>
            <w:rStyle w:val="Hyperlink"/>
          </w:rPr>
          <w:t>4.1.0</w:t>
        </w:r>
      </w:hyperlink>
      <w:r w:rsidRPr="000D69F4">
        <w:t>) i vores ’TripTileCollection’ med de relevante informationer som den har forberedt.</w:t>
      </w:r>
    </w:p>
    <w:p w14:paraId="746392C6" w14:textId="2913B591" w:rsidR="005B5732" w:rsidRPr="000C061D" w:rsidRDefault="005B5732" w:rsidP="005B5732">
      <w:pPr>
        <w:spacing w:after="0"/>
        <w:rPr>
          <w:lang w:val="en-US"/>
        </w:rPr>
      </w:pPr>
      <w:r w:rsidRPr="000C061D">
        <w:rPr>
          <w:lang w:val="en-US"/>
        </w:rPr>
        <w:t>Eksempel:</w:t>
      </w:r>
    </w:p>
    <w:p w14:paraId="21FD95A3" w14:textId="77777777" w:rsidR="00D463E1" w:rsidRPr="000C061D" w:rsidRDefault="005B5732" w:rsidP="00D463E1">
      <w:pPr>
        <w:rPr>
          <w:rFonts w:ascii="Verdana" w:hAnsi="Verdana" w:cs="Verdana"/>
          <w:color w:val="000000"/>
          <w:sz w:val="18"/>
          <w:szCs w:val="18"/>
          <w:lang w:val="en-US"/>
        </w:rPr>
      </w:pPr>
      <w:r w:rsidRPr="000C061D">
        <w:rPr>
          <w:rFonts w:ascii="Verdana" w:hAnsi="Verdana" w:cs="Verdana"/>
          <w:color w:val="000000"/>
          <w:sz w:val="18"/>
          <w:szCs w:val="18"/>
          <w:lang w:val="en-US"/>
        </w:rPr>
        <w:t>TripTileCollection.Add(</w:t>
      </w:r>
      <w:r w:rsidRPr="000C061D">
        <w:rPr>
          <w:rFonts w:ascii="Verdana" w:hAnsi="Verdana" w:cs="Verdana"/>
          <w:color w:val="00007F"/>
          <w:sz w:val="18"/>
          <w:szCs w:val="18"/>
          <w:lang w:val="en-US"/>
        </w:rPr>
        <w:t>new</w:t>
      </w:r>
      <w:r w:rsidRPr="000C061D">
        <w:rPr>
          <w:rFonts w:ascii="Verdana" w:hAnsi="Verdana" w:cs="Verdana"/>
          <w:color w:val="808080"/>
          <w:sz w:val="18"/>
          <w:szCs w:val="18"/>
          <w:lang w:val="en-US"/>
        </w:rPr>
        <w:t xml:space="preserve"> </w:t>
      </w:r>
      <w:proofErr w:type="gramStart"/>
      <w:r w:rsidRPr="000C061D">
        <w:rPr>
          <w:rFonts w:ascii="Verdana" w:hAnsi="Verdana" w:cs="Verdana"/>
          <w:color w:val="000000"/>
          <w:sz w:val="18"/>
          <w:szCs w:val="18"/>
          <w:lang w:val="en-US"/>
        </w:rPr>
        <w:t>Tile(</w:t>
      </w:r>
      <w:proofErr w:type="gramEnd"/>
      <w:r w:rsidRPr="000C061D">
        <w:rPr>
          <w:rFonts w:ascii="Verdana" w:hAnsi="Verdana" w:cs="Verdana"/>
          <w:color w:val="000000"/>
          <w:sz w:val="18"/>
          <w:szCs w:val="18"/>
          <w:lang w:val="en-US"/>
        </w:rPr>
        <w:t>rowId,</w:t>
      </w:r>
      <w:r w:rsidRPr="000C061D">
        <w:rPr>
          <w:rFonts w:ascii="Verdana" w:hAnsi="Verdana" w:cs="Verdana"/>
          <w:color w:val="808080"/>
          <w:sz w:val="18"/>
          <w:szCs w:val="18"/>
          <w:lang w:val="en-US"/>
        </w:rPr>
        <w:t xml:space="preserve"> </w:t>
      </w:r>
      <w:r w:rsidRPr="000C061D">
        <w:rPr>
          <w:rFonts w:ascii="Verdana" w:hAnsi="Verdana" w:cs="Verdana"/>
          <w:color w:val="000000"/>
          <w:sz w:val="18"/>
          <w:szCs w:val="18"/>
          <w:lang w:val="en-US"/>
        </w:rPr>
        <w:t>startLocation,</w:t>
      </w:r>
      <w:r w:rsidRPr="000C061D">
        <w:rPr>
          <w:rFonts w:ascii="Verdana" w:hAnsi="Verdana" w:cs="Verdana"/>
          <w:color w:val="808080"/>
          <w:sz w:val="18"/>
          <w:szCs w:val="18"/>
          <w:lang w:val="en-US"/>
        </w:rPr>
        <w:t xml:space="preserve"> </w:t>
      </w:r>
      <w:r w:rsidRPr="000C061D">
        <w:rPr>
          <w:rFonts w:ascii="Verdana" w:hAnsi="Verdana" w:cs="Verdana"/>
          <w:color w:val="000000"/>
          <w:sz w:val="18"/>
          <w:szCs w:val="18"/>
          <w:lang w:val="en-US"/>
        </w:rPr>
        <w:t>endLocation,</w:t>
      </w:r>
      <w:r w:rsidRPr="000C061D">
        <w:rPr>
          <w:rFonts w:ascii="Verdana" w:hAnsi="Verdana" w:cs="Verdana"/>
          <w:color w:val="808080"/>
          <w:sz w:val="18"/>
          <w:szCs w:val="18"/>
          <w:lang w:val="en-US"/>
        </w:rPr>
        <w:t xml:space="preserve"> </w:t>
      </w:r>
      <w:r w:rsidRPr="000C061D">
        <w:rPr>
          <w:rFonts w:ascii="Verdana" w:hAnsi="Verdana" w:cs="Verdana"/>
          <w:color w:val="000000"/>
          <w:sz w:val="18"/>
          <w:szCs w:val="18"/>
          <w:lang w:val="en-US"/>
        </w:rPr>
        <w:t>bounds,</w:t>
      </w:r>
      <w:r w:rsidRPr="000C061D">
        <w:rPr>
          <w:rFonts w:ascii="Verdana" w:hAnsi="Verdana" w:cs="Verdana"/>
          <w:color w:val="808080"/>
          <w:sz w:val="18"/>
          <w:szCs w:val="18"/>
          <w:lang w:val="en-US"/>
        </w:rPr>
        <w:t xml:space="preserve"> </w:t>
      </w:r>
      <w:r w:rsidRPr="000C061D">
        <w:rPr>
          <w:rFonts w:ascii="Verdana" w:hAnsi="Verdana" w:cs="Verdana"/>
          <w:color w:val="000000"/>
          <w:sz w:val="18"/>
          <w:szCs w:val="18"/>
          <w:lang w:val="en-US"/>
        </w:rPr>
        <w:t>polyLineLayer,</w:t>
      </w:r>
      <w:r w:rsidRPr="000C061D">
        <w:rPr>
          <w:rFonts w:ascii="Verdana" w:hAnsi="Verdana" w:cs="Verdana"/>
          <w:color w:val="808080"/>
          <w:sz w:val="18"/>
          <w:szCs w:val="18"/>
          <w:lang w:val="en-US"/>
        </w:rPr>
        <w:t xml:space="preserve"> </w:t>
      </w:r>
      <w:r w:rsidRPr="000C061D">
        <w:rPr>
          <w:rFonts w:ascii="Verdana" w:hAnsi="Verdana" w:cs="Verdana"/>
          <w:color w:val="000000"/>
          <w:sz w:val="18"/>
          <w:szCs w:val="18"/>
          <w:lang w:val="en-US"/>
        </w:rPr>
        <w:t>title,</w:t>
      </w:r>
      <w:r w:rsidRPr="000C061D">
        <w:rPr>
          <w:rFonts w:ascii="Verdana" w:hAnsi="Verdana" w:cs="Verdana"/>
          <w:color w:val="808080"/>
          <w:sz w:val="18"/>
          <w:szCs w:val="18"/>
          <w:lang w:val="en-US"/>
        </w:rPr>
        <w:t xml:space="preserve"> </w:t>
      </w:r>
      <w:r w:rsidRPr="000C061D">
        <w:rPr>
          <w:rFonts w:ascii="Verdana" w:hAnsi="Verdana" w:cs="Verdana"/>
          <w:color w:val="000000"/>
          <w:sz w:val="18"/>
          <w:szCs w:val="18"/>
          <w:lang w:val="en-US"/>
        </w:rPr>
        <w:t>date,</w:t>
      </w:r>
      <w:r w:rsidRPr="000C061D">
        <w:rPr>
          <w:rFonts w:ascii="Verdana" w:hAnsi="Verdana" w:cs="Verdana"/>
          <w:color w:val="808080"/>
          <w:sz w:val="18"/>
          <w:szCs w:val="18"/>
          <w:lang w:val="en-US"/>
        </w:rPr>
        <w:t xml:space="preserve"> </w:t>
      </w:r>
      <w:r w:rsidRPr="000C061D">
        <w:rPr>
          <w:rFonts w:ascii="Verdana" w:hAnsi="Verdana" w:cs="Verdana"/>
          <w:color w:val="000000"/>
          <w:sz w:val="18"/>
          <w:szCs w:val="18"/>
          <w:lang w:val="en-US"/>
        </w:rPr>
        <w:t>distance,</w:t>
      </w:r>
      <w:r w:rsidRPr="000C061D">
        <w:rPr>
          <w:rFonts w:ascii="Verdana" w:hAnsi="Verdana" w:cs="Verdana"/>
          <w:color w:val="808080"/>
          <w:sz w:val="18"/>
          <w:szCs w:val="18"/>
          <w:lang w:val="en-US"/>
        </w:rPr>
        <w:t xml:space="preserve"> </w:t>
      </w:r>
      <w:r w:rsidRPr="000C061D">
        <w:rPr>
          <w:rFonts w:ascii="Verdana" w:hAnsi="Verdana" w:cs="Verdana"/>
          <w:color w:val="000000"/>
          <w:sz w:val="18"/>
          <w:szCs w:val="18"/>
          <w:lang w:val="en-US"/>
        </w:rPr>
        <w:t>duration));</w:t>
      </w:r>
    </w:p>
    <w:p w14:paraId="498A2905" w14:textId="7CD312D2" w:rsidR="00D463E1" w:rsidRPr="000D69F4" w:rsidRDefault="00D463E1" w:rsidP="0061795B">
      <w:pPr>
        <w:pStyle w:val="Heading4"/>
      </w:pPr>
      <w:bookmarkStart w:id="112" w:name="_Toc485739094"/>
      <w:r w:rsidRPr="000D69F4">
        <w:t>1.1.5 – RouteViewerLoadTrip</w:t>
      </w:r>
      <w:bookmarkEnd w:id="112"/>
    </w:p>
    <w:p w14:paraId="48860B2F" w14:textId="1B18BC71" w:rsidR="00D463E1" w:rsidRPr="000D69F4" w:rsidRDefault="00D463E1" w:rsidP="00D463E1">
      <w:r w:rsidRPr="000D69F4">
        <w:t xml:space="preserve">Er en metode som modtager et ’tripId’ som integer og laver et ”SELECT * FROM trips WHERE id={tripId}" udtræk fra vores </w:t>
      </w:r>
      <w:r w:rsidR="00296673" w:rsidRPr="000D69F4">
        <w:t>SQL server ved hjælp af ’tripId’.</w:t>
      </w:r>
    </w:p>
    <w:p w14:paraId="0BE7AA8C" w14:textId="77777777" w:rsidR="00296673" w:rsidRPr="000D69F4" w:rsidRDefault="00296673" w:rsidP="00296673">
      <w:r w:rsidRPr="000D69F4">
        <w:lastRenderedPageBreak/>
        <w:t>Den tager loggen fra den række der matcher id’et og deserialiserer indholdet til en liste som den derefter retunerer til det sted ’RouteViewerLoadTrip’ blev kaldt fra.</w:t>
      </w:r>
    </w:p>
    <w:p w14:paraId="6C2FC29B" w14:textId="7AC2C59F" w:rsidR="00D463E1" w:rsidRPr="000D69F4" w:rsidRDefault="00D463E1" w:rsidP="0061795B">
      <w:pPr>
        <w:pStyle w:val="Heading4"/>
      </w:pPr>
      <w:bookmarkStart w:id="113" w:name="_Toc485739095"/>
      <w:r w:rsidRPr="000D69F4">
        <w:t>1.1.6 – CalculateDistance</w:t>
      </w:r>
      <w:bookmarkEnd w:id="113"/>
    </w:p>
    <w:p w14:paraId="1D2468CA" w14:textId="5EAE848D" w:rsidR="00296673" w:rsidRPr="000D69F4" w:rsidRDefault="00B40955" w:rsidP="00296673">
      <w:r w:rsidRPr="000D69F4">
        <w:t xml:space="preserve">Er en metode som modtager to </w:t>
      </w:r>
      <w:r w:rsidR="008614E8" w:rsidRPr="000D69F4">
        <w:t xml:space="preserve">’Locations’ </w:t>
      </w:r>
      <w:r w:rsidR="0055731D" w:rsidRPr="000D69F4">
        <w:t>(previousPin og currentPin), den tager deres højdegrad og længdegrad, og laver to ’GeoCoordinate’. ’GeoCoordinate’ klassen har en metode som hedder ’GetDistanceTo’ som udregner distancen for os, det retunerer</w:t>
      </w:r>
      <w:r w:rsidR="00AC377C" w:rsidRPr="000D69F4">
        <w:t xml:space="preserve"> distancen i meter</w:t>
      </w:r>
      <w:r w:rsidR="0055731D" w:rsidRPr="000D69F4">
        <w:t xml:space="preserve"> til det sted ’CalculateDistance’ blev kaldt fra.</w:t>
      </w:r>
    </w:p>
    <w:p w14:paraId="4CFB9184" w14:textId="7FCEED72" w:rsidR="00D463E1" w:rsidRPr="000D69F4" w:rsidRDefault="00D463E1" w:rsidP="0061795B">
      <w:pPr>
        <w:pStyle w:val="Heading4"/>
      </w:pPr>
      <w:bookmarkStart w:id="114" w:name="_Toc485739096"/>
      <w:bookmarkStart w:id="115" w:name="_Ref485807467"/>
      <w:r w:rsidRPr="000D69F4">
        <w:t>1.1.7 – SearchBtn_OnClick</w:t>
      </w:r>
      <w:bookmarkEnd w:id="114"/>
      <w:bookmarkEnd w:id="115"/>
    </w:p>
    <w:p w14:paraId="40781C56" w14:textId="28156EA6" w:rsidR="00296673" w:rsidRPr="000D69F4" w:rsidRDefault="000019A0" w:rsidP="00296673">
      <w:r w:rsidRPr="000D69F4">
        <w:t>Er en metode som bliver kørt når brugeren klikker på vores ’Search’ button i UI.</w:t>
      </w:r>
    </w:p>
    <w:p w14:paraId="59429BFD" w14:textId="0DF23B80" w:rsidR="000019A0" w:rsidRPr="000D69F4" w:rsidRDefault="000019A0" w:rsidP="00296673">
      <w:r w:rsidRPr="000D69F4">
        <w:t>Den kalder LoadTripTile(</w:t>
      </w:r>
      <w:hyperlink w:anchor="_1.1.3_–_LoadTripTiles" w:history="1">
        <w:r w:rsidRPr="000D69F4">
          <w:rPr>
            <w:rStyle w:val="Hyperlink"/>
          </w:rPr>
          <w:t>1.1.3</w:t>
        </w:r>
      </w:hyperlink>
      <w:r w:rsidRPr="000D69F4">
        <w:t>) hvis vores søgefelt ikke er tomt og medsender teksten i vores søgefelt. Hvis feltet er tomt så kalder den LoadTripTile(</w:t>
      </w:r>
      <w:hyperlink w:anchor="_1.1.2_–_LoadTripTiles" w:history="1">
        <w:r w:rsidRPr="000D69F4">
          <w:rPr>
            <w:rStyle w:val="Hyperlink"/>
          </w:rPr>
          <w:t>1.1.2</w:t>
        </w:r>
      </w:hyperlink>
      <w:r w:rsidRPr="000D69F4">
        <w:t>).</w:t>
      </w:r>
    </w:p>
    <w:p w14:paraId="20E160DD" w14:textId="6B0F4CB3" w:rsidR="000019A0" w:rsidRPr="000D69F4" w:rsidRDefault="000019A0" w:rsidP="00296673">
      <w:r w:rsidRPr="000D69F4">
        <w:t>Derefter gemmer den indholdet af søgefeltet i ’LastSearch’.</w:t>
      </w:r>
    </w:p>
    <w:p w14:paraId="311D15A7" w14:textId="4219A78B" w:rsidR="00D463E1" w:rsidRPr="000D69F4" w:rsidRDefault="00D463E1" w:rsidP="0061795B">
      <w:pPr>
        <w:pStyle w:val="Heading4"/>
      </w:pPr>
      <w:bookmarkStart w:id="116" w:name="_Toc485739097"/>
      <w:r w:rsidRPr="000D69F4">
        <w:t>1.1.8 – TripItemsControl_OnMouseLeftButtonUp</w:t>
      </w:r>
      <w:bookmarkEnd w:id="116"/>
    </w:p>
    <w:p w14:paraId="32D0AC2B" w14:textId="1A2CE423" w:rsidR="00BB2AD3" w:rsidRPr="000D69F4" w:rsidRDefault="00BB2AD3" w:rsidP="00296673">
      <w:r w:rsidRPr="000D69F4">
        <w:t>Er</w:t>
      </w:r>
      <w:r w:rsidR="000D69F4">
        <w:t xml:space="preserve"> en metode som skjuler ’TripTileGrid</w:t>
      </w:r>
      <w:r w:rsidRPr="000D69F4">
        <w:t>’, synliggøre ’RouteViewerGrid’ og sætter vinduet i fuldskærms tilstand.</w:t>
      </w:r>
    </w:p>
    <w:p w14:paraId="2C0C7759" w14:textId="60CC895B" w:rsidR="009C2A7E" w:rsidRPr="000D69F4" w:rsidRDefault="00BB2AD3" w:rsidP="00296673">
      <w:r w:rsidRPr="000D69F4">
        <w:t xml:space="preserve">Derefter får det fat i det TripTile element som der blev trykket på og caster det til en </w:t>
      </w:r>
      <w:r w:rsidR="00242F59">
        <w:t>Tile</w:t>
      </w:r>
      <w:r w:rsidRPr="000D69F4">
        <w:t>(</w:t>
      </w:r>
      <w:hyperlink w:anchor="_4.1.0_–_Tile.cs" w:history="1">
        <w:r w:rsidRPr="000D69F4">
          <w:rPr>
            <w:rStyle w:val="Hyperlink"/>
          </w:rPr>
          <w:t>4.1.0</w:t>
        </w:r>
      </w:hyperlink>
      <w:r w:rsidR="009C2A7E" w:rsidRPr="000D69F4">
        <w:t xml:space="preserve">). Ved at caste det til en ’Tile’ kan vi tilgå datakonteksten og læse indholdet på </w:t>
      </w:r>
      <w:r w:rsidR="000D69F4">
        <w:t>det element der blev trykket på, den gemmes lokalt som ’item’.</w:t>
      </w:r>
    </w:p>
    <w:p w14:paraId="63EA17C0" w14:textId="0C80E512" w:rsidR="009C2A7E" w:rsidRPr="000D69F4" w:rsidRDefault="009C2A7E" w:rsidP="00296673">
      <w:r w:rsidRPr="000D69F4">
        <w:t xml:space="preserve">Den tager </w:t>
      </w:r>
      <w:r w:rsidR="00320F8D" w:rsidRPr="000D69F4">
        <w:t xml:space="preserve">‘RowId’ fra elementet og benytter </w:t>
      </w:r>
      <w:r w:rsidR="00242F59">
        <w:t>RouteViewerLoadTrip</w:t>
      </w:r>
      <w:r w:rsidR="00320F8D" w:rsidRPr="000D69F4">
        <w:t>(</w:t>
      </w:r>
      <w:hyperlink w:anchor="_1.1.5_–_RouteViewerLoadTrip" w:history="1">
        <w:r w:rsidR="00320F8D" w:rsidRPr="000D69F4">
          <w:rPr>
            <w:rStyle w:val="Hyperlink"/>
          </w:rPr>
          <w:t>1.1.5</w:t>
        </w:r>
      </w:hyperlink>
      <w:r w:rsidR="00320F8D" w:rsidRPr="000D69F4">
        <w:t>) til at slå den specifikke rute op og deserialisere loggen til en liste ved navn ’locations’</w:t>
      </w:r>
      <w:r w:rsidR="000D69F4" w:rsidRPr="000D69F4">
        <w:t>.</w:t>
      </w:r>
    </w:p>
    <w:p w14:paraId="287D4A62" w14:textId="2F04DA32" w:rsidR="000D69F4" w:rsidRDefault="000D69F4" w:rsidP="00296673">
      <w:r w:rsidRPr="000D69F4">
        <w:t xml:space="preserve">Ved brug af ‘locations’ </w:t>
      </w:r>
      <w:r>
        <w:t>danner den to nye knappenåle, grøn start og rød slut.</w:t>
      </w:r>
    </w:p>
    <w:p w14:paraId="68336DFA" w14:textId="24115C0A" w:rsidR="000D69F4" w:rsidRDefault="000D69F4" w:rsidP="00296673">
      <w:r>
        <w:t>Så danner den et ’MapLayer’ ved navn ’polyLineLayer’ og løber alle indekser igennem i en for løkke hvor den laver en ’MapPolyLine’ imellem alle indekser ved brug af indeksernes lokationer og tilføjer det til ’polyLineLayer’ som et barn.</w:t>
      </w:r>
    </w:p>
    <w:p w14:paraId="4904A900" w14:textId="51BDBFCB" w:rsidR="000D69F4" w:rsidRDefault="000D69F4" w:rsidP="00296673">
      <w:r>
        <w:t xml:space="preserve">Derefter </w:t>
      </w:r>
      <w:r w:rsidRPr="000D69F4">
        <w:t xml:space="preserve">laver den </w:t>
      </w:r>
      <w:r>
        <w:t>en ’LocationRect’ ud fra ’item’s værdier og tilføjer en forskydning så det ser bedre ud på et stort kort, den gemmes lokalt som ’bounds’.</w:t>
      </w:r>
    </w:p>
    <w:p w14:paraId="7773ABE1" w14:textId="0B61D355" w:rsidR="000D69F4" w:rsidRDefault="000D69F4" w:rsidP="00296673">
      <w:r>
        <w:t xml:space="preserve">Efter det rydder den vores ’TripTileCollection’ for at vores ’RouteViewerMap’ (som er det eneste kort som skal bruges/vises </w:t>
      </w:r>
      <w:r w:rsidR="00FE0605">
        <w:t>på det her tidspunkt</w:t>
      </w:r>
      <w:r>
        <w:t xml:space="preserve">) </w:t>
      </w:r>
      <w:r w:rsidR="003B2F0C">
        <w:t>kører mere jævnt.</w:t>
      </w:r>
    </w:p>
    <w:p w14:paraId="449AAC81" w14:textId="67480854" w:rsidR="000D69F4" w:rsidRPr="00FE0605" w:rsidRDefault="000D69F4" w:rsidP="00296673">
      <w:r>
        <w:t xml:space="preserve">Så sætter den ’RouteViewerMap’ kortets synspunkt ved brug af ’bounds’, tilføjer </w:t>
      </w:r>
      <w:r w:rsidRPr="00FE0605">
        <w:t>’polyLineLayer’ som et barn på kortet og tilføjer start og slut knappenålene til kortet.</w:t>
      </w:r>
    </w:p>
    <w:p w14:paraId="72B6E264" w14:textId="4AD24C8B" w:rsidR="00D463E1" w:rsidRPr="00FE0605" w:rsidRDefault="00D463E1" w:rsidP="0061795B">
      <w:pPr>
        <w:pStyle w:val="Heading4"/>
      </w:pPr>
      <w:bookmarkStart w:id="117" w:name="_Toc485739098"/>
      <w:r w:rsidRPr="00FE0605">
        <w:t xml:space="preserve">1.1.9 – </w:t>
      </w:r>
      <w:r w:rsidR="00E118CA">
        <w:t>RouteViewerMap</w:t>
      </w:r>
      <w:r w:rsidRPr="00FE0605">
        <w:t>_OnMouseRightButtonUp</w:t>
      </w:r>
      <w:bookmarkEnd w:id="117"/>
    </w:p>
    <w:p w14:paraId="1EB2E586" w14:textId="719F87C2" w:rsidR="00296673" w:rsidRPr="00FE0605" w:rsidRDefault="000D69F4" w:rsidP="00296673">
      <w:r w:rsidRPr="00FE0605">
        <w:t>Er en metode som synligøre ’TripTileGrid’, skjuler ’RouteViewerMap’ og formindsker vinduet.</w:t>
      </w:r>
    </w:p>
    <w:p w14:paraId="10282028" w14:textId="6066F5CF" w:rsidR="000D69F4" w:rsidRPr="00FE0605" w:rsidRDefault="000D69F4" w:rsidP="00296673">
      <w:r w:rsidRPr="00FE0605">
        <w:t xml:space="preserve">Så rydder den ’RouteViewerMap’ og kalder </w:t>
      </w:r>
      <w:r w:rsidR="00242F59">
        <w:t>LoadTripTiles</w:t>
      </w:r>
      <w:r w:rsidRPr="00FE0605">
        <w:t>(</w:t>
      </w:r>
      <w:hyperlink w:anchor="_1.1.3_–_LoadTripTiles" w:history="1">
        <w:r w:rsidRPr="00FE0605">
          <w:rPr>
            <w:rStyle w:val="Hyperlink"/>
          </w:rPr>
          <w:t>1.1.3</w:t>
        </w:r>
      </w:hyperlink>
      <w:r w:rsidRPr="00FE0605">
        <w:t>) og medsender ’LastSearch’ fra MainWindow(</w:t>
      </w:r>
      <w:hyperlink w:anchor="_1.1.0_-_MainWindow.xaml.cs" w:history="1">
        <w:r w:rsidRPr="00FE0605">
          <w:rPr>
            <w:rStyle w:val="Hyperlink"/>
          </w:rPr>
          <w:t>1.1.0</w:t>
        </w:r>
      </w:hyperlink>
      <w:r w:rsidRPr="00FE0605">
        <w:t>) så at brugeren ender der hvor de var sidst.</w:t>
      </w:r>
    </w:p>
    <w:p w14:paraId="64C543FF" w14:textId="657EFB25" w:rsidR="00D463E1" w:rsidRPr="00FE0605" w:rsidRDefault="00707739" w:rsidP="0061795B">
      <w:pPr>
        <w:pStyle w:val="Heading4"/>
      </w:pPr>
      <w:bookmarkStart w:id="118" w:name="_Toc485739099"/>
      <w:r>
        <w:lastRenderedPageBreak/>
        <w:t>1.2.0 -</w:t>
      </w:r>
      <w:r w:rsidR="00D463E1" w:rsidRPr="00FE0605">
        <w:t xml:space="preserve"> RootObject</w:t>
      </w:r>
      <w:bookmarkEnd w:id="118"/>
    </w:p>
    <w:p w14:paraId="2695ED8C" w14:textId="4CEE0E64" w:rsidR="003E36BD" w:rsidRPr="00FE0605" w:rsidRDefault="00FE0605" w:rsidP="003E36BD">
      <w:r w:rsidRPr="00FE0605">
        <w:t>Er en klasse som indeholder de forskellige properties vi burger i vores JSON logs.</w:t>
      </w:r>
    </w:p>
    <w:p w14:paraId="180F8D71" w14:textId="6BB5530E" w:rsidR="00FE0605" w:rsidRPr="00FE0605" w:rsidRDefault="00FE0605" w:rsidP="003E36BD">
      <w:r w:rsidRPr="00FE0605">
        <w:t>Hvert property har sin egen attribute som gør det let for os når vi deserialiserer vores logs. Attributterne bruges til at associere et property navn til en anden property.</w:t>
      </w:r>
    </w:p>
    <w:p w14:paraId="75AD01EE" w14:textId="183F87DD" w:rsidR="00FE0605" w:rsidRPr="00FE0605" w:rsidRDefault="00FE0605" w:rsidP="003E36BD">
      <w:r w:rsidRPr="00FE0605">
        <w:t>Det vil sige at når vi deserialiserer vores logs, så ser den f.eks. navnet “DeltaTime”, når den ser det navn ved den straks at den property’s værdi hører til i “min” egen property (Som vi I dette tilfælde kalder det samme, men navnene behøver ikke være ens).</w:t>
      </w:r>
    </w:p>
    <w:p w14:paraId="584BD917" w14:textId="67FE8749" w:rsidR="00FE0605" w:rsidRPr="00FE0605" w:rsidRDefault="00FE0605" w:rsidP="003E36BD">
      <w:r w:rsidRPr="00FE0605">
        <w:t>Det vi</w:t>
      </w:r>
      <w:r>
        <w:t xml:space="preserve"> bruger ’RootObject’ til er at midlertidigt gemme loggene så vi har et objekt som er ekstremt let at læse fra ved at referere til en liste af typen ’RootObject’.</w:t>
      </w:r>
    </w:p>
    <w:p w14:paraId="451A9527" w14:textId="248BCEFF" w:rsidR="0031378E" w:rsidRDefault="00707739" w:rsidP="0061795B">
      <w:pPr>
        <w:pStyle w:val="Heading3"/>
      </w:pPr>
      <w:bookmarkStart w:id="119" w:name="_Toc485754277"/>
      <w:bookmarkStart w:id="120" w:name="_Toc485813004"/>
      <w:bookmarkStart w:id="121" w:name="_Toc485739100"/>
      <w:bookmarkStart w:id="122" w:name="_Toc485814336"/>
      <w:r>
        <w:t>2.1.0 – LoginWindow.xaml.cs</w:t>
      </w:r>
      <w:bookmarkEnd w:id="119"/>
      <w:bookmarkEnd w:id="120"/>
      <w:bookmarkEnd w:id="122"/>
    </w:p>
    <w:p w14:paraId="2290DB17" w14:textId="5202BBF0" w:rsidR="0061795B" w:rsidRPr="0061795B" w:rsidRDefault="00FE040F" w:rsidP="0061795B">
      <w:r>
        <w:t xml:space="preserve">Er en klasse som indeholder to globale variabler, </w:t>
      </w:r>
      <w:r w:rsidRPr="000D69F4">
        <w:t>ConnectionString som indeholder addressen, database navnet og login til vores server</w:t>
      </w:r>
      <w:r>
        <w:t xml:space="preserve">, LoginSuccess som er en boolean til </w:t>
      </w:r>
      <w:r w:rsidR="009C6C99">
        <w:t>at tjekke om det lykkedes brugeren at logge ind. Grunden til ’LoginSucess’ er fordi MainWindow(</w:t>
      </w:r>
      <w:hyperlink w:anchor="_1.1.1_–_MainWindow" w:history="1">
        <w:r w:rsidR="009C6C99" w:rsidRPr="009C6C99">
          <w:rPr>
            <w:rStyle w:val="Hyperlink"/>
          </w:rPr>
          <w:t>1.1.1</w:t>
        </w:r>
      </w:hyperlink>
      <w:r w:rsidR="009C6C99">
        <w:t>) har et event</w:t>
      </w:r>
      <w:r w:rsidR="00B43BCB" w:rsidRPr="002762F3">
        <w:t xml:space="preserve"> som bliver kørt når LoginWindow lukkes, og der tjekker den tilstanden på ’LoginSucess’ og forsætter derfra.</w:t>
      </w:r>
    </w:p>
    <w:p w14:paraId="05C7B7E1" w14:textId="30121D9E" w:rsidR="0031378E" w:rsidRPr="007155C7" w:rsidRDefault="0031378E" w:rsidP="0061795B">
      <w:pPr>
        <w:pStyle w:val="Heading4"/>
      </w:pPr>
      <w:r w:rsidRPr="007155C7">
        <w:t>2.1.1 – LoginWindow</w:t>
      </w:r>
    </w:p>
    <w:p w14:paraId="53646814" w14:textId="57AF3909" w:rsidR="00B43BCB" w:rsidRPr="002762F3" w:rsidRDefault="00B43BCB" w:rsidP="00B43BCB">
      <w:r w:rsidRPr="002762F3">
        <w:t>Er en constructor som initialiserer sig selv.</w:t>
      </w:r>
    </w:p>
    <w:p w14:paraId="42070693" w14:textId="6F95C246" w:rsidR="0031378E" w:rsidRPr="007155C7" w:rsidRDefault="0031378E" w:rsidP="0061795B">
      <w:pPr>
        <w:pStyle w:val="Heading4"/>
      </w:pPr>
      <w:r w:rsidRPr="007155C7">
        <w:t>2.1.2 – LoginBtn_Click</w:t>
      </w:r>
    </w:p>
    <w:p w14:paraId="524FB0B7" w14:textId="1F48EC59" w:rsidR="00B43BCB" w:rsidRPr="002762F3" w:rsidRDefault="00B43BCB" w:rsidP="00B43BCB">
      <w:r w:rsidRPr="002762F3">
        <w:t xml:space="preserve">Er en metode som </w:t>
      </w:r>
      <w:r w:rsidR="00EB5E0B" w:rsidRPr="002762F3">
        <w:t xml:space="preserve">bliver kørt når </w:t>
      </w:r>
      <w:r w:rsidR="00242F59" w:rsidRPr="002762F3">
        <w:t>brugeren klikker på ‘Login’ knappen i LoginWindow(</w:t>
      </w:r>
      <w:hyperlink w:anchor="_2.1.0_-_" w:history="1">
        <w:r w:rsidR="00242F59" w:rsidRPr="002762F3">
          <w:rPr>
            <w:rStyle w:val="Hyperlink"/>
          </w:rPr>
          <w:t>2.1.0</w:t>
        </w:r>
      </w:hyperlink>
      <w:r w:rsidR="00242F59" w:rsidRPr="002762F3">
        <w:t>).</w:t>
      </w:r>
    </w:p>
    <w:p w14:paraId="08462323" w14:textId="3DC9968D" w:rsidR="00242F59" w:rsidRPr="002762F3" w:rsidRDefault="00242F59" w:rsidP="00B43BCB">
      <w:r w:rsidRPr="002762F3">
        <w:t>Den kalder metoden AttemptLogin(</w:t>
      </w:r>
      <w:hyperlink w:anchor="_2.1.3_-_AttemptLogin" w:history="1">
        <w:r w:rsidRPr="002762F3">
          <w:rPr>
            <w:rStyle w:val="Hyperlink"/>
          </w:rPr>
          <w:t>2.1.3</w:t>
        </w:r>
      </w:hyperlink>
      <w:r w:rsidRPr="002762F3">
        <w:t>).</w:t>
      </w:r>
    </w:p>
    <w:p w14:paraId="5F4ADD08" w14:textId="66441085" w:rsidR="0031378E" w:rsidRPr="002762F3" w:rsidRDefault="0031378E" w:rsidP="0061795B">
      <w:pPr>
        <w:pStyle w:val="Heading4"/>
      </w:pPr>
      <w:r w:rsidRPr="002762F3">
        <w:t>2.1.3 – AttemptLogin</w:t>
      </w:r>
    </w:p>
    <w:p w14:paraId="5C3A9C34" w14:textId="12FFEA79" w:rsidR="00242F59" w:rsidRDefault="002762F3" w:rsidP="00242F59">
      <w:r>
        <w:t>Er en metode som kalder AuthenticateLogin(</w:t>
      </w:r>
      <w:hyperlink w:anchor="_2.1.4_-_AuthenticateLogin" w:history="1">
        <w:r w:rsidRPr="002762F3">
          <w:rPr>
            <w:rStyle w:val="Hyperlink"/>
          </w:rPr>
          <w:t>2.1.4</w:t>
        </w:r>
      </w:hyperlink>
      <w:r>
        <w:t>).</w:t>
      </w:r>
    </w:p>
    <w:p w14:paraId="6D67F213" w14:textId="2FF6657A" w:rsidR="00D0684F" w:rsidRDefault="002762F3" w:rsidP="00242F59">
      <w:r>
        <w:t xml:space="preserve">Hvis AuthenticateLogin returnerer ’true’ så skifter den ’LoginSuccess’ til ’true’ og </w:t>
      </w:r>
      <w:r w:rsidR="00D0684F">
        <w:t>ændrer MainWindow(</w:t>
      </w:r>
      <w:hyperlink w:anchor="_1.1.0_-_MainWindow.xaml.cs" w:history="1">
        <w:r w:rsidR="00D0684F" w:rsidRPr="00D0684F">
          <w:rPr>
            <w:rStyle w:val="Hyperlink"/>
          </w:rPr>
          <w:t>1.1.0</w:t>
        </w:r>
      </w:hyperlink>
      <w:r w:rsidR="00D0684F">
        <w:t>) ’Username’ til enten ”DebugUser” eller det indtastede brugernavn (i lovercase) og derefter lukker vinduet.</w:t>
      </w:r>
    </w:p>
    <w:p w14:paraId="1A9FD8EE" w14:textId="444C5301" w:rsidR="00D0684F" w:rsidRPr="002762F3" w:rsidRDefault="00D0684F" w:rsidP="00242F59">
      <w:r>
        <w:t xml:space="preserve">Hvis AuthenticateLogin </w:t>
      </w:r>
      <w:r w:rsidR="001E3F4A">
        <w:t>returnerer</w:t>
      </w:r>
      <w:r>
        <w:t xml:space="preserve"> ’false’ så giver den </w:t>
      </w:r>
      <w:r w:rsidRPr="00D0684F">
        <w:t>fejlmeddelelse</w:t>
      </w:r>
      <w:r>
        <w:t>n ”</w:t>
      </w:r>
      <w:r w:rsidRPr="00D0684F">
        <w:t>Username or password is incorrect</w:t>
      </w:r>
      <w:r>
        <w:t>”.</w:t>
      </w:r>
    </w:p>
    <w:p w14:paraId="14D13645" w14:textId="18813890" w:rsidR="0031378E" w:rsidRPr="00FA29EC" w:rsidRDefault="0031378E" w:rsidP="0061795B">
      <w:pPr>
        <w:pStyle w:val="Heading4"/>
      </w:pPr>
      <w:r w:rsidRPr="00FA29EC">
        <w:t>2.1.4 – AuthenticateLogin</w:t>
      </w:r>
    </w:p>
    <w:p w14:paraId="3063B272" w14:textId="6F70AB32" w:rsidR="00D0684F" w:rsidRPr="00B93F97" w:rsidRDefault="001E3F4A" w:rsidP="00D0684F">
      <w:r>
        <w:t>Er en metode som modtager to parameter, brugernavn og password.</w:t>
      </w:r>
    </w:p>
    <w:p w14:paraId="32337763" w14:textId="6B00DFD8" w:rsidR="001E3F4A" w:rsidRDefault="001E3F4A" w:rsidP="00D0684F">
      <w:r>
        <w:t>Først kalder den GetHash(</w:t>
      </w:r>
      <w:hyperlink w:anchor="_2.1.5_-_GetHash" w:history="1">
        <w:r w:rsidRPr="001E3F4A">
          <w:rPr>
            <w:rStyle w:val="Hyperlink"/>
          </w:rPr>
          <w:t>2.1.5</w:t>
        </w:r>
      </w:hyperlink>
      <w:r>
        <w:t>) for at generere en SHA512 krypteringen af ’password’.</w:t>
      </w:r>
    </w:p>
    <w:p w14:paraId="1B9840A2" w14:textId="7805C2B3" w:rsidR="001E3F4A" w:rsidRDefault="001E3F4A" w:rsidP="00D0684F">
      <w:r>
        <w:t xml:space="preserve">Derefter opretter den forbindelse til vores sql server og udtrækker alle rækker i ’logins’ tabellen, derefter løber den hver række igennem og tjekker om ’username’ og SHA512 ’password’ er ens med rækken. </w:t>
      </w:r>
    </w:p>
    <w:p w14:paraId="42D06BF5" w14:textId="405AD34D" w:rsidR="001E3F4A" w:rsidRDefault="001E3F4A" w:rsidP="00D0684F">
      <w:r>
        <w:t>Metoden returnerer ’true’ hvis den finder ens ’username’ og SHA512 ’password’ på samme række. Eller returnerer ’false’ hvis intet match blev fundet.</w:t>
      </w:r>
    </w:p>
    <w:p w14:paraId="776911DA" w14:textId="5C554A68" w:rsidR="001E3F4A" w:rsidRPr="00D0684F" w:rsidRDefault="001E3F4A" w:rsidP="00D0684F">
      <w:r>
        <w:lastRenderedPageBreak/>
        <w:t xml:space="preserve">Grunden til at vi tjekker efter SHA512 kryptering er for ikke at have brugeres </w:t>
      </w:r>
      <w:r w:rsidR="00151C12">
        <w:t>adgangskode stående i ren tekst. Opbevaring af adgangskoder i ren tekst er usikkert</w:t>
      </w:r>
      <w:r>
        <w:t xml:space="preserve"> og uansvarligt.</w:t>
      </w:r>
    </w:p>
    <w:p w14:paraId="6D6EE32D" w14:textId="4833DD5C" w:rsidR="0031378E" w:rsidRPr="00B93F97" w:rsidRDefault="0031378E" w:rsidP="0061795B">
      <w:pPr>
        <w:pStyle w:val="Heading4"/>
      </w:pPr>
      <w:r w:rsidRPr="00B93F97">
        <w:t>2.1.5 – GetHash</w:t>
      </w:r>
    </w:p>
    <w:p w14:paraId="08BFDF3A" w14:textId="6E341C4D" w:rsidR="00151C12" w:rsidRDefault="00151C12" w:rsidP="00151C12">
      <w:r>
        <w:t>Er en metode som modtager en ’inputString’ som er en adgangskode.</w:t>
      </w:r>
    </w:p>
    <w:p w14:paraId="602EAE15" w14:textId="5F1402A3" w:rsidR="00151C12" w:rsidRPr="00151C12" w:rsidRDefault="00151C12" w:rsidP="00151C12">
      <w:r>
        <w:t>Den tager adgangskoden og spytter det i et array som bytes, derefter sættes SHA512 til at kryptere hver byte i array’et og så kalder den GetStringFromHash(</w:t>
      </w:r>
      <w:hyperlink w:anchor="_2.1.6_-_GetStringFromHash" w:history="1">
        <w:r w:rsidRPr="00151C12">
          <w:rPr>
            <w:rStyle w:val="Hyperlink"/>
          </w:rPr>
          <w:t>2.1.6</w:t>
        </w:r>
      </w:hyperlink>
      <w:r>
        <w:t>) og får en samlet string tilbage som den returnerer til der GetHash blev kaldet fra.</w:t>
      </w:r>
    </w:p>
    <w:p w14:paraId="36A71337" w14:textId="323FD49B" w:rsidR="0031378E" w:rsidRPr="00B93F97" w:rsidRDefault="0031378E" w:rsidP="0061795B">
      <w:pPr>
        <w:pStyle w:val="Heading4"/>
      </w:pPr>
      <w:r w:rsidRPr="00B93F97">
        <w:t>2.1.6 – GetStringFromHash</w:t>
      </w:r>
    </w:p>
    <w:p w14:paraId="0863A532" w14:textId="62A0C534" w:rsidR="00151C12" w:rsidRDefault="00151C12" w:rsidP="00151C12">
      <w:r>
        <w:t>Er en metode som modtager et byte array ’hash’.</w:t>
      </w:r>
    </w:p>
    <w:p w14:paraId="4CBA574C" w14:textId="14A55E8E" w:rsidR="00151C12" w:rsidRDefault="00151C12" w:rsidP="00151C12">
      <w:r>
        <w:t>Metoden bygger en ny streng ’result’ og løber igennem hele byte array’et</w:t>
      </w:r>
      <w:r w:rsidR="002507FB">
        <w:t xml:space="preserve"> hvor den</w:t>
      </w:r>
      <w:r>
        <w:t xml:space="preserve"> konverterer et byte til</w:t>
      </w:r>
      <w:r w:rsidR="002507FB">
        <w:t xml:space="preserve"> en</w:t>
      </w:r>
      <w:r>
        <w:t xml:space="preserve"> </w:t>
      </w:r>
      <w:r w:rsidR="002507FB">
        <w:t>to cifret hexadecimal string med store bogstaver og til sidst</w:t>
      </w:r>
      <w:r>
        <w:t xml:space="preserve"> tilføjer det til ’result’.</w:t>
      </w:r>
    </w:p>
    <w:p w14:paraId="27293272" w14:textId="309D695B" w:rsidR="002507FB" w:rsidRPr="00151C12" w:rsidRDefault="002507FB" w:rsidP="00151C12">
      <w:r>
        <w:t>Derefter returnerer den ’result’ strengen til GetHash(</w:t>
      </w:r>
      <w:hyperlink w:anchor="_2.1.5_-_GetHash" w:history="1">
        <w:r w:rsidRPr="002507FB">
          <w:rPr>
            <w:rStyle w:val="Hyperlink"/>
          </w:rPr>
          <w:t>2.1.5</w:t>
        </w:r>
      </w:hyperlink>
      <w:r>
        <w:t>).</w:t>
      </w:r>
    </w:p>
    <w:p w14:paraId="461CF47B" w14:textId="23C769FF" w:rsidR="0031378E" w:rsidRPr="00B93F97" w:rsidRDefault="0031378E" w:rsidP="0061795B">
      <w:pPr>
        <w:pStyle w:val="Heading4"/>
      </w:pPr>
      <w:r w:rsidRPr="00B93F97">
        <w:t>2.1.7 – UsernameText_OnLostKeyboardFocus</w:t>
      </w:r>
    </w:p>
    <w:p w14:paraId="343A2451" w14:textId="3C169255" w:rsidR="002507FB" w:rsidRPr="002507FB" w:rsidRDefault="002507FB" w:rsidP="002507FB">
      <w:r>
        <w:t>Er en metode som tømmer indholdet af ’UsernameText’ kontrollen hvis der er en tom karakter når man klikker væk fra tekst boksen.</w:t>
      </w:r>
    </w:p>
    <w:p w14:paraId="0B42ECAC" w14:textId="56481996" w:rsidR="0031378E" w:rsidRPr="00B93F97" w:rsidRDefault="0031378E" w:rsidP="0061795B">
      <w:pPr>
        <w:pStyle w:val="Heading4"/>
      </w:pPr>
      <w:r w:rsidRPr="00B93F97">
        <w:t>2.1.8 – PasswordText_OnGotKeyboardFocus</w:t>
      </w:r>
    </w:p>
    <w:p w14:paraId="270A6B22" w14:textId="48E0194F" w:rsidR="002507FB" w:rsidRPr="002507FB" w:rsidRDefault="002507FB" w:rsidP="002507FB">
      <w:r>
        <w:t>Er en metode som tømmer indholdet af ’PasswordText’ kontrollen og gør klar til indtastninger, men kun hvis indholdet af ’PasswordText’ matcher vores ”</w:t>
      </w:r>
      <w:r w:rsidRPr="002507FB">
        <w:t>PPPPPPPP</w:t>
      </w:r>
      <w:r>
        <w:t>” dummy tekst.</w:t>
      </w:r>
    </w:p>
    <w:p w14:paraId="217E3CB5" w14:textId="17C13FA2" w:rsidR="0031378E" w:rsidRPr="00B93F97" w:rsidRDefault="0031378E" w:rsidP="0061795B">
      <w:pPr>
        <w:pStyle w:val="Heading4"/>
      </w:pPr>
      <w:r w:rsidRPr="00B93F97">
        <w:t>2.1.9 – PasswordText_OnLostKeyboardFocus</w:t>
      </w:r>
    </w:p>
    <w:p w14:paraId="6BB2DD40" w14:textId="3C71D094" w:rsidR="002507FB" w:rsidRPr="002507FB" w:rsidRDefault="002507FB" w:rsidP="002507FB">
      <w:r>
        <w:t>Er en metode som indsætter dummy teksten ”</w:t>
      </w:r>
      <w:r w:rsidRPr="002507FB">
        <w:t>PPPPPPPP</w:t>
      </w:r>
      <w:r>
        <w:t>” i ’PasswordText’ kontrollen hvis indholdet er en tom streng.</w:t>
      </w:r>
    </w:p>
    <w:p w14:paraId="1306816C" w14:textId="2FA41B08" w:rsidR="0061795B" w:rsidRPr="00B93F97" w:rsidRDefault="0031378E" w:rsidP="0061795B">
      <w:pPr>
        <w:pStyle w:val="Heading4"/>
      </w:pPr>
      <w:r w:rsidRPr="00B93F97">
        <w:t>2.1.10 – LoginWIndow_OnKeyDown</w:t>
      </w:r>
    </w:p>
    <w:p w14:paraId="45ADD54D" w14:textId="140ABFD1" w:rsidR="002507FB" w:rsidRDefault="002507FB" w:rsidP="002507FB">
      <w:r>
        <w:t>Er en metode som lytter efter Enter.</w:t>
      </w:r>
    </w:p>
    <w:p w14:paraId="0A52A9AA" w14:textId="3C7DA6F4" w:rsidR="002507FB" w:rsidRDefault="002507FB" w:rsidP="002507FB">
      <w:r>
        <w:t xml:space="preserve">Hvis knappen </w:t>
      </w:r>
      <w:r w:rsidR="003C3BE5">
        <w:t>Højre S</w:t>
      </w:r>
      <w:r>
        <w:t>hift er holdt nede samtidig</w:t>
      </w:r>
      <w:r w:rsidR="003C3BE5">
        <w:t>t med at der bliver trykket på E</w:t>
      </w:r>
      <w:r>
        <w:t>nter, så bruger den vores fiktive ’development’ bruger og bypasser vores login tjek ved straks at sige ’LoginSuccess’ fra LoginWindow(</w:t>
      </w:r>
      <w:hyperlink w:anchor="_2.1.0_-_" w:history="1">
        <w:r w:rsidRPr="002507FB">
          <w:rPr>
            <w:rStyle w:val="Hyperlink"/>
          </w:rPr>
          <w:t>2.1.0</w:t>
        </w:r>
      </w:hyperlink>
      <w:r>
        <w:t>) er ’true’, derefter sætter den MainWindow(</w:t>
      </w:r>
      <w:hyperlink w:anchor="_1.1.0_-_MainWindow.xaml.cs" w:history="1">
        <w:r w:rsidRPr="002507FB">
          <w:rPr>
            <w:rStyle w:val="Hyperlink"/>
          </w:rPr>
          <w:t>1.1.0</w:t>
        </w:r>
      </w:hyperlink>
      <w:r>
        <w:t>)</w:t>
      </w:r>
      <w:r w:rsidR="003C3BE5">
        <w:t xml:space="preserve"> ’Username’ til at være ”DebugUser” og så lukker den LoginWindow vinduet.</w:t>
      </w:r>
    </w:p>
    <w:p w14:paraId="0223FF96" w14:textId="66DE009A" w:rsidR="003C3BE5" w:rsidRPr="002507FB" w:rsidRDefault="003C3BE5" w:rsidP="002507FB">
      <w:r>
        <w:t>Hvis der bare bliver trykket Enter kalder den AttemptLogin(</w:t>
      </w:r>
      <w:hyperlink w:anchor="_2.1.3_-_AttemptLogin" w:history="1">
        <w:r w:rsidRPr="003C3BE5">
          <w:rPr>
            <w:rStyle w:val="Hyperlink"/>
          </w:rPr>
          <w:t>2.1.3</w:t>
        </w:r>
      </w:hyperlink>
      <w:r>
        <w:t>).</w:t>
      </w:r>
    </w:p>
    <w:p w14:paraId="05593356" w14:textId="2210939E" w:rsidR="003C3BE5" w:rsidRDefault="0061795B" w:rsidP="003C3BE5">
      <w:pPr>
        <w:pStyle w:val="Heading3"/>
      </w:pPr>
      <w:bookmarkStart w:id="123" w:name="_Toc485754278"/>
      <w:bookmarkStart w:id="124" w:name="_Toc485813005"/>
      <w:bookmarkStart w:id="125" w:name="_Toc485814337"/>
      <w:r w:rsidRPr="003C3BE5">
        <w:t>3.1.0 – TileMap.xaml.cs</w:t>
      </w:r>
      <w:bookmarkEnd w:id="123"/>
      <w:bookmarkEnd w:id="124"/>
      <w:bookmarkEnd w:id="125"/>
    </w:p>
    <w:p w14:paraId="2090528A" w14:textId="17D856D2" w:rsidR="007C29E1" w:rsidRPr="00B0097B" w:rsidRDefault="00B0097B" w:rsidP="00B0097B">
      <w:r>
        <w:t xml:space="preserve">Er en klasse som bruger til at skabe </w:t>
      </w:r>
      <w:r w:rsidR="00152762">
        <w:t>kortet til et</w:t>
      </w:r>
      <w:r>
        <w:t xml:space="preserve"> ’T</w:t>
      </w:r>
      <w:r w:rsidR="00152762">
        <w:t>ripTile</w:t>
      </w:r>
      <w:r>
        <w:t>’</w:t>
      </w:r>
      <w:r w:rsidR="007C29E1">
        <w:t>.</w:t>
      </w:r>
    </w:p>
    <w:p w14:paraId="59027E71" w14:textId="1C949389" w:rsidR="00265B76" w:rsidRPr="007155C7" w:rsidRDefault="0061795B" w:rsidP="00265B76">
      <w:pPr>
        <w:pStyle w:val="Heading4"/>
      </w:pPr>
      <w:r w:rsidRPr="003C3BE5">
        <w:t>3.1.1 – TileMap</w:t>
      </w:r>
      <w:r w:rsidR="00265B76" w:rsidRPr="00265B76">
        <w:t xml:space="preserve"> </w:t>
      </w:r>
    </w:p>
    <w:p w14:paraId="26511045" w14:textId="3D9C3FAB" w:rsidR="004D7022" w:rsidRPr="004D7022" w:rsidRDefault="00265B76" w:rsidP="00265B76">
      <w:r w:rsidRPr="002762F3">
        <w:t>Er en construc</w:t>
      </w:r>
      <w:r>
        <w:t>tor som initialiserer sig selv.</w:t>
      </w:r>
    </w:p>
    <w:p w14:paraId="782F7E15" w14:textId="2DAD12F0" w:rsidR="0031378E" w:rsidRDefault="0061795B" w:rsidP="0061795B">
      <w:pPr>
        <w:pStyle w:val="Heading4"/>
      </w:pPr>
      <w:r w:rsidRPr="003C3BE5">
        <w:lastRenderedPageBreak/>
        <w:t>3.1.2 – TileMap_OnLoaded</w:t>
      </w:r>
      <w:r w:rsidR="0031378E" w:rsidRPr="003C3BE5">
        <w:t xml:space="preserve"> </w:t>
      </w:r>
    </w:p>
    <w:p w14:paraId="49156E40" w14:textId="6BE1DA50" w:rsidR="00265B76" w:rsidRDefault="00265B76" w:rsidP="00265B76">
      <w:r>
        <w:t xml:space="preserve">Er en metode som </w:t>
      </w:r>
      <w:r w:rsidR="00A65F60">
        <w:t>bruger casting af sin egen datakontekst til et Tile(</w:t>
      </w:r>
      <w:hyperlink w:anchor="_4.1.0_–_Tile.cs" w:history="1">
        <w:r w:rsidR="00A65F60" w:rsidRPr="00A65F60">
          <w:rPr>
            <w:rStyle w:val="Hyperlink"/>
          </w:rPr>
          <w:t>4.1.0</w:t>
        </w:r>
      </w:hyperlink>
      <w:r w:rsidR="00A65F60">
        <w:t>) objekt.</w:t>
      </w:r>
    </w:p>
    <w:p w14:paraId="5281187C" w14:textId="7860E395" w:rsidR="00A65F60" w:rsidRDefault="00A65F60" w:rsidP="00265B76">
      <w:r>
        <w:t>Ved brug af castingen fra datakontekst kan metoden helt selv finde ud af hvem den er i datatemplaten på vores ’TripItemsControl’ kontrol i MainWindow(</w:t>
      </w:r>
      <w:hyperlink w:anchor="_1.1.0_-_MainWindow.xaml.cs" w:history="1">
        <w:r w:rsidRPr="00A65F60">
          <w:rPr>
            <w:rStyle w:val="Hyperlink"/>
          </w:rPr>
          <w:t>1.1.0</w:t>
        </w:r>
      </w:hyperlink>
      <w:r>
        <w:t>) og herfra tilgå dens værdier.</w:t>
      </w:r>
    </w:p>
    <w:p w14:paraId="0B79F74A" w14:textId="1C0F1F87" w:rsidR="00A65F60" w:rsidRDefault="00A65F60" w:rsidP="00265B76">
      <w:r>
        <w:t>Den bruger adgangen til de værdier til at danne to nye knappenåle, en grøn start og en rød slut knappenål.</w:t>
      </w:r>
    </w:p>
    <w:p w14:paraId="0B394A2C" w14:textId="76DD40E1" w:rsidR="00A65F60" w:rsidRPr="00265B76" w:rsidRDefault="00A65F60" w:rsidP="00265B76">
      <w:r>
        <w:t xml:space="preserve">Så tilføjer den, den tegnede rute fra castingen som et nyt barn af kortet, sætter knappenålene på kortet og så sætter den </w:t>
      </w:r>
      <w:r w:rsidR="00B41221">
        <w:t>kortets synspunkt ved brug af castingens ’Bounds’ variabel</w:t>
      </w:r>
      <w:r>
        <w:t>.</w:t>
      </w:r>
    </w:p>
    <w:p w14:paraId="63BC4EA9" w14:textId="1CC153E0" w:rsidR="001530D9" w:rsidRPr="001530D9" w:rsidRDefault="001530D9" w:rsidP="001530D9">
      <w:pPr>
        <w:pStyle w:val="Heading3"/>
      </w:pPr>
      <w:bookmarkStart w:id="126" w:name="_Toc485813006"/>
      <w:bookmarkStart w:id="127" w:name="_Toc485814338"/>
      <w:r w:rsidRPr="001530D9">
        <w:t>4.1.0 – Tile.cs</w:t>
      </w:r>
      <w:bookmarkEnd w:id="126"/>
      <w:bookmarkEnd w:id="127"/>
    </w:p>
    <w:p w14:paraId="215B4321" w14:textId="37D0E11E" w:rsidR="00236BB4" w:rsidRPr="001530D9" w:rsidRDefault="001530D9" w:rsidP="001530D9">
      <w:r w:rsidRPr="001530D9">
        <w:t>Er en klasse med 9 globale variabler</w:t>
      </w:r>
      <w:r>
        <w:t xml:space="preserve"> som vi bruger til at opbevare vores information omkring ’TripTiles’ i. Variablerne er RowId som bruges til at holde et unikt id nummer til sql tabel rækken, StartLocation som holder lat og lng af hvor turen startede, EndLocation som holder lat og lng af hvor turen sluttede, Bounds hvilket bruges til at sætte grænserne på hvad kortet i en TripTile(</w:t>
      </w:r>
      <w:hyperlink w:anchor="_3.1.0_-_TileMap.xaml.cs" w:history="1">
        <w:r w:rsidRPr="001530D9">
          <w:rPr>
            <w:rStyle w:val="Hyperlink"/>
          </w:rPr>
          <w:t>3.1.0</w:t>
        </w:r>
      </w:hyperlink>
      <w:r>
        <w:t>) må se, Route hvilket indeholder en tegnet rute fra GenerateTiles(</w:t>
      </w:r>
      <w:hyperlink w:anchor="_1.1.6_–_CalculateDistance" w:history="1">
        <w:r w:rsidRPr="001530D9">
          <w:rPr>
            <w:rStyle w:val="Hyperlink"/>
          </w:rPr>
          <w:t>1.1.6</w:t>
        </w:r>
      </w:hyperlink>
      <w:r>
        <w:t xml:space="preserve">), Title hvilket indeholder registrerings nummeret på en bil, Date som indeholder start dato og tid på turen, Distance hvilket indeholder km distancen </w:t>
      </w:r>
      <w:r w:rsidR="00236BB4">
        <w:t>på en tur og Duration hvilket indeholder en turs varighed.</w:t>
      </w:r>
    </w:p>
    <w:p w14:paraId="3E375382" w14:textId="4FC39B84" w:rsidR="001530D9" w:rsidRDefault="001530D9" w:rsidP="001530D9">
      <w:pPr>
        <w:pStyle w:val="Heading4"/>
      </w:pPr>
      <w:r w:rsidRPr="001530D9">
        <w:t>4.1.1 – Tile</w:t>
      </w:r>
    </w:p>
    <w:p w14:paraId="1E31EE66" w14:textId="3AD6CE0A" w:rsidR="00236BB4" w:rsidRPr="00236BB4" w:rsidRDefault="00236BB4" w:rsidP="00236BB4">
      <w:r>
        <w:t>Er en constructor som modtager 9 parameter o</w:t>
      </w:r>
      <w:r w:rsidR="00567E5A">
        <w:t>g sætter sine globale variablers</w:t>
      </w:r>
      <w:r>
        <w:t xml:space="preserve"> værdi</w:t>
      </w:r>
      <w:r w:rsidR="00567E5A">
        <w:t xml:space="preserve"> i Tile(</w:t>
      </w:r>
      <w:hyperlink w:anchor="_4.1.0_–_Tile.cs" w:history="1">
        <w:r w:rsidR="00567E5A" w:rsidRPr="00567E5A">
          <w:rPr>
            <w:rStyle w:val="Hyperlink"/>
          </w:rPr>
          <w:t>4.1.0</w:t>
        </w:r>
      </w:hyperlink>
      <w:r w:rsidR="00567E5A">
        <w:t>)</w:t>
      </w:r>
      <w:r>
        <w:t xml:space="preserve"> til det den har modtaget.</w:t>
      </w:r>
    </w:p>
    <w:p w14:paraId="027DDDCD" w14:textId="20DEF928" w:rsidR="00416FD0" w:rsidRPr="00FA29EC" w:rsidRDefault="00416FD0" w:rsidP="00416FD0">
      <w:pPr>
        <w:pStyle w:val="Heading2"/>
      </w:pPr>
      <w:bookmarkStart w:id="128" w:name="_Toc485754279"/>
      <w:bookmarkStart w:id="129" w:name="_Toc485813007"/>
      <w:bookmarkStart w:id="130" w:name="_Toc485814339"/>
      <w:r w:rsidRPr="00FA29EC">
        <w:t>Raven-Android</w:t>
      </w:r>
      <w:bookmarkEnd w:id="121"/>
      <w:bookmarkEnd w:id="128"/>
      <w:bookmarkEnd w:id="129"/>
      <w:bookmarkEnd w:id="130"/>
    </w:p>
    <w:p w14:paraId="25092AE8" w14:textId="3C0A2B04" w:rsidR="00416FD0" w:rsidRPr="00FA29EC" w:rsidRDefault="00416FD0" w:rsidP="00416FD0">
      <w:pPr>
        <w:pStyle w:val="Heading3"/>
      </w:pPr>
      <w:bookmarkStart w:id="131" w:name="_Toc485739101"/>
      <w:bookmarkStart w:id="132" w:name="_Toc485754280"/>
      <w:bookmarkStart w:id="133" w:name="_Toc485813008"/>
      <w:bookmarkStart w:id="134" w:name="_Toc485814340"/>
      <w:r w:rsidRPr="00FA29EC">
        <w:t>5.1.0 – LoginActivity.java</w:t>
      </w:r>
      <w:bookmarkEnd w:id="131"/>
      <w:bookmarkEnd w:id="132"/>
      <w:bookmarkEnd w:id="133"/>
      <w:bookmarkEnd w:id="134"/>
    </w:p>
    <w:p w14:paraId="47CD4B09" w14:textId="4EFCC138" w:rsidR="00F720C9" w:rsidRDefault="00F720C9" w:rsidP="00F720C9">
      <w:r w:rsidRPr="00F720C9">
        <w:t>LogonActivity bliv</w:t>
      </w:r>
      <w:r>
        <w:t>er brugt til at autentikere brugere og angive username videre til brug i MainActivity</w:t>
      </w:r>
    </w:p>
    <w:p w14:paraId="518D4DFF" w14:textId="07BFFC96" w:rsidR="00F720C9" w:rsidRDefault="00F720C9" w:rsidP="007155C7">
      <w:pPr>
        <w:pStyle w:val="Heading4"/>
      </w:pPr>
      <w:bookmarkStart w:id="135" w:name="_Ref485752761"/>
      <w:bookmarkStart w:id="136" w:name="_Toc485754281"/>
      <w:r>
        <w:t>5.1.1 – onCreate</w:t>
      </w:r>
      <w:bookmarkEnd w:id="135"/>
      <w:bookmarkEnd w:id="136"/>
    </w:p>
    <w:p w14:paraId="523BB32B" w14:textId="3DD60BFD" w:rsidR="00F720C9" w:rsidRDefault="00F720C9" w:rsidP="00F720C9">
      <w:r>
        <w:t>onCreate virker som en slags constructor, ofte brugt til at initialisere variabler eller knytte variabler til UI elementer</w:t>
      </w:r>
    </w:p>
    <w:p w14:paraId="5796CF69" w14:textId="21076C54" w:rsidR="00F720C9" w:rsidRDefault="00324C42" w:rsidP="007155C7">
      <w:pPr>
        <w:pStyle w:val="Heading4"/>
      </w:pPr>
      <w:bookmarkStart w:id="137" w:name="_Toc485754282"/>
      <w:r>
        <w:t>5.1.2 – LoginBtn_OnClick</w:t>
      </w:r>
      <w:bookmarkEnd w:id="137"/>
    </w:p>
    <w:p w14:paraId="6CAFE74C" w14:textId="124EE37A" w:rsidR="00324C42" w:rsidRDefault="00324C42" w:rsidP="00324C42">
      <w:r>
        <w:t>Denne funktion bliver kaldt hver gang brugeren trykker på login knappen. Den laver en ny instans af RavenAPI_CheckLogin(</w:t>
      </w:r>
      <w:r>
        <w:fldChar w:fldCharType="begin"/>
      </w:r>
      <w:r>
        <w:instrText xml:space="preserve"> REF _Ref485737922 \h </w:instrText>
      </w:r>
      <w:r>
        <w:fldChar w:fldCharType="separate"/>
      </w:r>
      <w:r w:rsidR="00C12CD0">
        <w:rPr>
          <w:lang w:val="en-US"/>
        </w:rPr>
        <w:t>5.2.0 – RavenAPI_CheckLogin</w:t>
      </w:r>
      <w:r>
        <w:fldChar w:fldCharType="end"/>
      </w:r>
      <w:r>
        <w:t xml:space="preserve">) som laver et API kald til vores </w:t>
      </w:r>
      <w:r w:rsidR="00253185">
        <w:t>apache server</w:t>
      </w:r>
    </w:p>
    <w:p w14:paraId="44211313" w14:textId="1458A22E" w:rsidR="00253185" w:rsidRDefault="00253185" w:rsidP="007155C7">
      <w:pPr>
        <w:pStyle w:val="Heading4"/>
      </w:pPr>
      <w:bookmarkStart w:id="138" w:name="_Toc485754283"/>
      <w:r>
        <w:t>5.2.0 – RavenAPI_CheckLogin</w:t>
      </w:r>
      <w:bookmarkEnd w:id="138"/>
    </w:p>
    <w:p w14:paraId="454337DA" w14:textId="77777777" w:rsidR="00253185" w:rsidRDefault="00253185" w:rsidP="00253185">
      <w:r>
        <w:t>CheckLogin er en AsyncTask klasse det vil sige at den kan udfører arbejde i baggrunden, det er en god ide at bruge for API kald fordi hvis ens server er langsom eller andre faktorer gør processen langsommere vil hele applikationen ikke gå i stå</w:t>
      </w:r>
    </w:p>
    <w:p w14:paraId="685DB149" w14:textId="77777777" w:rsidR="00253185" w:rsidRDefault="00253185" w:rsidP="00253185">
      <w:r>
        <w:lastRenderedPageBreak/>
        <w:t>Et API kald er stort set bare en http forbindelse, som i en browser.</w:t>
      </w:r>
    </w:p>
    <w:p w14:paraId="6CECCBD3" w14:textId="77777777" w:rsidR="00253185" w:rsidRDefault="00253185" w:rsidP="00253185">
      <w:r>
        <w:t>Hvis man går på http//google.com med sin browser sender ens browser et request, google’s servere vil så modtage dette request og sende et respons tilbage med HTML koden for hjemmesiden.</w:t>
      </w:r>
    </w:p>
    <w:p w14:paraId="37866F09" w14:textId="77777777" w:rsidR="00CF58EE" w:rsidRDefault="00253185" w:rsidP="00253185">
      <w:r>
        <w:t xml:space="preserve">Men et API kald ville ikke være specielt brugbart hvis det kun var muligt at </w:t>
      </w:r>
      <w:r w:rsidR="00CF58EE">
        <w:t>modtage, man skal også kunne sende data.</w:t>
      </w:r>
    </w:p>
    <w:p w14:paraId="2F70F35C" w14:textId="174F2DF2" w:rsidR="00171BB3" w:rsidRDefault="00CF58EE" w:rsidP="00171BB3">
      <w:r>
        <w:t>Heldigvis er dette en muli</w:t>
      </w:r>
      <w:r w:rsidR="00171BB3">
        <w:t>ghed ved hjælp af URL parametre,</w:t>
      </w:r>
      <w:bookmarkStart w:id="139" w:name="_Toc485739102"/>
      <w:r w:rsidR="00171BB3">
        <w:t xml:space="preserve"> i PHP kan man tilføje et nøgleord og en værdi at tilføje til sin URL dette vil se ud som følgende.</w:t>
      </w:r>
    </w:p>
    <w:p w14:paraId="4E6F1A42" w14:textId="69C3B54D" w:rsidR="00171BB3" w:rsidRDefault="00E42DB7" w:rsidP="00171BB3">
      <w:hyperlink r:id="rId18" w:history="1">
        <w:r w:rsidR="00171BB3" w:rsidRPr="00F07E58">
          <w:rPr>
            <w:rStyle w:val="Hyperlink"/>
          </w:rPr>
          <w:t>http://example.com/script.php?key=helloworld</w:t>
        </w:r>
      </w:hyperlink>
    </w:p>
    <w:p w14:paraId="5479C723" w14:textId="5452FA03" w:rsidR="00171BB3" w:rsidRDefault="00171BB3" w:rsidP="00171BB3">
      <w:r>
        <w:t>I dette eksempel vil vi kunne i PHP trække værdien ”helloworld” ud fra nøglen key.</w:t>
      </w:r>
    </w:p>
    <w:p w14:paraId="179E5EA5" w14:textId="4E4DAE13" w:rsidR="00171BB3" w:rsidRDefault="00171BB3" w:rsidP="007155C7">
      <w:pPr>
        <w:pStyle w:val="Heading5"/>
      </w:pPr>
      <w:bookmarkStart w:id="140" w:name="_Toc485754284"/>
      <w:r>
        <w:t>5.2.1 – onPreExecute</w:t>
      </w:r>
      <w:bookmarkEnd w:id="140"/>
    </w:p>
    <w:p w14:paraId="1F0E7CA2" w14:textId="1B2504DA" w:rsidR="00171BB3" w:rsidRDefault="00171BB3" w:rsidP="00171BB3">
      <w:r>
        <w:t xml:space="preserve">Denne funktion bliver ikke brugt men det er en standard funktion i klassen AsyncTask og bliver tit brugt til at </w:t>
      </w:r>
      <w:r w:rsidR="006642A0">
        <w:t>præsentere en loading bar for brugeren.</w:t>
      </w:r>
    </w:p>
    <w:p w14:paraId="7637EACC" w14:textId="3B7965F0" w:rsidR="006642A0" w:rsidRDefault="006642A0" w:rsidP="007155C7">
      <w:pPr>
        <w:pStyle w:val="Heading5"/>
      </w:pPr>
      <w:bookmarkStart w:id="141" w:name="_Toc485754285"/>
      <w:r>
        <w:t>5.2.2 – doInBackground</w:t>
      </w:r>
      <w:bookmarkEnd w:id="141"/>
    </w:p>
    <w:p w14:paraId="1EA5557A" w14:textId="6D7B944D" w:rsidR="00620EE5" w:rsidRDefault="006642A0" w:rsidP="002105EF">
      <w:r>
        <w:t>doInBackground er der hvor vi g</w:t>
      </w:r>
      <w:r w:rsidR="006B03AA">
        <w:t xml:space="preserve">ør det meste i vores AsyncTask. Den starter med at lave en instans af URL ud fra vores API_URL som er </w:t>
      </w:r>
      <w:hyperlink r:id="rId19" w:history="1">
        <w:r w:rsidR="006B03AA" w:rsidRPr="00F07E58">
          <w:rPr>
            <w:rStyle w:val="Hyperlink"/>
          </w:rPr>
          <w:t>http://raven-gps.com/check_login.php</w:t>
        </w:r>
      </w:hyperlink>
      <w:r w:rsidR="002105EF">
        <w:t xml:space="preserve"> </w:t>
      </w:r>
      <w:r w:rsidR="006B03AA">
        <w:t>derefter bliver brugernavn og passwo</w:t>
      </w:r>
      <w:r w:rsidR="00620EE5">
        <w:t xml:space="preserve">rd tilsluttet som URL parametre så vores URL vil til sidst blive </w:t>
      </w:r>
      <w:hyperlink r:id="rId20" w:history="1">
        <w:r w:rsidR="00620EE5" w:rsidRPr="00F07E58">
          <w:rPr>
            <w:rStyle w:val="Hyperlink"/>
          </w:rPr>
          <w:t>http://raven-gps.com/check_login.php?user=brugernavn&amp;pass=password</w:t>
        </w:r>
      </w:hyperlink>
    </w:p>
    <w:p w14:paraId="4680B22A" w14:textId="7E246E14" w:rsidR="002105EF" w:rsidRDefault="002105EF" w:rsidP="002105EF">
      <w:r>
        <w:t xml:space="preserve">Se eventuelt under </w:t>
      </w:r>
      <w:r>
        <w:fldChar w:fldCharType="begin"/>
      </w:r>
      <w:r>
        <w:instrText xml:space="preserve"> REF _Ref485749225 \h </w:instrText>
      </w:r>
      <w:r>
        <w:fldChar w:fldCharType="separate"/>
      </w:r>
      <w:r w:rsidR="00C12CD0">
        <w:rPr>
          <w:lang w:val="en-US"/>
        </w:rPr>
        <w:t>7.1.0 - Check_login.php</w:t>
      </w:r>
      <w:r>
        <w:fldChar w:fldCharType="end"/>
      </w:r>
    </w:p>
    <w:p w14:paraId="2413D48D" w14:textId="3EC00DB5" w:rsidR="006B03AA" w:rsidRDefault="006B03AA" w:rsidP="006B03AA">
      <w:r>
        <w:t xml:space="preserve">For dette kald bruger vi protokollen ”GET”, get er en standard </w:t>
      </w:r>
      <w:r w:rsidR="005E2AAE">
        <w:t>protokol for http forbindelser.</w:t>
      </w:r>
    </w:p>
    <w:p w14:paraId="3BAEDF7A" w14:textId="0AC622B0" w:rsidR="005E2AAE" w:rsidRDefault="00E828C6" w:rsidP="006B03AA">
      <w:r>
        <w:t>Vores server vil så udføre et lookup i vores SQL og returnere enten et 1 for succes eller 0 hvis brugernavn eller password er forkert</w:t>
      </w:r>
    </w:p>
    <w:p w14:paraId="69CD79CA" w14:textId="034A42E1" w:rsidR="00E828C6" w:rsidRDefault="00E828C6" w:rsidP="007155C7">
      <w:pPr>
        <w:pStyle w:val="Heading5"/>
      </w:pPr>
      <w:bookmarkStart w:id="142" w:name="_Toc485754286"/>
      <w:r>
        <w:t>5.2.3 – onPostExecute</w:t>
      </w:r>
      <w:bookmarkEnd w:id="142"/>
    </w:p>
    <w:p w14:paraId="7810FBFF" w14:textId="485A282F" w:rsidR="00615F47" w:rsidRPr="00613B7C" w:rsidRDefault="00C05525">
      <w:r>
        <w:t xml:space="preserve">Denne funktion bliver kaldt efter en task er blevet fuldført, og meget som dens søster-funktion onPreExecute bliver den meget ofte brugt til at afslutte loading bars. Den bliver også brugt til at håndtere hvad der skal gøres med de modtaget data, det er præcist hvad vi bruger den til i vores API kald – til at tjekke om vores svar var en succes eller </w:t>
      </w:r>
      <w:r w:rsidR="00DA7942">
        <w:t>der er sket en fejl.</w:t>
      </w:r>
    </w:p>
    <w:p w14:paraId="7D0BB56C" w14:textId="6D374386" w:rsidR="00DA7942" w:rsidRPr="007155C7" w:rsidRDefault="00615F47" w:rsidP="00DA7942">
      <w:pPr>
        <w:pStyle w:val="Heading3"/>
        <w:rPr>
          <w:lang w:val="en-US"/>
        </w:rPr>
      </w:pPr>
      <w:bookmarkStart w:id="143" w:name="_Toc485754287"/>
      <w:bookmarkStart w:id="144" w:name="_Toc485813009"/>
      <w:bookmarkStart w:id="145" w:name="_Toc485814341"/>
      <w:r w:rsidRPr="007155C7">
        <w:rPr>
          <w:lang w:val="en-US"/>
        </w:rPr>
        <w:t>6.1.0 – MainActivity.java</w:t>
      </w:r>
      <w:bookmarkEnd w:id="143"/>
      <w:bookmarkEnd w:id="144"/>
      <w:bookmarkEnd w:id="145"/>
    </w:p>
    <w:p w14:paraId="0C2E708B" w14:textId="77777777" w:rsidR="00FD6408" w:rsidRDefault="005835CE" w:rsidP="00615F47">
      <w:r w:rsidRPr="007155C7">
        <w:rPr>
          <w:lang w:val="en-US"/>
        </w:rPr>
        <w:t xml:space="preserve">MainActivity er vores primære activity i </w:t>
      </w:r>
      <w:r w:rsidR="00FD6408" w:rsidRPr="007155C7">
        <w:rPr>
          <w:lang w:val="en-US"/>
        </w:rPr>
        <w:t xml:space="preserve">applikationen. </w:t>
      </w:r>
      <w:r w:rsidR="00FD6408">
        <w:t>En activity i Android sammenhæng kan nok bedst forklares som en bid af applikationen, hvis man har en app som har mange forskellige sider som f.eks. en log ind side, en butik, indkøbskurv og indstillinger. Vil alle disse side være hver sin egen activity.</w:t>
      </w:r>
    </w:p>
    <w:p w14:paraId="31B55989" w14:textId="77777777" w:rsidR="00FD6408" w:rsidRPr="00615F47" w:rsidRDefault="00FD6408" w:rsidP="00FD6408">
      <w:r>
        <w:t xml:space="preserve">Activities kan skifte til hinanden på kryds og tværs ved brug af intents.    </w:t>
      </w:r>
    </w:p>
    <w:p w14:paraId="2CDC0ACB" w14:textId="0CBA53DC" w:rsidR="00FD6408" w:rsidRDefault="00FD6408" w:rsidP="00FD6408">
      <w:r>
        <w:lastRenderedPageBreak/>
        <w:t>Hvis man forstiller sig en applikation som en bog med alle activities som en side hver, vil intents fungere som læserens fingre som skifter mellem sider.</w:t>
      </w:r>
    </w:p>
    <w:p w14:paraId="39441764" w14:textId="04421BF7" w:rsidR="000E652B" w:rsidRDefault="000E652B" w:rsidP="00FD6408">
      <w:r>
        <w:t>Intents har en brugbar funktion for at dele information på tværs af applikationen, dette er kendt som extras og giver udvikleren mulighed for at tilknytte en værdi til et keyword, dette kan derefter blive hentet fra modtager-activity.</w:t>
      </w:r>
    </w:p>
    <w:p w14:paraId="71E58208" w14:textId="1AB8CE2A" w:rsidR="00FD6408" w:rsidRDefault="00FD6408" w:rsidP="007155C7">
      <w:pPr>
        <w:pStyle w:val="Heading4"/>
      </w:pPr>
      <w:bookmarkStart w:id="146" w:name="_Toc485754288"/>
      <w:r>
        <w:t>6.1.1 – onCreate</w:t>
      </w:r>
      <w:bookmarkEnd w:id="146"/>
      <w:r w:rsidR="000E652B">
        <w:t xml:space="preserve"> </w:t>
      </w:r>
    </w:p>
    <w:p w14:paraId="4A3AA1A5" w14:textId="3A0D2B66" w:rsidR="000E652B" w:rsidRDefault="000E652B" w:rsidP="000E652B">
      <w:r>
        <w:t>I denne onCreate tilslutter vi vores UI elementer til lokale variabler for nem adgang.</w:t>
      </w:r>
    </w:p>
    <w:p w14:paraId="465806E4" w14:textId="2F48C424" w:rsidR="000E652B" w:rsidRPr="000E652B" w:rsidRDefault="000E652B" w:rsidP="000E652B">
      <w:r>
        <w:t>Username bliver hentet fra LoginActivity ved hjælp af en extra fra intent (</w:t>
      </w:r>
      <w:hyperlink w:anchor="_6.1.0_–_MainActivity.java" w:history="1">
        <w:r w:rsidRPr="000E652B">
          <w:rPr>
            <w:rStyle w:val="Hyperlink"/>
          </w:rPr>
          <w:t>6.1.0</w:t>
        </w:r>
      </w:hyperlink>
      <w:r>
        <w:t>)</w:t>
      </w:r>
    </w:p>
    <w:p w14:paraId="1A674485" w14:textId="54BC0851" w:rsidR="00FD6408" w:rsidRDefault="000E652B" w:rsidP="00502509">
      <w:r>
        <w:t xml:space="preserve">For mere information se </w:t>
      </w:r>
      <w:r>
        <w:fldChar w:fldCharType="begin"/>
      </w:r>
      <w:r>
        <w:instrText xml:space="preserve"> REF _Ref485752761 \h </w:instrText>
      </w:r>
      <w:r>
        <w:fldChar w:fldCharType="separate"/>
      </w:r>
      <w:r w:rsidR="00C12CD0">
        <w:t>5.1.1 – onCreate</w:t>
      </w:r>
      <w:r>
        <w:fldChar w:fldCharType="end"/>
      </w:r>
    </w:p>
    <w:p w14:paraId="50F739B3" w14:textId="7716773A" w:rsidR="00502509" w:rsidRDefault="00502509" w:rsidP="007155C7">
      <w:pPr>
        <w:pStyle w:val="Heading5"/>
      </w:pPr>
      <w:bookmarkStart w:id="147" w:name="_6.1.1.1_–_onCheckedChanged"/>
      <w:bookmarkStart w:id="148" w:name="_Toc485754289"/>
      <w:bookmarkEnd w:id="147"/>
      <w:r>
        <w:t>6.1.1.1 – onCheckedChanged</w:t>
      </w:r>
      <w:bookmarkEnd w:id="148"/>
    </w:p>
    <w:p w14:paraId="33E8EB86" w14:textId="716DC794" w:rsidR="00502509" w:rsidRDefault="00502509" w:rsidP="00502509">
      <w:r>
        <w:t>Android udvikling er specielt på visse punkter er platformen meget nytænkende og innovativt, men på andre punkter er det meget gammeldags og primitivt. ToggleButtons er et af de primitive punkter.</w:t>
      </w:r>
    </w:p>
    <w:p w14:paraId="1D2361DB" w14:textId="015F5B6B" w:rsidR="00502509" w:rsidRDefault="00502509" w:rsidP="00502509">
      <w:r>
        <w:t>En ToggleButton i Android kan ikke blive tilknyttet en event fra UI designeren, så den bedste måde at bruge dem på er ved at tilføje en onCheckedEventListener til knappen i onCreate</w:t>
      </w:r>
      <w:r w:rsidR="009116E6">
        <w:t xml:space="preserve"> (</w:t>
      </w:r>
      <w:hyperlink w:anchor="_6.1.1_-_onCreate" w:history="1">
        <w:r w:rsidR="009116E6" w:rsidRPr="009116E6">
          <w:rPr>
            <w:rStyle w:val="Hyperlink"/>
          </w:rPr>
          <w:t>6.1.1</w:t>
        </w:r>
      </w:hyperlink>
      <w:r w:rsidR="009116E6">
        <w:t>) sammen med en switch-case.</w:t>
      </w:r>
    </w:p>
    <w:p w14:paraId="72BE1603" w14:textId="7F8AADCA" w:rsidR="009116E6" w:rsidRDefault="009116E6" w:rsidP="00502509">
      <w:r>
        <w:t>Hvis Android tilføjede muligheden for at angive to seperate funktioner til Enabled og Disabled, ville verden være et bedre sted.</w:t>
      </w:r>
    </w:p>
    <w:p w14:paraId="76B90025" w14:textId="2B249F0C" w:rsidR="005C6935" w:rsidRDefault="005C6935" w:rsidP="007155C7">
      <w:pPr>
        <w:pStyle w:val="Heading6"/>
      </w:pPr>
      <w:bookmarkStart w:id="149" w:name="_Toc485754290"/>
      <w:r>
        <w:t>6.1.1.1.1 – onClick</w:t>
      </w:r>
      <w:bookmarkEnd w:id="149"/>
    </w:p>
    <w:p w14:paraId="178FAD6E" w14:textId="6A60E391" w:rsidR="005C6935" w:rsidRDefault="005C6935" w:rsidP="005C6935">
      <w:r>
        <w:t xml:space="preserve">Denne funktion er en del af en dialog boks der kommer frem efter brugeren har logget en køretur og afslutter loggen, onClick bliver kaldt hvis brugeren vælger ”Upload to SQL”. Et API kald bliver aktiveret </w:t>
      </w:r>
      <w:r w:rsidR="007155C7">
        <w:t>(</w:t>
      </w:r>
      <w:hyperlink w:anchor="_8.1.0_-_Insert.php" w:history="1">
        <w:r w:rsidR="007155C7" w:rsidRPr="007155C7">
          <w:rPr>
            <w:rStyle w:val="Hyperlink"/>
          </w:rPr>
          <w:t>8.1.0</w:t>
        </w:r>
      </w:hyperlink>
      <w:r w:rsidR="007155C7">
        <w:t xml:space="preserve">) </w:t>
      </w:r>
      <w:r>
        <w:t xml:space="preserve">og den loggede køretur vil blive </w:t>
      </w:r>
      <w:r w:rsidR="007155C7">
        <w:t>uploadet</w:t>
      </w:r>
      <w:r>
        <w:t xml:space="preserve"> ti</w:t>
      </w:r>
      <w:r w:rsidR="007155C7">
        <w:t>l SQL til brug i Raven-Desktop.</w:t>
      </w:r>
    </w:p>
    <w:p w14:paraId="411F5732" w14:textId="78AEEDD4" w:rsidR="007155C7" w:rsidRDefault="007155C7" w:rsidP="007155C7">
      <w:pPr>
        <w:pStyle w:val="Heading4"/>
      </w:pPr>
      <w:r>
        <w:t>6.1.2 – CloseBTBtn_OnClick</w:t>
      </w:r>
    </w:p>
    <w:p w14:paraId="0FD1A4E0" w14:textId="477DDD29" w:rsidR="007155C7" w:rsidRDefault="00E556DE" w:rsidP="007155C7">
      <w:r>
        <w:t>Denne funktion er til modsætning for onCheckedChanged (</w:t>
      </w:r>
      <w:hyperlink w:anchor="_6.1.1.1_–_onCheckedChanged" w:history="1">
        <w:r w:rsidRPr="00E556DE">
          <w:rPr>
            <w:rStyle w:val="Hyperlink"/>
          </w:rPr>
          <w:t>6.1.1.1</w:t>
        </w:r>
      </w:hyperlink>
      <w:r>
        <w:t>) blevet assigned gennem UI design</w:t>
      </w:r>
      <w:r w:rsidR="00C02483">
        <w:t>eren som alle events burde være.</w:t>
      </w:r>
    </w:p>
    <w:p w14:paraId="2139F522" w14:textId="24435521" w:rsidR="00C02483" w:rsidRDefault="00C02483" w:rsidP="007155C7">
      <w:bookmarkStart w:id="150" w:name="_Ref485805958"/>
      <w:r>
        <w:t>Denne knap lukker for alle åbne forbindelser til Bluetooth, hvis ingen forbindelser er aktive vil intet ske.</w:t>
      </w:r>
      <w:bookmarkEnd w:id="150"/>
    </w:p>
    <w:p w14:paraId="717157D4" w14:textId="1F56407F" w:rsidR="00C02483" w:rsidRDefault="00C02483" w:rsidP="00C02483">
      <w:pPr>
        <w:pStyle w:val="Heading4"/>
      </w:pPr>
      <w:bookmarkStart w:id="151" w:name="_Ref485805963"/>
      <w:r>
        <w:t>6.1.3 – OpenBTBtn_OnClick</w:t>
      </w:r>
      <w:bookmarkEnd w:id="151"/>
    </w:p>
    <w:p w14:paraId="2F20FB52" w14:textId="15E7F2FE" w:rsidR="00C02483" w:rsidRDefault="00C02483" w:rsidP="00C02483">
      <w:r>
        <w:t>Open knappen kalder to funktioner, findBT (</w:t>
      </w:r>
      <w:hyperlink w:anchor="_6.1.4_–_findBT" w:history="1">
        <w:r w:rsidRPr="00C02483">
          <w:rPr>
            <w:rStyle w:val="Hyperlink"/>
          </w:rPr>
          <w:t>6.1.4</w:t>
        </w:r>
      </w:hyperlink>
      <w:r>
        <w:t>) og openBT (</w:t>
      </w:r>
      <w:hyperlink w:anchor="_6.1.5_-_openBT" w:history="1">
        <w:r w:rsidRPr="00C02483">
          <w:rPr>
            <w:rStyle w:val="Hyperlink"/>
          </w:rPr>
          <w:t>6.1.5</w:t>
        </w:r>
      </w:hyperlink>
      <w:r>
        <w:t>)</w:t>
      </w:r>
      <w:r w:rsidR="00F31F7F">
        <w:t xml:space="preserve"> der først forsøger at finde vores Arduino hvis den kan findes prøver den at åbne en forbindelse.</w:t>
      </w:r>
    </w:p>
    <w:p w14:paraId="532A3960" w14:textId="2AEA0B3E" w:rsidR="00F31F7F" w:rsidRDefault="00F31F7F" w:rsidP="00F31F7F">
      <w:pPr>
        <w:pStyle w:val="Heading4"/>
      </w:pPr>
      <w:r>
        <w:t>6.1.4 – findBT</w:t>
      </w:r>
    </w:p>
    <w:p w14:paraId="39C0AC2C" w14:textId="2F99DB51" w:rsidR="006515C4" w:rsidRDefault="006515C4" w:rsidP="006515C4">
      <w:r>
        <w:t>Prøve at finde Arduino ved at hente en liste over parrede enheder og tjekke om Arduino er i range.</w:t>
      </w:r>
    </w:p>
    <w:p w14:paraId="6E869060" w14:textId="400C873E" w:rsidR="00865A67" w:rsidRDefault="00865A67" w:rsidP="00865A67">
      <w:pPr>
        <w:pStyle w:val="Heading4"/>
      </w:pPr>
      <w:r>
        <w:lastRenderedPageBreak/>
        <w:t>6.1.5 – openBT</w:t>
      </w:r>
    </w:p>
    <w:p w14:paraId="3B5D9C4D" w14:textId="15FBD3FD" w:rsidR="00865A67" w:rsidRDefault="00865A67" w:rsidP="00865A67">
      <w:r>
        <w:t>Bluetooth er en fascinerende</w:t>
      </w:r>
      <w:r w:rsidR="00027D9C">
        <w:t xml:space="preserve"> teknologi</w:t>
      </w:r>
      <w:r w:rsidR="00A55B38">
        <w:t>, en teknologi til alle tænkelige kommunikations protokoller.</w:t>
      </w:r>
    </w:p>
    <w:p w14:paraId="3685ED03" w14:textId="07C8A524" w:rsidR="00A55B38" w:rsidRDefault="00A55B38" w:rsidP="00A55B38">
      <w:r>
        <w:t>I vores openBT funktion bruger vi en UUID (Universally Unique Identifier) der definere hvilken kommunikations protokol Bluetooth skal bruge, i vores situation har vi valgt seriel protokollen.</w:t>
      </w:r>
    </w:p>
    <w:p w14:paraId="3774122C" w14:textId="7AE9EF62" w:rsidR="00A55B38" w:rsidRDefault="00A55B38" w:rsidP="00A55B38">
      <w:r>
        <w:t>Men vi kunne ændre den UUID og definere Android som et tastatur, mus eller noget helt tredje.</w:t>
      </w:r>
    </w:p>
    <w:p w14:paraId="7B9174CA" w14:textId="7F36FB30" w:rsidR="00A55B38" w:rsidRDefault="00A55B38" w:rsidP="00A55B38">
      <w:r>
        <w:t>Herefter starter vi en sokkel forbindelse til Arduino og kalder beginListenForData (</w:t>
      </w:r>
      <w:hyperlink w:anchor="_6.1.6_-_beginListenForData" w:history="1">
        <w:r w:rsidRPr="00A55B38">
          <w:rPr>
            <w:rStyle w:val="Hyperlink"/>
          </w:rPr>
          <w:t>6.1.6</w:t>
        </w:r>
      </w:hyperlink>
      <w:r>
        <w:t>) som læser enheden for data</w:t>
      </w:r>
    </w:p>
    <w:p w14:paraId="5AA82241" w14:textId="7B4F6FFF" w:rsidR="00A55B38" w:rsidRPr="00865A67" w:rsidRDefault="00A55B38" w:rsidP="00A55B38">
      <w:pPr>
        <w:pStyle w:val="Heading4"/>
      </w:pPr>
      <w:r>
        <w:t>6.1.6 - beginListenForData</w:t>
      </w:r>
    </w:p>
    <w:p w14:paraId="3F5DE2ED" w14:textId="12CEE2F8" w:rsidR="00012EF2" w:rsidRDefault="00012EF2" w:rsidP="00641858">
      <w:r>
        <w:t>Denne funktion starter de tråde der kører i baggrunden imens en aktiv Bluetooth forbindelse er i gang.</w:t>
      </w:r>
      <w:r w:rsidR="0055167D">
        <w:t xml:space="preserve"> Den bliver brugt til at ’bygge’</w:t>
      </w:r>
      <w:r w:rsidR="00641858">
        <w:t xml:space="preserve"> et</w:t>
      </w:r>
      <w:r w:rsidR="0055167D">
        <w:t xml:space="preserve"> samhørigt svar</w:t>
      </w:r>
      <w:r w:rsidR="00641858">
        <w:t xml:space="preserve"> fra Arduino ved at samle alle Bluetooth packets.</w:t>
      </w:r>
    </w:p>
    <w:p w14:paraId="509B25C2" w14:textId="77777777" w:rsidR="00641858" w:rsidRDefault="00641858" w:rsidP="00641858">
      <w:r>
        <w:t>Når et fuldt svar er blevet opfanget, starter tråden en ny tråd for så at sende data videre til loadJson (</w:t>
      </w:r>
      <w:hyperlink w:anchor="_6.1.9_-_loadJson" w:history="1">
        <w:r w:rsidRPr="00641858">
          <w:rPr>
            <w:rStyle w:val="Hyperlink"/>
          </w:rPr>
          <w:t>6.1.9</w:t>
        </w:r>
      </w:hyperlink>
      <w:r>
        <w:t xml:space="preserve">). </w:t>
      </w:r>
    </w:p>
    <w:p w14:paraId="619E5926" w14:textId="0443A87D" w:rsidR="00641858" w:rsidRDefault="00641858" w:rsidP="00641858">
      <w:r>
        <w:t>En ny tråd er nødvendig for ikke at sløve kommunikations tråden. Hvis dette ikke skete ville kommunikationen være hakkende og ustabil – konstant tab a packets</w:t>
      </w:r>
    </w:p>
    <w:p w14:paraId="0F0D174D" w14:textId="7F651A12" w:rsidR="00641858" w:rsidRDefault="00641858" w:rsidP="00641858">
      <w:pPr>
        <w:pStyle w:val="Heading4"/>
      </w:pPr>
      <w:r>
        <w:t>6.1.7 – WriteLog</w:t>
      </w:r>
    </w:p>
    <w:p w14:paraId="497FF8A1" w14:textId="7947D545" w:rsidR="00641858" w:rsidRDefault="00641858" w:rsidP="0044756F">
      <w:r>
        <w:t xml:space="preserve">WriteLog er et shortcut, det er nemmere at skrive WriteLog(”hello”) end </w:t>
      </w:r>
      <w:proofErr w:type="gramStart"/>
      <w:r w:rsidR="0044756F">
        <w:t>Android.util.</w:t>
      </w:r>
      <w:r>
        <w:t>Log.e</w:t>
      </w:r>
      <w:proofErr w:type="gramEnd"/>
      <w:r>
        <w:t>(”info”, ”Hello”)</w:t>
      </w:r>
      <w:r w:rsidR="0044756F">
        <w:t>.</w:t>
      </w:r>
    </w:p>
    <w:p w14:paraId="42929AE6" w14:textId="12CA675B" w:rsidR="0044756F" w:rsidRDefault="0044756F" w:rsidP="0044756F">
      <w:r>
        <w:t>For det meste kun brugt til debugging for at hurtigt kunne skrive en one-liner der fortæller hvad gik galt et sted.</w:t>
      </w:r>
    </w:p>
    <w:p w14:paraId="53CDA1F0" w14:textId="0E68264A" w:rsidR="0044756F" w:rsidRDefault="0044756F" w:rsidP="0044756F">
      <w:pPr>
        <w:pStyle w:val="Heading4"/>
      </w:pPr>
      <w:r>
        <w:t>6.1.8 – SetTextFromPID</w:t>
      </w:r>
    </w:p>
    <w:p w14:paraId="763B6FF1" w14:textId="0F41357A" w:rsidR="00120C03" w:rsidRDefault="00120C03" w:rsidP="00120C03">
      <w:r>
        <w:t>SetTextFromPID tager tre parametre, et textview, en string for PID og et json objekt.</w:t>
      </w:r>
    </w:p>
    <w:p w14:paraId="1E612124" w14:textId="4939E38D" w:rsidR="00120C03" w:rsidRDefault="00120C03" w:rsidP="00120C03">
      <w:r>
        <w:t>Disse bliver brugt til at udtrække en værdi fra JSON med nøglen i PID og sætte texten på textview til det.</w:t>
      </w:r>
    </w:p>
    <w:p w14:paraId="73DA053D" w14:textId="347AF3DE" w:rsidR="00120C03" w:rsidRDefault="00120C03" w:rsidP="009461C4">
      <w:r>
        <w:t>Sagt på en anden måde, den sætte teksten på vores liste af værdier i MainWindow, denne liste kan også ses i vores brugervejledning un</w:t>
      </w:r>
      <w:r w:rsidR="009461C4">
        <w:t>der Forklaring af UI Elementer.</w:t>
      </w:r>
    </w:p>
    <w:p w14:paraId="651A13EA" w14:textId="1D58DF8B" w:rsidR="009461C4" w:rsidRDefault="009461C4" w:rsidP="009461C4">
      <w:pPr>
        <w:pStyle w:val="Heading4"/>
      </w:pPr>
      <w:r>
        <w:t>6.1.9 – loadJson</w:t>
      </w:r>
    </w:p>
    <w:p w14:paraId="15D2C485" w14:textId="75369E43" w:rsidR="009461C4" w:rsidRPr="009461C4" w:rsidRDefault="009461C4" w:rsidP="009461C4">
      <w:r>
        <w:t xml:space="preserve">LoadJson bliver kaldt fra </w:t>
      </w:r>
      <w:r w:rsidR="008B0991">
        <w:t>beginListenForData (</w:t>
      </w:r>
      <w:hyperlink w:anchor="_6.1.6_-_beginListenForData" w:history="1">
        <w:r w:rsidR="00E97F57" w:rsidRPr="00E97F57">
          <w:rPr>
            <w:rStyle w:val="Hyperlink"/>
          </w:rPr>
          <w:t>6.1.6</w:t>
        </w:r>
      </w:hyperlink>
      <w:r w:rsidR="008B0991">
        <w:t>)</w:t>
      </w:r>
      <w:r w:rsidR="00E97F57">
        <w:t xml:space="preserve"> og bliver brugt for at håndtere de data vi modtager fra Bluetooth.</w:t>
      </w:r>
    </w:p>
    <w:p w14:paraId="4B625545" w14:textId="176BC8C7" w:rsidR="00E97F57" w:rsidRDefault="00E97F57" w:rsidP="009461C4">
      <w:r>
        <w:t>Den starter med at initialisere et nyt JSON objekt ud fra dens input parameter, de vil sige de data vi modtager fra beginListenForData (</w:t>
      </w:r>
      <w:hyperlink w:anchor="_6.1.6_-_beginListenForData" w:history="1">
        <w:r w:rsidRPr="00E97F57">
          <w:rPr>
            <w:rStyle w:val="Hyperlink"/>
          </w:rPr>
          <w:t>6.1.6</w:t>
        </w:r>
      </w:hyperlink>
      <w:r>
        <w:t>).</w:t>
      </w:r>
    </w:p>
    <w:p w14:paraId="2BC1E09B" w14:textId="4FEF3C5E" w:rsidR="00E97F57" w:rsidRDefault="00E97F57" w:rsidP="009461C4">
      <w:r>
        <w:t>Derefter bliver SetTextFromPID (</w:t>
      </w:r>
      <w:hyperlink w:anchor="_6.1.8_-_SetTextFromPID" w:history="1">
        <w:r w:rsidRPr="00E97F57">
          <w:rPr>
            <w:rStyle w:val="Hyperlink"/>
          </w:rPr>
          <w:t>6.1.8</w:t>
        </w:r>
      </w:hyperlink>
      <w:r>
        <w:t>) kørt for at forsøge at sætte de værdier der hører til diverse TextViews.</w:t>
      </w:r>
    </w:p>
    <w:p w14:paraId="27EBBC24" w14:textId="5200F30D" w:rsidR="00E97F57" w:rsidRDefault="00E97F57" w:rsidP="009461C4">
      <w:r>
        <w:lastRenderedPageBreak/>
        <w:t>Hvis logning er aktivt, bliver de modtaget data gemt i vores jsonArray for senere brug.</w:t>
      </w:r>
    </w:p>
    <w:p w14:paraId="09792267" w14:textId="53EBED97" w:rsidR="00E97F57" w:rsidRDefault="00E97F57" w:rsidP="00E97F57">
      <w:pPr>
        <w:pStyle w:val="Heading4"/>
      </w:pPr>
      <w:r>
        <w:t>6.1.10 – sendData</w:t>
      </w:r>
    </w:p>
    <w:p w14:paraId="5268A1B6" w14:textId="1DC609A4" w:rsidR="00E97F57" w:rsidRDefault="008E2C4A" w:rsidP="00E97F57">
      <w:r>
        <w:t>sendData bliver ikke brugt i vores færdige applikation, men den blev brugt i starten af udviklingsfasen for at debugge forskellige funktioner på Arduino.</w:t>
      </w:r>
    </w:p>
    <w:p w14:paraId="516C9126" w14:textId="08D64980" w:rsidR="008E2C4A" w:rsidRDefault="008E2C4A" w:rsidP="00E97F57">
      <w:r>
        <w:t>Det er en simpel funktion der tager tekst fra et textview og skriver til output bufferen der blev genereret i openBT (</w:t>
      </w:r>
      <w:hyperlink w:anchor="_6.1.5_-_openBT" w:history="1">
        <w:r w:rsidRPr="008E2C4A">
          <w:rPr>
            <w:rStyle w:val="Hyperlink"/>
          </w:rPr>
          <w:t>6.1.5</w:t>
        </w:r>
      </w:hyperlink>
      <w:r>
        <w:t>)</w:t>
      </w:r>
    </w:p>
    <w:p w14:paraId="43F5008A" w14:textId="281E0F17" w:rsidR="00E97F57" w:rsidRDefault="00E97F57" w:rsidP="00E97F57">
      <w:pPr>
        <w:pStyle w:val="Heading4"/>
      </w:pPr>
      <w:r>
        <w:t>6.1.11 – closeBT</w:t>
      </w:r>
    </w:p>
    <w:p w14:paraId="2435B1B6" w14:textId="12D01FCB" w:rsidR="008E2C4A" w:rsidRDefault="008E2C4A" w:rsidP="008E2C4A">
      <w:r>
        <w:t>Denne funktion bliver brugt til at lukke bluetooth forbindelsen på en pæn måde.</w:t>
      </w:r>
    </w:p>
    <w:p w14:paraId="65EE69C0" w14:textId="757D7983" w:rsidR="00E97F57" w:rsidRDefault="008E2C4A" w:rsidP="00E97F57">
      <w:r>
        <w:t>Ved at lukke vores input- og outputbuffers og lukke forbindelses soklen.</w:t>
      </w:r>
    </w:p>
    <w:p w14:paraId="720C773A" w14:textId="6F57AA70" w:rsidR="00E97F57" w:rsidRDefault="00E97F57" w:rsidP="00E97F57">
      <w:pPr>
        <w:pStyle w:val="Heading4"/>
      </w:pPr>
      <w:r>
        <w:t>6.2.0 – RavenAPI_LogTrip</w:t>
      </w:r>
    </w:p>
    <w:p w14:paraId="11328C18" w14:textId="0CE4682F" w:rsidR="00E97F57" w:rsidRDefault="008E2C4A" w:rsidP="00E97F57">
      <w:r>
        <w:t>LogTrip er en af vores API kald der benytter</w:t>
      </w:r>
      <w:r w:rsidR="007E16BA">
        <w:t xml:space="preserve"> insert.php (</w:t>
      </w:r>
      <w:hyperlink w:anchor="_8.1.0_-_Insert.php" w:history="1">
        <w:r w:rsidR="007E16BA" w:rsidRPr="007E16BA">
          <w:rPr>
            <w:rStyle w:val="Hyperlink"/>
          </w:rPr>
          <w:t>8.1.0</w:t>
        </w:r>
      </w:hyperlink>
      <w:r w:rsidR="007E16BA">
        <w:t>) og indsætter vores loggede data til SQL ved hjælp af et POST request.</w:t>
      </w:r>
    </w:p>
    <w:p w14:paraId="317D8B59" w14:textId="54904032" w:rsidR="007E16BA" w:rsidRDefault="007E16BA" w:rsidP="00E97F57">
      <w:r>
        <w:t>Et POST request er ligesom et GET request bortset fra at POST har mulighed for at sende parametre på flere måder en kun over URL.</w:t>
      </w:r>
    </w:p>
    <w:p w14:paraId="3CFB90CF" w14:textId="7FE4597C" w:rsidR="007E16BA" w:rsidRDefault="007E16BA" w:rsidP="00E97F57">
      <w:r>
        <w:t>Det giver os mulighed for at sende større stykker data uden at skrive det bag URL.</w:t>
      </w:r>
    </w:p>
    <w:p w14:paraId="7649EB85" w14:textId="5FD6F26A" w:rsidR="007E16BA" w:rsidRDefault="007E16BA" w:rsidP="00E97F57">
      <w:r>
        <w:t>Den måde vi sender vores data på er gennem et JSON objekt, det gør det nemt at behandle på PHP siden og er et meget ”clean” format.</w:t>
      </w:r>
    </w:p>
    <w:p w14:paraId="541EB0FC" w14:textId="6978E2AA" w:rsidR="007E16BA" w:rsidRDefault="007E16BA" w:rsidP="00E97F57">
      <w:r>
        <w:t>For mere information om hvordan et API fungere se</w:t>
      </w:r>
      <w:r w:rsidR="001F794F">
        <w:t xml:space="preserve"> forklaringen under</w:t>
      </w:r>
      <w:r>
        <w:t xml:space="preserve"> </w:t>
      </w:r>
      <w:hyperlink w:anchor="_5.2.0_–_RavenAPI_CheckLogin_1" w:history="1">
        <w:r w:rsidR="001F794F" w:rsidRPr="001F794F">
          <w:rPr>
            <w:rStyle w:val="Hyperlink"/>
          </w:rPr>
          <w:t>5.2.0</w:t>
        </w:r>
      </w:hyperlink>
    </w:p>
    <w:p w14:paraId="784D8D75" w14:textId="6CE215B7" w:rsidR="00E97F57" w:rsidRDefault="00E97F57" w:rsidP="00E97F57">
      <w:pPr>
        <w:pStyle w:val="Heading5"/>
      </w:pPr>
      <w:r>
        <w:t>6.2.1 – onPreExecute</w:t>
      </w:r>
    </w:p>
    <w:p w14:paraId="54316170" w14:textId="4D2A86EC" w:rsidR="00E97F57" w:rsidRDefault="001F794F" w:rsidP="00E97F57">
      <w:r>
        <w:t>Som skrevet før bliver onPreExecute brugt til at vise brugeren at der bliver hentet data eller på andre måder arbejdet i baggrunden. I LogTrip er dette dog ikke nødvendigt da vores SQL statement tager ingen tid.</w:t>
      </w:r>
    </w:p>
    <w:p w14:paraId="4741B9C1" w14:textId="274E476C" w:rsidR="00E97F57" w:rsidRDefault="00E97F57" w:rsidP="00E97F57">
      <w:pPr>
        <w:pStyle w:val="Heading5"/>
      </w:pPr>
      <w:r>
        <w:t>6.2.2 – doInBackground</w:t>
      </w:r>
    </w:p>
    <w:p w14:paraId="7EB73F63" w14:textId="6E1D7076" w:rsidR="00B93F97" w:rsidRDefault="001F794F" w:rsidP="00E97F57">
      <w:r>
        <w:t xml:space="preserve">Denne funktion er </w:t>
      </w:r>
      <w:r w:rsidR="00B93F97">
        <w:t>næsten</w:t>
      </w:r>
      <w:r>
        <w:t xml:space="preserve"> identisk med doInBackground</w:t>
      </w:r>
      <w:r w:rsidR="00B93F97">
        <w:t xml:space="preserve"> (</w:t>
      </w:r>
      <w:hyperlink w:anchor="_5.2.2_-_doInBackground" w:history="1">
        <w:r w:rsidR="00B93F97" w:rsidRPr="00B93F97">
          <w:rPr>
            <w:rStyle w:val="Hyperlink"/>
          </w:rPr>
          <w:t>5.2.2</w:t>
        </w:r>
      </w:hyperlink>
      <w:r w:rsidR="00B93F97">
        <w:t>)</w:t>
      </w:r>
      <w:r>
        <w:t xml:space="preserve"> i CheckLogin</w:t>
      </w:r>
      <w:r w:rsidR="00B93F97">
        <w:t>.</w:t>
      </w:r>
    </w:p>
    <w:p w14:paraId="7A705181" w14:textId="6E4C39E4" w:rsidR="00B93F97" w:rsidRDefault="00B93F97" w:rsidP="00E97F57">
      <w:r>
        <w:t>Forskellen mellem disse er den protokol vi benytter, hvor vi bruger POST i stedet for GET og vores metode på at sende information til serveren.</w:t>
      </w:r>
    </w:p>
    <w:p w14:paraId="68C86D00" w14:textId="6A89C9EA" w:rsidR="001D4D7F" w:rsidRDefault="001D4D7F" w:rsidP="00E97F57">
      <w:r>
        <w:t>Vi opretter et json objekt og putter vores relevante data ind i dette objekt hvor det så vil blive skrevet til vores output buffer og sendt med i vores request.</w:t>
      </w:r>
    </w:p>
    <w:p w14:paraId="7577C148" w14:textId="5DBB834B" w:rsidR="00E97F57" w:rsidRDefault="00E97F57" w:rsidP="00E97F57">
      <w:pPr>
        <w:pStyle w:val="Heading5"/>
      </w:pPr>
      <w:r>
        <w:t>6.2.3 – onPostExecute</w:t>
      </w:r>
    </w:p>
    <w:p w14:paraId="230B0F6C" w14:textId="5E1DF891" w:rsidR="000E652B" w:rsidRDefault="001D4D7F">
      <w:pPr>
        <w:rPr>
          <w:rFonts w:eastAsiaTheme="majorEastAsia" w:cstheme="majorBidi"/>
          <w:color w:val="2E74B5" w:themeColor="accent1" w:themeShade="BF"/>
          <w:sz w:val="32"/>
          <w:szCs w:val="32"/>
        </w:rPr>
      </w:pPr>
      <w:r>
        <w:t>I post execute er der ikke så meget der sker. Vores API kald er et insert så der er ikke noget data at behandle. Det vi har valgt at gøre er at sende svaret fra serveren til brugeren for at give feedback på om upload var succesfuldt.</w:t>
      </w:r>
      <w:r w:rsidR="000E652B">
        <w:br w:type="page"/>
      </w:r>
    </w:p>
    <w:p w14:paraId="6A6C71B7" w14:textId="4D814995" w:rsidR="007B72A3" w:rsidRDefault="007B72A3" w:rsidP="007B72A3">
      <w:pPr>
        <w:pStyle w:val="Heading1"/>
      </w:pPr>
      <w:bookmarkStart w:id="152" w:name="_Toc485813010"/>
      <w:bookmarkStart w:id="153" w:name="_Toc485739104"/>
      <w:bookmarkStart w:id="154" w:name="_Toc485754293"/>
      <w:bookmarkStart w:id="155" w:name="_Toc485814342"/>
      <w:bookmarkEnd w:id="139"/>
      <w:r w:rsidRPr="00AD73EE">
        <w:lastRenderedPageBreak/>
        <w:t>Konklusion</w:t>
      </w:r>
      <w:bookmarkEnd w:id="152"/>
      <w:bookmarkEnd w:id="155"/>
    </w:p>
    <w:p w14:paraId="2EC290C7" w14:textId="2661F56C" w:rsidR="00216476" w:rsidRDefault="00216476" w:rsidP="00216476">
      <w:pPr>
        <w:pStyle w:val="Heading2"/>
      </w:pPr>
      <w:bookmarkStart w:id="156" w:name="_Toc485814343"/>
      <w:r>
        <w:t>Kode</w:t>
      </w:r>
      <w:r w:rsidR="004349A5">
        <w:t>n</w:t>
      </w:r>
      <w:bookmarkEnd w:id="156"/>
    </w:p>
    <w:p w14:paraId="3FC379C4" w14:textId="29D8D46D" w:rsidR="00216476" w:rsidRDefault="00216476" w:rsidP="00216476">
      <w:r>
        <w:t>Da vi først valgte vores projekt regnede vi med at vi kun havde brug for emnerne SQL, Arduino, Android og WPF, pludseligt stod vi og inddragede flere emner såsom PHP, C++ og mere.</w:t>
      </w:r>
    </w:p>
    <w:p w14:paraId="7E5A2C04" w14:textId="2A94AC25" w:rsidR="00216476" w:rsidRDefault="00216476" w:rsidP="00216476">
      <w:r>
        <w:t>Vi løb ind i mange problemer, såsom hvordan vi skulle lagre data, kommunikere mellem de forskellige platforme og GPS funktionalitet.</w:t>
      </w:r>
    </w:p>
    <w:p w14:paraId="249CE3AE" w14:textId="08CF342C" w:rsidR="00216476" w:rsidRPr="00216476" w:rsidRDefault="00216476" w:rsidP="00216476">
      <w:r>
        <w:t>Vi har lært en masse om hvordan man kan løse de problemer men også bedre alternativer på løsninger vi allerede kendte.</w:t>
      </w:r>
    </w:p>
    <w:p w14:paraId="4D471BCE" w14:textId="182B8446" w:rsidR="00AD73EE" w:rsidRPr="00AD73EE" w:rsidRDefault="00216476" w:rsidP="00216476">
      <w:pPr>
        <w:pStyle w:val="Heading2"/>
      </w:pPr>
      <w:bookmarkStart w:id="157" w:name="_Toc485814344"/>
      <w:r>
        <w:t>Rapport</w:t>
      </w:r>
      <w:r w:rsidR="004349A5">
        <w:t>en</w:t>
      </w:r>
      <w:bookmarkEnd w:id="157"/>
    </w:p>
    <w:p w14:paraId="2DC07D66" w14:textId="75513FE3" w:rsidR="004349A5" w:rsidRDefault="00AD73EE">
      <w:r w:rsidRPr="00AD73EE">
        <w:t>Vi har læ</w:t>
      </w:r>
      <w:r>
        <w:t>rt hvor vigtigt det er at starte på rapporten tidligt i projektet, ikke nødvendigvis fordi at man ikke kan nå det hvis man først begynder midt i projektet men fordi at det giver et bedre overskud og mindre stress over at skrive rapport. Ved a</w:t>
      </w:r>
      <w:r w:rsidR="00216476">
        <w:t>t starte tidligt kan man skiftevis skrive rapport eller kode, så kommer der variation i sit arbejde og så har man ikke en kæmpe opgave men til gengæld en delvist færdig rapport at færdigøre til sidst.</w:t>
      </w:r>
    </w:p>
    <w:p w14:paraId="490CCCC5" w14:textId="77777777" w:rsidR="004349A5" w:rsidRDefault="004349A5"/>
    <w:p w14:paraId="71808EE3" w14:textId="52164C61" w:rsidR="00AD73EE" w:rsidRPr="008D7035" w:rsidRDefault="004349A5" w:rsidP="004349A5">
      <w:r>
        <w:t>Vi er</w:t>
      </w:r>
      <w:r w:rsidR="008D7035">
        <w:t xml:space="preserve"> meget</w:t>
      </w:r>
      <w:r>
        <w:t xml:space="preserve"> glade for at kunne have en ”forsmag” på svendeprøven og vi ved nu hvordan vi bed</w:t>
      </w:r>
      <w:r w:rsidR="008D7035">
        <w:t xml:space="preserve">re kan arbejde til næste </w:t>
      </w:r>
      <w:r w:rsidR="00E51DA8">
        <w:t>gang</w:t>
      </w:r>
      <w:r w:rsidR="008D7035">
        <w:t>.</w:t>
      </w:r>
      <w:r w:rsidR="00AD73EE" w:rsidRPr="00AD73EE">
        <w:br w:type="page"/>
      </w:r>
    </w:p>
    <w:p w14:paraId="6611D319" w14:textId="0E583EC3" w:rsidR="162B4B01" w:rsidRPr="0082687D" w:rsidRDefault="34A35F08" w:rsidP="004C441F">
      <w:pPr>
        <w:pStyle w:val="Heading1"/>
      </w:pPr>
      <w:bookmarkStart w:id="158" w:name="_Toc485813011"/>
      <w:bookmarkStart w:id="159" w:name="_Toc485814345"/>
      <w:r w:rsidRPr="0082687D">
        <w:lastRenderedPageBreak/>
        <w:t>Kilde</w:t>
      </w:r>
      <w:r w:rsidR="00AF7455" w:rsidRPr="0082687D">
        <w:t>k</w:t>
      </w:r>
      <w:r w:rsidRPr="0082687D">
        <w:t>ode</w:t>
      </w:r>
      <w:bookmarkEnd w:id="153"/>
      <w:bookmarkEnd w:id="154"/>
      <w:bookmarkEnd w:id="158"/>
      <w:bookmarkEnd w:id="159"/>
    </w:p>
    <w:p w14:paraId="561CD03E" w14:textId="0183BB7D" w:rsidR="00AF7455" w:rsidRPr="0082687D" w:rsidRDefault="00AF7455" w:rsidP="00AF7455">
      <w:pPr>
        <w:pStyle w:val="Heading2"/>
      </w:pPr>
      <w:bookmarkStart w:id="160" w:name="_Toc485739105"/>
      <w:bookmarkStart w:id="161" w:name="_Toc485754294"/>
      <w:bookmarkStart w:id="162" w:name="_Toc485813012"/>
      <w:bookmarkStart w:id="163" w:name="_Toc485814346"/>
      <w:r w:rsidRPr="0082687D">
        <w:t>Desktop</w:t>
      </w:r>
      <w:bookmarkEnd w:id="160"/>
      <w:bookmarkEnd w:id="161"/>
      <w:bookmarkEnd w:id="162"/>
      <w:bookmarkEnd w:id="163"/>
    </w:p>
    <w:p w14:paraId="65CA0F2E" w14:textId="2544E3AC" w:rsidR="008143BE" w:rsidRPr="0082687D" w:rsidRDefault="009C1720" w:rsidP="00AF7455">
      <w:pPr>
        <w:pStyle w:val="Heading3"/>
      </w:pPr>
      <w:bookmarkStart w:id="164" w:name="_Toc485739106"/>
      <w:bookmarkStart w:id="165" w:name="_Toc485754295"/>
      <w:bookmarkStart w:id="166" w:name="_Toc485813013"/>
      <w:bookmarkStart w:id="167" w:name="_Toc485814347"/>
      <w:r w:rsidRPr="0082687D">
        <w:t xml:space="preserve">1.1.0 - </w:t>
      </w:r>
      <w:r w:rsidR="34A35F08" w:rsidRPr="0082687D">
        <w:t>MainWindow.xaml.cs</w:t>
      </w:r>
      <w:bookmarkEnd w:id="164"/>
      <w:bookmarkEnd w:id="165"/>
      <w:bookmarkEnd w:id="166"/>
      <w:bookmarkEnd w:id="167"/>
    </w:p>
    <w:p w14:paraId="5B89F31D" w14:textId="77777777" w:rsidR="009C1720" w:rsidRPr="00FB69D0" w:rsidRDefault="009C1720" w:rsidP="003F5F9E">
      <w:pPr>
        <w:autoSpaceDE w:val="0"/>
        <w:autoSpaceDN w:val="0"/>
        <w:adjustRightInd w:val="0"/>
        <w:spacing w:after="0" w:line="240" w:lineRule="auto"/>
        <w:rPr>
          <w:rFonts w:ascii="Verdana" w:hAnsi="Verdana" w:cs="Verdana"/>
          <w:color w:val="808080"/>
          <w:sz w:val="18"/>
          <w:szCs w:val="18"/>
          <w:lang w:val="en-US"/>
        </w:rPr>
      </w:pPr>
      <w:r w:rsidRPr="00FB69D0">
        <w:rPr>
          <w:rFonts w:ascii="Verdana" w:hAnsi="Verdana" w:cs="Verdana"/>
          <w:b/>
          <w:color w:val="00007F"/>
          <w:sz w:val="18"/>
          <w:szCs w:val="18"/>
          <w:lang w:val="en-US"/>
        </w:rPr>
        <w:t>using</w:t>
      </w:r>
      <w:r w:rsidRPr="00FB69D0">
        <w:rPr>
          <w:rFonts w:ascii="Verdana" w:hAnsi="Verdana" w:cs="Verdana"/>
          <w:color w:val="808080"/>
          <w:sz w:val="18"/>
          <w:szCs w:val="18"/>
          <w:lang w:val="en-US"/>
        </w:rPr>
        <w:t xml:space="preserve"> </w:t>
      </w:r>
      <w:r w:rsidRPr="00FB69D0">
        <w:rPr>
          <w:rFonts w:ascii="Verdana" w:hAnsi="Verdana" w:cs="Verdana"/>
          <w:color w:val="000000"/>
          <w:sz w:val="18"/>
          <w:szCs w:val="18"/>
          <w:lang w:val="en-US"/>
        </w:rPr>
        <w:t>System</w:t>
      </w:r>
      <w:r w:rsidRPr="00FB69D0">
        <w:rPr>
          <w:rFonts w:ascii="Verdana" w:hAnsi="Verdana" w:cs="Verdana"/>
          <w:b/>
          <w:color w:val="000000"/>
          <w:sz w:val="18"/>
          <w:szCs w:val="18"/>
          <w:lang w:val="en-US"/>
        </w:rPr>
        <w:t>;</w:t>
      </w:r>
    </w:p>
    <w:p w14:paraId="56408B81"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FB69D0">
        <w:rPr>
          <w:rFonts w:ascii="Verdana" w:hAnsi="Verdana" w:cs="Verdana"/>
          <w:b/>
          <w:color w:val="00007F"/>
          <w:sz w:val="18"/>
          <w:szCs w:val="18"/>
          <w:lang w:val="en-US"/>
        </w:rPr>
        <w:t>using</w:t>
      </w:r>
      <w:r w:rsidRPr="00FB69D0">
        <w:rPr>
          <w:rFonts w:ascii="Verdana" w:hAnsi="Verdana" w:cs="Verdana"/>
          <w:color w:val="808080"/>
          <w:sz w:val="18"/>
          <w:szCs w:val="18"/>
          <w:lang w:val="en-US"/>
        </w:rPr>
        <w:t xml:space="preserve"> </w:t>
      </w:r>
      <w:proofErr w:type="gramStart"/>
      <w:r w:rsidRPr="00FB69D0">
        <w:rPr>
          <w:rFonts w:ascii="Verdana" w:hAnsi="Verdana" w:cs="Verdana"/>
          <w:color w:val="000000"/>
          <w:sz w:val="18"/>
          <w:szCs w:val="18"/>
          <w:lang w:val="en-US"/>
        </w:rPr>
        <w:t>System</w:t>
      </w:r>
      <w:r w:rsidRPr="00FB69D0">
        <w:rPr>
          <w:rFonts w:ascii="Verdana" w:hAnsi="Verdana" w:cs="Verdana"/>
          <w:b/>
          <w:color w:val="000000"/>
          <w:sz w:val="18"/>
          <w:szCs w:val="18"/>
          <w:lang w:val="en-US"/>
        </w:rPr>
        <w:t>.</w:t>
      </w:r>
      <w:r w:rsidRPr="00FB69D0">
        <w:rPr>
          <w:rFonts w:ascii="Verdana" w:hAnsi="Verdana" w:cs="Verdana"/>
          <w:color w:val="000000"/>
          <w:sz w:val="18"/>
          <w:szCs w:val="18"/>
          <w:lang w:val="en-US"/>
        </w:rPr>
        <w:t>Collection</w:t>
      </w:r>
      <w:r w:rsidRPr="009C1720">
        <w:rPr>
          <w:rFonts w:ascii="Verdana" w:hAnsi="Verdana" w:cs="Verdana"/>
          <w:color w:val="000000"/>
          <w:sz w:val="18"/>
          <w:szCs w:val="18"/>
          <w:lang w:val="en-US"/>
        </w:rPr>
        <w:t>s</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Generic</w:t>
      </w:r>
      <w:proofErr w:type="gramEnd"/>
      <w:r w:rsidRPr="009C1720">
        <w:rPr>
          <w:rFonts w:ascii="Verdana" w:hAnsi="Verdana" w:cs="Verdana"/>
          <w:b/>
          <w:bCs/>
          <w:color w:val="000000"/>
          <w:sz w:val="18"/>
          <w:szCs w:val="18"/>
          <w:lang w:val="en-US"/>
        </w:rPr>
        <w:t>;</w:t>
      </w:r>
    </w:p>
    <w:p w14:paraId="0534CA41"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b/>
          <w:bCs/>
          <w:color w:val="00007F"/>
          <w:sz w:val="18"/>
          <w:szCs w:val="18"/>
          <w:lang w:val="en-US"/>
        </w:rPr>
        <w:t>using</w:t>
      </w: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System</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Collections</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ObjectModel</w:t>
      </w:r>
      <w:proofErr w:type="gramEnd"/>
      <w:r w:rsidRPr="009C1720">
        <w:rPr>
          <w:rFonts w:ascii="Verdana" w:hAnsi="Verdana" w:cs="Verdana"/>
          <w:b/>
          <w:bCs/>
          <w:color w:val="000000"/>
          <w:sz w:val="18"/>
          <w:szCs w:val="18"/>
          <w:lang w:val="en-US"/>
        </w:rPr>
        <w:t>;</w:t>
      </w:r>
    </w:p>
    <w:p w14:paraId="553FD2CA"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b/>
          <w:bCs/>
          <w:color w:val="00007F"/>
          <w:sz w:val="18"/>
          <w:szCs w:val="18"/>
          <w:lang w:val="en-US"/>
        </w:rPr>
        <w:t>using</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System</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Data</w:t>
      </w:r>
      <w:r w:rsidRPr="009C1720">
        <w:rPr>
          <w:rFonts w:ascii="Verdana" w:hAnsi="Verdana" w:cs="Verdana"/>
          <w:b/>
          <w:bCs/>
          <w:color w:val="000000"/>
          <w:sz w:val="18"/>
          <w:szCs w:val="18"/>
          <w:lang w:val="en-US"/>
        </w:rPr>
        <w:t>;</w:t>
      </w:r>
    </w:p>
    <w:p w14:paraId="0C866B8C"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b/>
          <w:bCs/>
          <w:color w:val="00007F"/>
          <w:sz w:val="18"/>
          <w:szCs w:val="18"/>
          <w:lang w:val="en-US"/>
        </w:rPr>
        <w:t>using</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System</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Windows</w:t>
      </w:r>
      <w:r w:rsidRPr="009C1720">
        <w:rPr>
          <w:rFonts w:ascii="Verdana" w:hAnsi="Verdana" w:cs="Verdana"/>
          <w:b/>
          <w:bCs/>
          <w:color w:val="000000"/>
          <w:sz w:val="18"/>
          <w:szCs w:val="18"/>
          <w:lang w:val="en-US"/>
        </w:rPr>
        <w:t>;</w:t>
      </w:r>
    </w:p>
    <w:p w14:paraId="1BD89D5F"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b/>
          <w:bCs/>
          <w:color w:val="00007F"/>
          <w:sz w:val="18"/>
          <w:szCs w:val="18"/>
          <w:lang w:val="en-US"/>
        </w:rPr>
        <w:t>using</w:t>
      </w: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System</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Windows</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Controls</w:t>
      </w:r>
      <w:proofErr w:type="gramEnd"/>
      <w:r w:rsidRPr="009C1720">
        <w:rPr>
          <w:rFonts w:ascii="Verdana" w:hAnsi="Verdana" w:cs="Verdana"/>
          <w:b/>
          <w:bCs/>
          <w:color w:val="000000"/>
          <w:sz w:val="18"/>
          <w:szCs w:val="18"/>
          <w:lang w:val="en-US"/>
        </w:rPr>
        <w:t>;</w:t>
      </w:r>
    </w:p>
    <w:p w14:paraId="601A123D"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b/>
          <w:bCs/>
          <w:color w:val="00007F"/>
          <w:sz w:val="18"/>
          <w:szCs w:val="18"/>
          <w:lang w:val="en-US"/>
        </w:rPr>
        <w:t>using</w:t>
      </w: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System</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Device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Location</w:t>
      </w:r>
      <w:proofErr w:type="gramEnd"/>
      <w:r w:rsidRPr="009C1720">
        <w:rPr>
          <w:rFonts w:ascii="Verdana" w:hAnsi="Verdana" w:cs="Verdana"/>
          <w:b/>
          <w:bCs/>
          <w:color w:val="000000"/>
          <w:sz w:val="18"/>
          <w:szCs w:val="18"/>
          <w:lang w:val="en-US"/>
        </w:rPr>
        <w:t>;</w:t>
      </w:r>
    </w:p>
    <w:p w14:paraId="633A87FF"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b/>
          <w:bCs/>
          <w:color w:val="00007F"/>
          <w:sz w:val="18"/>
          <w:szCs w:val="18"/>
          <w:lang w:val="en-US"/>
        </w:rPr>
        <w:t>using</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System</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Globalization</w:t>
      </w:r>
      <w:r w:rsidRPr="009C1720">
        <w:rPr>
          <w:rFonts w:ascii="Verdana" w:hAnsi="Verdana" w:cs="Verdana"/>
          <w:b/>
          <w:bCs/>
          <w:color w:val="000000"/>
          <w:sz w:val="18"/>
          <w:szCs w:val="18"/>
          <w:lang w:val="en-US"/>
        </w:rPr>
        <w:t>;</w:t>
      </w:r>
    </w:p>
    <w:p w14:paraId="578039AC"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b/>
          <w:bCs/>
          <w:color w:val="00007F"/>
          <w:sz w:val="18"/>
          <w:szCs w:val="18"/>
          <w:lang w:val="en-US"/>
        </w:rPr>
        <w:t>using</w:t>
      </w: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System</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Windows</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Input</w:t>
      </w:r>
      <w:proofErr w:type="gramEnd"/>
      <w:r w:rsidRPr="009C1720">
        <w:rPr>
          <w:rFonts w:ascii="Verdana" w:hAnsi="Verdana" w:cs="Verdana"/>
          <w:b/>
          <w:bCs/>
          <w:color w:val="000000"/>
          <w:sz w:val="18"/>
          <w:szCs w:val="18"/>
          <w:lang w:val="en-US"/>
        </w:rPr>
        <w:t>;</w:t>
      </w:r>
    </w:p>
    <w:p w14:paraId="6D3154DF"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b/>
          <w:bCs/>
          <w:color w:val="00007F"/>
          <w:sz w:val="18"/>
          <w:szCs w:val="18"/>
          <w:lang w:val="en-US"/>
        </w:rPr>
        <w:t>using</w:t>
      </w: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System</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Windows</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Media</w:t>
      </w:r>
      <w:proofErr w:type="gramEnd"/>
      <w:r w:rsidRPr="009C1720">
        <w:rPr>
          <w:rFonts w:ascii="Verdana" w:hAnsi="Verdana" w:cs="Verdana"/>
          <w:b/>
          <w:bCs/>
          <w:color w:val="000000"/>
          <w:sz w:val="18"/>
          <w:szCs w:val="18"/>
          <w:lang w:val="en-US"/>
        </w:rPr>
        <w:t>;</w:t>
      </w:r>
    </w:p>
    <w:p w14:paraId="1891E39A"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b/>
          <w:bCs/>
          <w:color w:val="00007F"/>
          <w:sz w:val="18"/>
          <w:szCs w:val="18"/>
          <w:lang w:val="en-US"/>
        </w:rPr>
        <w:t>using</w:t>
      </w: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MySql</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Data</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MySqlClient</w:t>
      </w:r>
      <w:proofErr w:type="gramEnd"/>
      <w:r w:rsidRPr="009C1720">
        <w:rPr>
          <w:rFonts w:ascii="Verdana" w:hAnsi="Verdana" w:cs="Verdana"/>
          <w:b/>
          <w:bCs/>
          <w:color w:val="000000"/>
          <w:sz w:val="18"/>
          <w:szCs w:val="18"/>
          <w:lang w:val="en-US"/>
        </w:rPr>
        <w:t>;</w:t>
      </w:r>
    </w:p>
    <w:p w14:paraId="2FD556B3"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b/>
          <w:bCs/>
          <w:color w:val="00007F"/>
          <w:sz w:val="18"/>
          <w:szCs w:val="18"/>
          <w:lang w:val="en-US"/>
        </w:rPr>
        <w:t>using</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Microsoft</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Maps</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MapControl</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WPF</w:t>
      </w:r>
      <w:r w:rsidRPr="009C1720">
        <w:rPr>
          <w:rFonts w:ascii="Verdana" w:hAnsi="Verdana" w:cs="Verdana"/>
          <w:b/>
          <w:bCs/>
          <w:color w:val="000000"/>
          <w:sz w:val="18"/>
          <w:szCs w:val="18"/>
          <w:lang w:val="en-US"/>
        </w:rPr>
        <w:t>;</w:t>
      </w:r>
    </w:p>
    <w:p w14:paraId="266BDD02"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b/>
          <w:bCs/>
          <w:color w:val="00007F"/>
          <w:sz w:val="18"/>
          <w:szCs w:val="18"/>
          <w:lang w:val="en-US"/>
        </w:rPr>
        <w:t>using</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Newtonsoft</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Json</w:t>
      </w:r>
      <w:r w:rsidRPr="009C1720">
        <w:rPr>
          <w:rFonts w:ascii="Verdana" w:hAnsi="Verdana" w:cs="Verdana"/>
          <w:b/>
          <w:bCs/>
          <w:color w:val="000000"/>
          <w:sz w:val="18"/>
          <w:szCs w:val="18"/>
          <w:lang w:val="en-US"/>
        </w:rPr>
        <w:t>;</w:t>
      </w:r>
    </w:p>
    <w:p w14:paraId="130A5040"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b/>
          <w:bCs/>
          <w:color w:val="00007F"/>
          <w:sz w:val="18"/>
          <w:szCs w:val="18"/>
          <w:lang w:val="en-US"/>
        </w:rPr>
        <w:t>using</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Raven</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Windows</w:t>
      </w:r>
      <w:r w:rsidRPr="009C1720">
        <w:rPr>
          <w:rFonts w:ascii="Verdana" w:hAnsi="Verdana" w:cs="Verdana"/>
          <w:b/>
          <w:bCs/>
          <w:color w:val="000000"/>
          <w:sz w:val="18"/>
          <w:szCs w:val="18"/>
          <w:lang w:val="en-US"/>
        </w:rPr>
        <w:t>;</w:t>
      </w:r>
    </w:p>
    <w:p w14:paraId="0DB55569"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p>
    <w:p w14:paraId="009A4C6E"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b/>
          <w:bCs/>
          <w:color w:val="00007F"/>
          <w:sz w:val="18"/>
          <w:szCs w:val="18"/>
          <w:lang w:val="en-US"/>
        </w:rPr>
        <w:t>namespace</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Raven</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3A72BCAD" w14:textId="77777777" w:rsidR="009C1720" w:rsidRPr="009C1720" w:rsidRDefault="009C1720" w:rsidP="003F5F9E">
      <w:pPr>
        <w:autoSpaceDE w:val="0"/>
        <w:autoSpaceDN w:val="0"/>
        <w:adjustRightInd w:val="0"/>
        <w:spacing w:after="0" w:line="240" w:lineRule="auto"/>
        <w:rPr>
          <w:rFonts w:ascii="Georgia" w:hAnsi="Georgia" w:cs="Georgia"/>
          <w:color w:val="3F703F"/>
          <w:sz w:val="18"/>
          <w:szCs w:val="18"/>
          <w:lang w:val="en-US"/>
        </w:rPr>
      </w:pPr>
      <w:r w:rsidRPr="009C1720">
        <w:rPr>
          <w:rFonts w:ascii="Verdana" w:hAnsi="Verdana" w:cs="Verdana"/>
          <w:color w:val="808080"/>
          <w:sz w:val="18"/>
          <w:szCs w:val="18"/>
          <w:lang w:val="en-US"/>
        </w:rPr>
        <w:t xml:space="preserve">    </w:t>
      </w:r>
      <w:r w:rsidRPr="009C1720">
        <w:rPr>
          <w:rFonts w:ascii="Georgia" w:hAnsi="Georgia" w:cs="Georgia"/>
          <w:color w:val="3F703F"/>
          <w:sz w:val="18"/>
          <w:szCs w:val="18"/>
          <w:lang w:val="en-US"/>
        </w:rPr>
        <w:t>/// &lt;summary&gt;</w:t>
      </w:r>
    </w:p>
    <w:p w14:paraId="5EBD12D6" w14:textId="77777777" w:rsidR="009C1720" w:rsidRPr="009C1720" w:rsidRDefault="009C1720" w:rsidP="003F5F9E">
      <w:pPr>
        <w:autoSpaceDE w:val="0"/>
        <w:autoSpaceDN w:val="0"/>
        <w:adjustRightInd w:val="0"/>
        <w:spacing w:after="0" w:line="240" w:lineRule="auto"/>
        <w:rPr>
          <w:rFonts w:ascii="Georgia" w:hAnsi="Georgia" w:cs="Georgia"/>
          <w:color w:val="3F703F"/>
          <w:sz w:val="18"/>
          <w:szCs w:val="18"/>
          <w:lang w:val="en-US"/>
        </w:rPr>
      </w:pPr>
      <w:r w:rsidRPr="009C1720">
        <w:rPr>
          <w:rFonts w:ascii="Verdana" w:hAnsi="Verdana" w:cs="Verdana"/>
          <w:color w:val="808080"/>
          <w:sz w:val="18"/>
          <w:szCs w:val="18"/>
          <w:lang w:val="en-US"/>
        </w:rPr>
        <w:t xml:space="preserve">    </w:t>
      </w:r>
      <w:r w:rsidRPr="009C1720">
        <w:rPr>
          <w:rFonts w:ascii="Georgia" w:hAnsi="Georgia" w:cs="Georgia"/>
          <w:color w:val="3F703F"/>
          <w:sz w:val="18"/>
          <w:szCs w:val="18"/>
          <w:lang w:val="en-US"/>
        </w:rPr>
        <w:t>/// Interaction logic for MainWindow.xaml</w:t>
      </w:r>
    </w:p>
    <w:p w14:paraId="168886D1" w14:textId="77777777" w:rsidR="009C1720" w:rsidRPr="009C1720" w:rsidRDefault="009C1720" w:rsidP="003F5F9E">
      <w:pPr>
        <w:autoSpaceDE w:val="0"/>
        <w:autoSpaceDN w:val="0"/>
        <w:adjustRightInd w:val="0"/>
        <w:spacing w:after="0" w:line="240" w:lineRule="auto"/>
        <w:rPr>
          <w:rFonts w:ascii="Georgia" w:hAnsi="Georgia" w:cs="Georgia"/>
          <w:color w:val="3F703F"/>
          <w:sz w:val="18"/>
          <w:szCs w:val="18"/>
          <w:lang w:val="en-US"/>
        </w:rPr>
      </w:pPr>
      <w:r w:rsidRPr="009C1720">
        <w:rPr>
          <w:rFonts w:ascii="Verdana" w:hAnsi="Verdana" w:cs="Verdana"/>
          <w:color w:val="808080"/>
          <w:sz w:val="18"/>
          <w:szCs w:val="18"/>
          <w:lang w:val="en-US"/>
        </w:rPr>
        <w:t xml:space="preserve">    </w:t>
      </w:r>
      <w:r w:rsidRPr="009C1720">
        <w:rPr>
          <w:rFonts w:ascii="Georgia" w:hAnsi="Georgia" w:cs="Georgia"/>
          <w:color w:val="3F703F"/>
          <w:sz w:val="18"/>
          <w:szCs w:val="18"/>
          <w:lang w:val="en-US"/>
        </w:rPr>
        <w:t>/// &lt;/summary&gt;</w:t>
      </w:r>
    </w:p>
    <w:p w14:paraId="0EA8C90F"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public</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partial</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class</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MainWindow</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7C3602B6"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public</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static</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ObservableCollection</w:t>
      </w:r>
      <w:r w:rsidRPr="009C1720">
        <w:rPr>
          <w:rFonts w:ascii="Verdana" w:hAnsi="Verdana" w:cs="Verdana"/>
          <w:b/>
          <w:bCs/>
          <w:color w:val="000000"/>
          <w:sz w:val="18"/>
          <w:szCs w:val="18"/>
          <w:lang w:val="en-US"/>
        </w:rPr>
        <w:t>&lt;</w:t>
      </w:r>
      <w:r w:rsidRPr="009C1720">
        <w:rPr>
          <w:rFonts w:ascii="Verdana" w:hAnsi="Verdana" w:cs="Verdana"/>
          <w:color w:val="000000"/>
          <w:sz w:val="18"/>
          <w:szCs w:val="18"/>
          <w:lang w:val="en-US"/>
        </w:rPr>
        <w:t>Tile</w:t>
      </w:r>
      <w:r w:rsidRPr="009C1720">
        <w:rPr>
          <w:rFonts w:ascii="Verdana" w:hAnsi="Verdana" w:cs="Verdana"/>
          <w:b/>
          <w:bCs/>
          <w:color w:val="000000"/>
          <w:sz w:val="18"/>
          <w:szCs w:val="18"/>
          <w:lang w:val="en-US"/>
        </w:rPr>
        <w:t>&gt;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TripTileCollection</w:t>
      </w:r>
      <w:r w:rsidRPr="009C1720">
        <w:rPr>
          <w:rFonts w:ascii="Verdana" w:hAnsi="Verdana" w:cs="Verdana"/>
          <w:color w:val="808080"/>
          <w:sz w:val="18"/>
          <w:szCs w:val="18"/>
          <w:lang w:val="en-US"/>
        </w:rPr>
        <w:t xml:space="preserve"> </w:t>
      </w:r>
      <w:proofErr w:type="gramStart"/>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get</w:t>
      </w:r>
      <w:proofErr w:type="gramEnd"/>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set</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56ACBF5C" w14:textId="14708A19" w:rsidR="009C1720" w:rsidRDefault="009C1720" w:rsidP="003F5F9E">
      <w:pPr>
        <w:autoSpaceDE w:val="0"/>
        <w:autoSpaceDN w:val="0"/>
        <w:adjustRightInd w:val="0"/>
        <w:spacing w:after="0" w:line="240" w:lineRule="auto"/>
        <w:rPr>
          <w:rFonts w:ascii="Consolas" w:hAnsi="Consolas" w:cs="Consolas"/>
          <w:color w:val="008000"/>
          <w:sz w:val="19"/>
          <w:szCs w:val="19"/>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new</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ObservableCollection</w:t>
      </w:r>
      <w:r w:rsidRPr="009C1720">
        <w:rPr>
          <w:rFonts w:ascii="Verdana" w:hAnsi="Verdana" w:cs="Verdana"/>
          <w:b/>
          <w:bCs/>
          <w:color w:val="000000"/>
          <w:sz w:val="18"/>
          <w:szCs w:val="18"/>
          <w:lang w:val="en-US"/>
        </w:rPr>
        <w:t>&lt;</w:t>
      </w:r>
      <w:r w:rsidRPr="009C1720">
        <w:rPr>
          <w:rFonts w:ascii="Verdana" w:hAnsi="Verdana" w:cs="Verdana"/>
          <w:color w:val="000000"/>
          <w:sz w:val="18"/>
          <w:szCs w:val="18"/>
          <w:lang w:val="en-US"/>
        </w:rPr>
        <w:t>Tile</w:t>
      </w:r>
      <w:proofErr w:type="gramStart"/>
      <w:r w:rsidRPr="009C1720">
        <w:rPr>
          <w:rFonts w:ascii="Verdana" w:hAnsi="Verdana" w:cs="Verdana"/>
          <w:b/>
          <w:bCs/>
          <w:color w:val="000000"/>
          <w:sz w:val="18"/>
          <w:szCs w:val="18"/>
          <w:lang w:val="en-US"/>
        </w:rPr>
        <w:t>&gt;(</w:t>
      </w:r>
      <w:proofErr w:type="gramEnd"/>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00097B5D" w:rsidRPr="00097B5D">
        <w:rPr>
          <w:rFonts w:ascii="Consolas" w:hAnsi="Consolas" w:cs="Consolas"/>
          <w:color w:val="008000"/>
          <w:sz w:val="19"/>
          <w:szCs w:val="19"/>
          <w:lang w:val="en-US"/>
        </w:rPr>
        <w:t>// Collection of TripTiles, using custom Tile type</w:t>
      </w:r>
    </w:p>
    <w:p w14:paraId="3C6EB05B" w14:textId="77777777" w:rsidR="00097B5D" w:rsidRPr="009C1720" w:rsidRDefault="00097B5D" w:rsidP="003F5F9E">
      <w:pPr>
        <w:autoSpaceDE w:val="0"/>
        <w:autoSpaceDN w:val="0"/>
        <w:adjustRightInd w:val="0"/>
        <w:spacing w:after="0" w:line="240" w:lineRule="auto"/>
        <w:rPr>
          <w:rFonts w:ascii="Verdana" w:hAnsi="Verdana" w:cs="Verdana"/>
          <w:color w:val="808080"/>
          <w:sz w:val="18"/>
          <w:szCs w:val="18"/>
          <w:lang w:val="en-US"/>
        </w:rPr>
      </w:pPr>
    </w:p>
    <w:p w14:paraId="3C36182B" w14:textId="3D959D4E"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private</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const</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string</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ConnectionString</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7F007F"/>
          <w:sz w:val="18"/>
          <w:szCs w:val="18"/>
          <w:lang w:val="en-US"/>
        </w:rPr>
        <w:t>"</w:t>
      </w:r>
      <w:proofErr w:type="gramStart"/>
      <w:r w:rsidRPr="009C1720">
        <w:rPr>
          <w:rFonts w:ascii="Verdana" w:hAnsi="Verdana" w:cs="Verdana"/>
          <w:color w:val="7F007F"/>
          <w:sz w:val="18"/>
          <w:szCs w:val="18"/>
          <w:lang w:val="en-US"/>
        </w:rPr>
        <w:t>Server=raven-gps.com;Database</w:t>
      </w:r>
      <w:proofErr w:type="gramEnd"/>
      <w:r w:rsidRPr="009C1720">
        <w:rPr>
          <w:rFonts w:ascii="Verdana" w:hAnsi="Verdana" w:cs="Verdana"/>
          <w:color w:val="7F007F"/>
          <w:sz w:val="18"/>
          <w:szCs w:val="18"/>
          <w:lang w:val="en-US"/>
        </w:rPr>
        <w:t>=raven;Uid=root;Pwd=</w:t>
      </w:r>
      <w:r w:rsidR="00396F4F">
        <w:rPr>
          <w:rFonts w:ascii="Verdana" w:hAnsi="Verdana" w:cs="Verdana"/>
          <w:b/>
          <w:color w:val="7F007F"/>
          <w:sz w:val="18"/>
          <w:szCs w:val="18"/>
          <w:lang w:val="en-US"/>
        </w:rPr>
        <w:t>####</w:t>
      </w:r>
      <w:r w:rsidR="00396F4F" w:rsidRPr="009C1720">
        <w:rPr>
          <w:rFonts w:ascii="Verdana" w:hAnsi="Verdana" w:cs="Verdana"/>
          <w:color w:val="7F007F"/>
          <w:sz w:val="18"/>
          <w:szCs w:val="18"/>
          <w:lang w:val="en-US"/>
        </w:rPr>
        <w:t xml:space="preserve"> </w:t>
      </w:r>
      <w:r w:rsidRPr="009C1720">
        <w:rPr>
          <w:rFonts w:ascii="Verdana" w:hAnsi="Verdana" w:cs="Verdana"/>
          <w:color w:val="7F007F"/>
          <w:sz w:val="18"/>
          <w:szCs w:val="18"/>
          <w:lang w:val="en-US"/>
        </w:rPr>
        <w:t>"</w:t>
      </w:r>
      <w:r w:rsidRPr="009C1720">
        <w:rPr>
          <w:rFonts w:ascii="Verdana" w:hAnsi="Verdana" w:cs="Verdana"/>
          <w:b/>
          <w:bCs/>
          <w:color w:val="000000"/>
          <w:sz w:val="18"/>
          <w:szCs w:val="18"/>
          <w:lang w:val="en-US"/>
        </w:rPr>
        <w:t>;</w:t>
      </w:r>
    </w:p>
    <w:p w14:paraId="024A0B1B"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public</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static</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string</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Username</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7F007F"/>
          <w:sz w:val="18"/>
          <w:szCs w:val="18"/>
          <w:lang w:val="en-US"/>
        </w:rPr>
        <w:t>""</w:t>
      </w:r>
      <w:r w:rsidRPr="009C1720">
        <w:rPr>
          <w:rFonts w:ascii="Verdana" w:hAnsi="Verdana" w:cs="Verdana"/>
          <w:b/>
          <w:bCs/>
          <w:color w:val="000000"/>
          <w:sz w:val="18"/>
          <w:szCs w:val="18"/>
          <w:lang w:val="en-US"/>
        </w:rPr>
        <w:t>;</w:t>
      </w:r>
    </w:p>
    <w:p w14:paraId="6D98CA58"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public</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static</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string</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LastSearch</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7F007F"/>
          <w:sz w:val="18"/>
          <w:szCs w:val="18"/>
          <w:lang w:val="en-US"/>
        </w:rPr>
        <w:t>""</w:t>
      </w:r>
      <w:r w:rsidRPr="009C1720">
        <w:rPr>
          <w:rFonts w:ascii="Verdana" w:hAnsi="Verdana" w:cs="Verdana"/>
          <w:b/>
          <w:bCs/>
          <w:color w:val="000000"/>
          <w:sz w:val="18"/>
          <w:szCs w:val="18"/>
          <w:lang w:val="en-US"/>
        </w:rPr>
        <w:t>;</w:t>
      </w:r>
    </w:p>
    <w:p w14:paraId="19979360" w14:textId="1B9F2630" w:rsidR="009C1720" w:rsidRDefault="009C1720" w:rsidP="003F5F9E">
      <w:pPr>
        <w:autoSpaceDE w:val="0"/>
        <w:autoSpaceDN w:val="0"/>
        <w:adjustRightInd w:val="0"/>
        <w:spacing w:after="0" w:line="240" w:lineRule="auto"/>
        <w:rPr>
          <w:rFonts w:ascii="Verdana" w:hAnsi="Verdana" w:cs="Verdana"/>
          <w:color w:val="808080"/>
          <w:sz w:val="18"/>
          <w:szCs w:val="18"/>
          <w:lang w:val="en-US"/>
        </w:rPr>
      </w:pPr>
    </w:p>
    <w:p w14:paraId="4388B310" w14:textId="2601D1B0" w:rsidR="009C1720" w:rsidRPr="00005A66" w:rsidRDefault="009C1720" w:rsidP="003F5F9E">
      <w:pPr>
        <w:pStyle w:val="Heading4"/>
        <w:rPr>
          <w:lang w:val="en-US"/>
        </w:rPr>
      </w:pPr>
      <w:r>
        <w:rPr>
          <w:lang w:val="en-US"/>
        </w:rPr>
        <w:t>1.1.1 – MainWindow</w:t>
      </w:r>
    </w:p>
    <w:p w14:paraId="66FD8897"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public</w:t>
      </w: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MainWindow</w:t>
      </w:r>
      <w:r w:rsidRPr="009C1720">
        <w:rPr>
          <w:rFonts w:ascii="Verdana" w:hAnsi="Verdana" w:cs="Verdana"/>
          <w:b/>
          <w:bCs/>
          <w:color w:val="000000"/>
          <w:sz w:val="18"/>
          <w:szCs w:val="18"/>
          <w:lang w:val="en-US"/>
        </w:rPr>
        <w:t>(</w:t>
      </w:r>
      <w:proofErr w:type="gramEnd"/>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276DE3F8" w14:textId="77777777" w:rsidR="009C1720" w:rsidRPr="009C1720" w:rsidRDefault="009C1720" w:rsidP="003F5F9E">
      <w:pPr>
        <w:autoSpaceDE w:val="0"/>
        <w:autoSpaceDN w:val="0"/>
        <w:adjustRightInd w:val="0"/>
        <w:spacing w:after="0" w:line="240" w:lineRule="auto"/>
        <w:rPr>
          <w:rFonts w:ascii="Georgia" w:hAnsi="Georgia" w:cs="Georgia"/>
          <w:color w:val="007F00"/>
          <w:sz w:val="18"/>
          <w:szCs w:val="18"/>
          <w:lang w:val="en-US"/>
        </w:rPr>
      </w:pPr>
      <w:r w:rsidRPr="009C1720">
        <w:rPr>
          <w:rFonts w:ascii="Verdana" w:hAnsi="Verdana" w:cs="Verdana"/>
          <w:color w:val="808080"/>
          <w:sz w:val="18"/>
          <w:szCs w:val="18"/>
          <w:lang w:val="en-US"/>
        </w:rPr>
        <w:t xml:space="preserve">            </w:t>
      </w:r>
      <w:r w:rsidRPr="009C1720">
        <w:rPr>
          <w:rFonts w:ascii="Georgia" w:hAnsi="Georgia" w:cs="Georgia"/>
          <w:color w:val="007F00"/>
          <w:sz w:val="18"/>
          <w:szCs w:val="18"/>
          <w:lang w:val="en-US"/>
        </w:rPr>
        <w:t>// Initiate LoginWindow element</w:t>
      </w:r>
    </w:p>
    <w:p w14:paraId="3DCF7623"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var</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loginWindow</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new</w:t>
      </w: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LoginWindow</w:t>
      </w:r>
      <w:r w:rsidRPr="009C1720">
        <w:rPr>
          <w:rFonts w:ascii="Verdana" w:hAnsi="Verdana" w:cs="Verdana"/>
          <w:b/>
          <w:bCs/>
          <w:color w:val="000000"/>
          <w:sz w:val="18"/>
          <w:szCs w:val="18"/>
          <w:lang w:val="en-US"/>
        </w:rPr>
        <w:t>(</w:t>
      </w:r>
      <w:proofErr w:type="gramEnd"/>
      <w:r w:rsidRPr="009C1720">
        <w:rPr>
          <w:rFonts w:ascii="Verdana" w:hAnsi="Verdana" w:cs="Verdana"/>
          <w:b/>
          <w:bCs/>
          <w:color w:val="000000"/>
          <w:sz w:val="18"/>
          <w:szCs w:val="18"/>
          <w:lang w:val="en-US"/>
        </w:rPr>
        <w:t>);</w:t>
      </w:r>
    </w:p>
    <w:p w14:paraId="5AF3FCC6"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Hide</w:t>
      </w:r>
      <w:r w:rsidRPr="009C1720">
        <w:rPr>
          <w:rFonts w:ascii="Verdana" w:hAnsi="Verdana" w:cs="Verdana"/>
          <w:b/>
          <w:bCs/>
          <w:color w:val="000000"/>
          <w:sz w:val="18"/>
          <w:szCs w:val="18"/>
          <w:lang w:val="en-US"/>
        </w:rPr>
        <w:t>(</w:t>
      </w:r>
      <w:proofErr w:type="gramEnd"/>
      <w:r w:rsidRPr="009C1720">
        <w:rPr>
          <w:rFonts w:ascii="Verdana" w:hAnsi="Verdana" w:cs="Verdana"/>
          <w:b/>
          <w:bCs/>
          <w:color w:val="000000"/>
          <w:sz w:val="18"/>
          <w:szCs w:val="18"/>
          <w:lang w:val="en-US"/>
        </w:rPr>
        <w:t>);</w:t>
      </w:r>
    </w:p>
    <w:p w14:paraId="5D350C86"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loginWindow</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Show</w:t>
      </w:r>
      <w:r w:rsidRPr="009C1720">
        <w:rPr>
          <w:rFonts w:ascii="Verdana" w:hAnsi="Verdana" w:cs="Verdana"/>
          <w:b/>
          <w:bCs/>
          <w:color w:val="000000"/>
          <w:sz w:val="18"/>
          <w:szCs w:val="18"/>
          <w:lang w:val="en-US"/>
        </w:rPr>
        <w:t>();</w:t>
      </w:r>
    </w:p>
    <w:p w14:paraId="572E4D4A"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InitializeComponent</w:t>
      </w:r>
      <w:r w:rsidRPr="009C1720">
        <w:rPr>
          <w:rFonts w:ascii="Verdana" w:hAnsi="Verdana" w:cs="Verdana"/>
          <w:b/>
          <w:bCs/>
          <w:color w:val="000000"/>
          <w:sz w:val="18"/>
          <w:szCs w:val="18"/>
          <w:lang w:val="en-US"/>
        </w:rPr>
        <w:t>(</w:t>
      </w:r>
      <w:proofErr w:type="gramEnd"/>
      <w:r w:rsidRPr="009C1720">
        <w:rPr>
          <w:rFonts w:ascii="Verdana" w:hAnsi="Verdana" w:cs="Verdana"/>
          <w:b/>
          <w:bCs/>
          <w:color w:val="000000"/>
          <w:sz w:val="18"/>
          <w:szCs w:val="18"/>
          <w:lang w:val="en-US"/>
        </w:rPr>
        <w:t>);</w:t>
      </w:r>
    </w:p>
    <w:p w14:paraId="2657FD35"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p>
    <w:p w14:paraId="18998E42"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loginWindow</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Closed</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delegate</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55F32FB3"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if</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loginWindow</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LoginSuccess</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7FEB09BB" w14:textId="77777777" w:rsidR="00BB0743"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Title</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w:t>
      </w:r>
      <w:r w:rsidRPr="009C1720">
        <w:rPr>
          <w:rFonts w:ascii="Verdana" w:hAnsi="Verdana" w:cs="Verdana"/>
          <w:color w:val="7F007F"/>
          <w:sz w:val="18"/>
          <w:szCs w:val="18"/>
          <w:lang w:val="en-US"/>
        </w:rPr>
        <w:t>"Raven - Logged in as {Username}"</w:t>
      </w:r>
      <w:r w:rsidRPr="009C1720">
        <w:rPr>
          <w:rFonts w:ascii="Verdana" w:hAnsi="Verdana" w:cs="Verdana"/>
          <w:b/>
          <w:bCs/>
          <w:color w:val="000000"/>
          <w:sz w:val="18"/>
          <w:szCs w:val="18"/>
          <w:lang w:val="en-US"/>
        </w:rPr>
        <w:t>;</w:t>
      </w:r>
    </w:p>
    <w:p w14:paraId="6D79C8EE" w14:textId="5E077454" w:rsidR="009C1720" w:rsidRPr="009C1720" w:rsidRDefault="00BB0743"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Show</w:t>
      </w:r>
      <w:r w:rsidRPr="009C1720">
        <w:rPr>
          <w:rFonts w:ascii="Verdana" w:hAnsi="Verdana" w:cs="Verdana"/>
          <w:b/>
          <w:bCs/>
          <w:color w:val="000000"/>
          <w:sz w:val="18"/>
          <w:szCs w:val="18"/>
          <w:lang w:val="en-US"/>
        </w:rPr>
        <w:t>(</w:t>
      </w:r>
      <w:proofErr w:type="gramEnd"/>
      <w:r w:rsidRPr="009C1720">
        <w:rPr>
          <w:rFonts w:ascii="Verdana" w:hAnsi="Verdana" w:cs="Verdana"/>
          <w:b/>
          <w:bCs/>
          <w:color w:val="000000"/>
          <w:sz w:val="18"/>
          <w:szCs w:val="18"/>
          <w:lang w:val="en-US"/>
        </w:rPr>
        <w:t>);</w:t>
      </w:r>
    </w:p>
    <w:p w14:paraId="741E49AB"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if</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Username</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7F007F"/>
          <w:sz w:val="18"/>
          <w:szCs w:val="18"/>
          <w:lang w:val="en-US"/>
        </w:rPr>
        <w:t>"DebugUser"</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48FD2506"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LoadTripTiles</w:t>
      </w:r>
      <w:r w:rsidRPr="009C1720">
        <w:rPr>
          <w:rFonts w:ascii="Verdana" w:hAnsi="Verdana" w:cs="Verdana"/>
          <w:b/>
          <w:bCs/>
          <w:color w:val="000000"/>
          <w:sz w:val="18"/>
          <w:szCs w:val="18"/>
          <w:lang w:val="en-US"/>
        </w:rPr>
        <w:t>(</w:t>
      </w:r>
      <w:proofErr w:type="gramEnd"/>
      <w:r w:rsidRPr="009C1720">
        <w:rPr>
          <w:rFonts w:ascii="Verdana" w:hAnsi="Verdana" w:cs="Verdana"/>
          <w:b/>
          <w:bCs/>
          <w:color w:val="000000"/>
          <w:sz w:val="18"/>
          <w:szCs w:val="18"/>
          <w:lang w:val="en-US"/>
        </w:rPr>
        <w:t>);</w:t>
      </w:r>
    </w:p>
    <w:p w14:paraId="3282336B"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47FB5A5A"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else</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10C5F74E"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LoadTripTiles</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Username</w:t>
      </w:r>
      <w:r w:rsidRPr="009C1720">
        <w:rPr>
          <w:rFonts w:ascii="Verdana" w:hAnsi="Verdana" w:cs="Verdana"/>
          <w:b/>
          <w:bCs/>
          <w:color w:val="000000"/>
          <w:sz w:val="18"/>
          <w:szCs w:val="18"/>
          <w:lang w:val="en-US"/>
        </w:rPr>
        <w:t>);</w:t>
      </w:r>
    </w:p>
    <w:p w14:paraId="15AD1F30"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LastSearch</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Username</w:t>
      </w:r>
      <w:r w:rsidRPr="009C1720">
        <w:rPr>
          <w:rFonts w:ascii="Verdana" w:hAnsi="Verdana" w:cs="Verdana"/>
          <w:b/>
          <w:bCs/>
          <w:color w:val="000000"/>
          <w:sz w:val="18"/>
          <w:szCs w:val="18"/>
          <w:lang w:val="en-US"/>
        </w:rPr>
        <w:t>;</w:t>
      </w:r>
    </w:p>
    <w:p w14:paraId="5F115FA3" w14:textId="64240975"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388EE6AD"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5D345B5B"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else</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3CA18A1A"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Close</w:t>
      </w:r>
      <w:r w:rsidRPr="009C1720">
        <w:rPr>
          <w:rFonts w:ascii="Verdana" w:hAnsi="Verdana" w:cs="Verdana"/>
          <w:b/>
          <w:bCs/>
          <w:color w:val="000000"/>
          <w:sz w:val="18"/>
          <w:szCs w:val="18"/>
          <w:lang w:val="en-US"/>
        </w:rPr>
        <w:t>(</w:t>
      </w:r>
      <w:proofErr w:type="gramEnd"/>
      <w:r w:rsidRPr="009C1720">
        <w:rPr>
          <w:rFonts w:ascii="Verdana" w:hAnsi="Verdana" w:cs="Verdana"/>
          <w:b/>
          <w:bCs/>
          <w:color w:val="000000"/>
          <w:sz w:val="18"/>
          <w:szCs w:val="18"/>
          <w:lang w:val="en-US"/>
        </w:rPr>
        <w:t>);</w:t>
      </w:r>
    </w:p>
    <w:p w14:paraId="1C3BCB55"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54651B2E" w14:textId="749099C8" w:rsidR="009C1720" w:rsidRPr="009C1720" w:rsidRDefault="009C1720" w:rsidP="003F5F9E">
      <w:pPr>
        <w:autoSpaceDE w:val="0"/>
        <w:autoSpaceDN w:val="0"/>
        <w:adjustRightInd w:val="0"/>
        <w:spacing w:after="0" w:line="240" w:lineRule="auto"/>
        <w:rPr>
          <w:rFonts w:ascii="Georgia" w:hAnsi="Georgia" w:cs="Georgia"/>
          <w:color w:val="007F0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45D0A4FF" w14:textId="54B8A6C8" w:rsidR="009C1720" w:rsidRDefault="009C1720" w:rsidP="003F5F9E">
      <w:pPr>
        <w:autoSpaceDE w:val="0"/>
        <w:autoSpaceDN w:val="0"/>
        <w:adjustRightInd w:val="0"/>
        <w:spacing w:after="0" w:line="240" w:lineRule="auto"/>
        <w:rPr>
          <w:rFonts w:ascii="Verdana" w:hAnsi="Verdana" w:cs="Verdana"/>
          <w:b/>
          <w:bCs/>
          <w:color w:val="00000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4AE326F0"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p>
    <w:p w14:paraId="7056ACCA" w14:textId="1E4C2FDC" w:rsidR="009C1720" w:rsidRPr="00005A66" w:rsidRDefault="009C1720" w:rsidP="003F5F9E">
      <w:pPr>
        <w:pStyle w:val="Heading4"/>
        <w:rPr>
          <w:lang w:val="en-US"/>
        </w:rPr>
      </w:pPr>
      <w:r>
        <w:rPr>
          <w:lang w:val="en-US"/>
        </w:rPr>
        <w:lastRenderedPageBreak/>
        <w:t xml:space="preserve">1.1.2 – </w:t>
      </w:r>
      <w:r w:rsidRPr="00845D4D">
        <w:rPr>
          <w:lang w:val="en-US"/>
        </w:rPr>
        <w:t>LoadTripTiles</w:t>
      </w:r>
    </w:p>
    <w:p w14:paraId="482FBFA3"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private</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void</w:t>
      </w: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LoadTripTiles</w:t>
      </w:r>
      <w:r w:rsidRPr="009C1720">
        <w:rPr>
          <w:rFonts w:ascii="Verdana" w:hAnsi="Verdana" w:cs="Verdana"/>
          <w:b/>
          <w:bCs/>
          <w:color w:val="000000"/>
          <w:sz w:val="18"/>
          <w:szCs w:val="18"/>
          <w:lang w:val="en-US"/>
        </w:rPr>
        <w:t>(</w:t>
      </w:r>
      <w:proofErr w:type="gramEnd"/>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6AD7AC99"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var</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connection</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new</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MySqlConnection</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ConnectionString</w:t>
      </w:r>
      <w:r w:rsidRPr="009C1720">
        <w:rPr>
          <w:rFonts w:ascii="Verdana" w:hAnsi="Verdana" w:cs="Verdana"/>
          <w:b/>
          <w:bCs/>
          <w:color w:val="000000"/>
          <w:sz w:val="18"/>
          <w:szCs w:val="18"/>
          <w:lang w:val="en-US"/>
        </w:rPr>
        <w:t>);</w:t>
      </w:r>
    </w:p>
    <w:p w14:paraId="6F05685C"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var</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dt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new</w:t>
      </w: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DataTable</w:t>
      </w:r>
      <w:r w:rsidRPr="009C1720">
        <w:rPr>
          <w:rFonts w:ascii="Verdana" w:hAnsi="Verdana" w:cs="Verdana"/>
          <w:b/>
          <w:bCs/>
          <w:color w:val="000000"/>
          <w:sz w:val="18"/>
          <w:szCs w:val="18"/>
          <w:lang w:val="en-US"/>
        </w:rPr>
        <w:t>(</w:t>
      </w:r>
      <w:proofErr w:type="gramEnd"/>
      <w:r w:rsidRPr="009C1720">
        <w:rPr>
          <w:rFonts w:ascii="Verdana" w:hAnsi="Verdana" w:cs="Verdana"/>
          <w:b/>
          <w:bCs/>
          <w:color w:val="000000"/>
          <w:sz w:val="18"/>
          <w:szCs w:val="18"/>
          <w:lang w:val="en-US"/>
        </w:rPr>
        <w:t>);</w:t>
      </w:r>
    </w:p>
    <w:p w14:paraId="3D817826"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connection</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Open</w:t>
      </w:r>
      <w:proofErr w:type="gramEnd"/>
      <w:r w:rsidRPr="009C1720">
        <w:rPr>
          <w:rFonts w:ascii="Verdana" w:hAnsi="Verdana" w:cs="Verdana"/>
          <w:b/>
          <w:bCs/>
          <w:color w:val="000000"/>
          <w:sz w:val="18"/>
          <w:szCs w:val="18"/>
          <w:lang w:val="en-US"/>
        </w:rPr>
        <w:t>();</w:t>
      </w:r>
    </w:p>
    <w:p w14:paraId="2AEB24D8"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p>
    <w:p w14:paraId="19F1408C"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try</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5745F8AD"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var</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command</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connection</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CreateCommand</w:t>
      </w:r>
      <w:proofErr w:type="gramEnd"/>
      <w:r w:rsidRPr="009C1720">
        <w:rPr>
          <w:rFonts w:ascii="Verdana" w:hAnsi="Verdana" w:cs="Verdana"/>
          <w:b/>
          <w:bCs/>
          <w:color w:val="000000"/>
          <w:sz w:val="18"/>
          <w:szCs w:val="18"/>
          <w:lang w:val="en-US"/>
        </w:rPr>
        <w:t>();</w:t>
      </w:r>
    </w:p>
    <w:p w14:paraId="3261D911"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command</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CommandText</w:t>
      </w:r>
      <w:proofErr w:type="gramEnd"/>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7F007F"/>
          <w:sz w:val="18"/>
          <w:szCs w:val="18"/>
          <w:lang w:val="en-US"/>
        </w:rPr>
        <w:t>"SELECT * FROM trips"</w:t>
      </w:r>
      <w:r w:rsidRPr="009C1720">
        <w:rPr>
          <w:rFonts w:ascii="Verdana" w:hAnsi="Verdana" w:cs="Verdana"/>
          <w:b/>
          <w:bCs/>
          <w:color w:val="000000"/>
          <w:sz w:val="18"/>
          <w:szCs w:val="18"/>
          <w:lang w:val="en-US"/>
        </w:rPr>
        <w:t>;</w:t>
      </w:r>
    </w:p>
    <w:p w14:paraId="6ED1414E"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p>
    <w:p w14:paraId="6CC34F42"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using</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b/>
          <w:bCs/>
          <w:color w:val="00007F"/>
          <w:sz w:val="18"/>
          <w:szCs w:val="18"/>
          <w:lang w:val="en-US"/>
        </w:rPr>
        <w:t>var</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dr</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command</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ExecuteReader</w:t>
      </w:r>
      <w:proofErr w:type="gramEnd"/>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1BC495FC"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rPr>
      </w:pPr>
      <w:r w:rsidRPr="009C1720">
        <w:rPr>
          <w:rFonts w:ascii="Verdana" w:hAnsi="Verdana" w:cs="Verdana"/>
          <w:color w:val="808080"/>
          <w:sz w:val="18"/>
          <w:szCs w:val="18"/>
          <w:lang w:val="en-US"/>
        </w:rPr>
        <w:t xml:space="preserve">                    </w:t>
      </w:r>
      <w:r w:rsidRPr="009C1720">
        <w:rPr>
          <w:rFonts w:ascii="Verdana" w:hAnsi="Verdana" w:cs="Verdana"/>
          <w:color w:val="000000"/>
          <w:sz w:val="18"/>
          <w:szCs w:val="18"/>
        </w:rPr>
        <w:t>dt</w:t>
      </w:r>
      <w:r w:rsidRPr="009C1720">
        <w:rPr>
          <w:rFonts w:ascii="Verdana" w:hAnsi="Verdana" w:cs="Verdana"/>
          <w:b/>
          <w:bCs/>
          <w:color w:val="000000"/>
          <w:sz w:val="18"/>
          <w:szCs w:val="18"/>
        </w:rPr>
        <w:t>.</w:t>
      </w:r>
      <w:r w:rsidRPr="009C1720">
        <w:rPr>
          <w:rFonts w:ascii="Verdana" w:hAnsi="Verdana" w:cs="Verdana"/>
          <w:color w:val="000000"/>
          <w:sz w:val="18"/>
          <w:szCs w:val="18"/>
        </w:rPr>
        <w:t>Load</w:t>
      </w:r>
      <w:r w:rsidRPr="009C1720">
        <w:rPr>
          <w:rFonts w:ascii="Verdana" w:hAnsi="Verdana" w:cs="Verdana"/>
          <w:b/>
          <w:bCs/>
          <w:color w:val="000000"/>
          <w:sz w:val="18"/>
          <w:szCs w:val="18"/>
        </w:rPr>
        <w:t>(</w:t>
      </w:r>
      <w:r w:rsidRPr="009C1720">
        <w:rPr>
          <w:rFonts w:ascii="Verdana" w:hAnsi="Verdana" w:cs="Verdana"/>
          <w:color w:val="000000"/>
          <w:sz w:val="18"/>
          <w:szCs w:val="18"/>
        </w:rPr>
        <w:t>dr</w:t>
      </w:r>
      <w:r w:rsidRPr="009C1720">
        <w:rPr>
          <w:rFonts w:ascii="Verdana" w:hAnsi="Verdana" w:cs="Verdana"/>
          <w:b/>
          <w:bCs/>
          <w:color w:val="000000"/>
          <w:sz w:val="18"/>
          <w:szCs w:val="18"/>
        </w:rPr>
        <w:t>);</w:t>
      </w:r>
    </w:p>
    <w:p w14:paraId="5FBA9386"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rPr>
      </w:pPr>
      <w:r w:rsidRPr="009C1720">
        <w:rPr>
          <w:rFonts w:ascii="Verdana" w:hAnsi="Verdana" w:cs="Verdana"/>
          <w:color w:val="808080"/>
          <w:sz w:val="18"/>
          <w:szCs w:val="18"/>
        </w:rPr>
        <w:t xml:space="preserve">                    </w:t>
      </w:r>
      <w:r w:rsidRPr="009C1720">
        <w:rPr>
          <w:rFonts w:ascii="Verdana" w:hAnsi="Verdana" w:cs="Verdana"/>
          <w:color w:val="000000"/>
          <w:sz w:val="18"/>
          <w:szCs w:val="18"/>
        </w:rPr>
        <w:t>GenerateTiles</w:t>
      </w:r>
      <w:r w:rsidRPr="009C1720">
        <w:rPr>
          <w:rFonts w:ascii="Verdana" w:hAnsi="Verdana" w:cs="Verdana"/>
          <w:b/>
          <w:bCs/>
          <w:color w:val="000000"/>
          <w:sz w:val="18"/>
          <w:szCs w:val="18"/>
        </w:rPr>
        <w:t>(</w:t>
      </w:r>
      <w:r w:rsidRPr="009C1720">
        <w:rPr>
          <w:rFonts w:ascii="Verdana" w:hAnsi="Verdana" w:cs="Verdana"/>
          <w:color w:val="000000"/>
          <w:sz w:val="18"/>
          <w:szCs w:val="18"/>
        </w:rPr>
        <w:t>dt</w:t>
      </w:r>
      <w:r w:rsidRPr="009C1720">
        <w:rPr>
          <w:rFonts w:ascii="Verdana" w:hAnsi="Verdana" w:cs="Verdana"/>
          <w:b/>
          <w:bCs/>
          <w:color w:val="000000"/>
          <w:sz w:val="18"/>
          <w:szCs w:val="18"/>
        </w:rPr>
        <w:t>);</w:t>
      </w:r>
    </w:p>
    <w:p w14:paraId="13BA779D"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rPr>
        <w:t xml:space="preserve">                </w:t>
      </w:r>
      <w:r w:rsidRPr="009C1720">
        <w:rPr>
          <w:rFonts w:ascii="Verdana" w:hAnsi="Verdana" w:cs="Verdana"/>
          <w:b/>
          <w:bCs/>
          <w:color w:val="000000"/>
          <w:sz w:val="18"/>
          <w:szCs w:val="18"/>
          <w:lang w:val="en-US"/>
        </w:rPr>
        <w:t>}</w:t>
      </w:r>
    </w:p>
    <w:p w14:paraId="738B8624"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4AA6178D"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catch</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MySqlException</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exception</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60E25B74"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MessageBox</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Show</w:t>
      </w:r>
      <w:r w:rsidRPr="009C1720">
        <w:rPr>
          <w:rFonts w:ascii="Verdana" w:hAnsi="Verdana" w:cs="Verdana"/>
          <w:b/>
          <w:bCs/>
          <w:color w:val="000000"/>
          <w:sz w:val="18"/>
          <w:szCs w:val="18"/>
          <w:lang w:val="en-US"/>
        </w:rPr>
        <w:t>(</w:t>
      </w:r>
      <w:proofErr w:type="gramStart"/>
      <w:r w:rsidRPr="009C1720">
        <w:rPr>
          <w:rFonts w:ascii="Verdana" w:hAnsi="Verdana" w:cs="Verdana"/>
          <w:color w:val="000000"/>
          <w:sz w:val="18"/>
          <w:szCs w:val="18"/>
          <w:lang w:val="en-US"/>
        </w:rPr>
        <w:t>exception</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ToString</w:t>
      </w:r>
      <w:proofErr w:type="gramEnd"/>
      <w:r w:rsidRPr="009C1720">
        <w:rPr>
          <w:rFonts w:ascii="Verdana" w:hAnsi="Verdana" w:cs="Verdana"/>
          <w:b/>
          <w:bCs/>
          <w:color w:val="000000"/>
          <w:sz w:val="18"/>
          <w:szCs w:val="18"/>
          <w:lang w:val="en-US"/>
        </w:rPr>
        <w:t>());</w:t>
      </w:r>
    </w:p>
    <w:p w14:paraId="66DB6C2C"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0AD1B791" w14:textId="118CE761" w:rsidR="009C1720" w:rsidRDefault="009C1720" w:rsidP="003F5F9E">
      <w:pPr>
        <w:autoSpaceDE w:val="0"/>
        <w:autoSpaceDN w:val="0"/>
        <w:adjustRightInd w:val="0"/>
        <w:spacing w:after="0" w:line="240" w:lineRule="auto"/>
        <w:rPr>
          <w:rFonts w:ascii="Verdana" w:hAnsi="Verdana" w:cs="Verdana"/>
          <w:b/>
          <w:bCs/>
          <w:color w:val="00000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659524A4"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p>
    <w:p w14:paraId="2A7BF883" w14:textId="3D5C4850" w:rsidR="009C1720" w:rsidRPr="009C1720" w:rsidRDefault="009C1720" w:rsidP="003F5F9E">
      <w:pPr>
        <w:pStyle w:val="Heading4"/>
        <w:rPr>
          <w:lang w:val="en-US"/>
        </w:rPr>
      </w:pPr>
      <w:r>
        <w:rPr>
          <w:lang w:val="en-US"/>
        </w:rPr>
        <w:t>1.1.3 – LoadTripTiles</w:t>
      </w:r>
      <w:r w:rsidR="00396F4F">
        <w:rPr>
          <w:lang w:val="en-US"/>
        </w:rPr>
        <w:t xml:space="preserve"> (med søge parameter)</w:t>
      </w:r>
    </w:p>
    <w:p w14:paraId="70F99453"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private</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void</w:t>
      </w: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LoadTripTiles</w:t>
      </w:r>
      <w:r w:rsidRPr="009C1720">
        <w:rPr>
          <w:rFonts w:ascii="Verdana" w:hAnsi="Verdana" w:cs="Verdana"/>
          <w:b/>
          <w:bCs/>
          <w:color w:val="000000"/>
          <w:sz w:val="18"/>
          <w:szCs w:val="18"/>
          <w:lang w:val="en-US"/>
        </w:rPr>
        <w:t>(</w:t>
      </w:r>
      <w:proofErr w:type="gramEnd"/>
      <w:r w:rsidRPr="009C1720">
        <w:rPr>
          <w:rFonts w:ascii="Verdana" w:hAnsi="Verdana" w:cs="Verdana"/>
          <w:b/>
          <w:bCs/>
          <w:color w:val="00007F"/>
          <w:sz w:val="18"/>
          <w:szCs w:val="18"/>
          <w:lang w:val="en-US"/>
        </w:rPr>
        <w:t>string</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search</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31BC3315"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var</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connection</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new</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MySqlConnection</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ConnectionString</w:t>
      </w:r>
      <w:r w:rsidRPr="009C1720">
        <w:rPr>
          <w:rFonts w:ascii="Verdana" w:hAnsi="Verdana" w:cs="Verdana"/>
          <w:b/>
          <w:bCs/>
          <w:color w:val="000000"/>
          <w:sz w:val="18"/>
          <w:szCs w:val="18"/>
          <w:lang w:val="en-US"/>
        </w:rPr>
        <w:t>);</w:t>
      </w:r>
    </w:p>
    <w:p w14:paraId="1C007B15"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var</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dt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new</w:t>
      </w: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DataTable</w:t>
      </w:r>
      <w:r w:rsidRPr="009C1720">
        <w:rPr>
          <w:rFonts w:ascii="Verdana" w:hAnsi="Verdana" w:cs="Verdana"/>
          <w:b/>
          <w:bCs/>
          <w:color w:val="000000"/>
          <w:sz w:val="18"/>
          <w:szCs w:val="18"/>
          <w:lang w:val="en-US"/>
        </w:rPr>
        <w:t>(</w:t>
      </w:r>
      <w:proofErr w:type="gramEnd"/>
      <w:r w:rsidRPr="009C1720">
        <w:rPr>
          <w:rFonts w:ascii="Verdana" w:hAnsi="Verdana" w:cs="Verdana"/>
          <w:b/>
          <w:bCs/>
          <w:color w:val="000000"/>
          <w:sz w:val="18"/>
          <w:szCs w:val="18"/>
          <w:lang w:val="en-US"/>
        </w:rPr>
        <w:t>);</w:t>
      </w:r>
    </w:p>
    <w:p w14:paraId="597E8EEC"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connection</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Open</w:t>
      </w:r>
      <w:proofErr w:type="gramEnd"/>
      <w:r w:rsidRPr="009C1720">
        <w:rPr>
          <w:rFonts w:ascii="Verdana" w:hAnsi="Verdana" w:cs="Verdana"/>
          <w:b/>
          <w:bCs/>
          <w:color w:val="000000"/>
          <w:sz w:val="18"/>
          <w:szCs w:val="18"/>
          <w:lang w:val="en-US"/>
        </w:rPr>
        <w:t>();</w:t>
      </w:r>
    </w:p>
    <w:p w14:paraId="673DD9B6"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p>
    <w:p w14:paraId="4AD5FD20"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try</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0E5C7E95"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var</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command</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connection</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CreateCommand</w:t>
      </w:r>
      <w:proofErr w:type="gramEnd"/>
      <w:r w:rsidRPr="009C1720">
        <w:rPr>
          <w:rFonts w:ascii="Verdana" w:hAnsi="Verdana" w:cs="Verdana"/>
          <w:b/>
          <w:bCs/>
          <w:color w:val="000000"/>
          <w:sz w:val="18"/>
          <w:szCs w:val="18"/>
          <w:lang w:val="en-US"/>
        </w:rPr>
        <w:t>();</w:t>
      </w:r>
    </w:p>
    <w:p w14:paraId="0D70D853"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p>
    <w:p w14:paraId="3D27927D"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if</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search</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String</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Empty</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322B90F0"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command</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CommandText</w:t>
      </w:r>
      <w:proofErr w:type="gramEnd"/>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7F007F"/>
          <w:sz w:val="18"/>
          <w:szCs w:val="18"/>
          <w:lang w:val="en-US"/>
        </w:rPr>
        <w:t>"SELECT * FROM trips"</w:t>
      </w:r>
      <w:r w:rsidRPr="009C1720">
        <w:rPr>
          <w:rFonts w:ascii="Verdana" w:hAnsi="Verdana" w:cs="Verdana"/>
          <w:b/>
          <w:bCs/>
          <w:color w:val="000000"/>
          <w:sz w:val="18"/>
          <w:szCs w:val="18"/>
          <w:lang w:val="en-US"/>
        </w:rPr>
        <w:t>;</w:t>
      </w:r>
    </w:p>
    <w:p w14:paraId="4C64249F"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38DDD502"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else</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3141811F"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command</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CommandText</w:t>
      </w:r>
      <w:proofErr w:type="gramEnd"/>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w:t>
      </w:r>
      <w:r w:rsidRPr="009C1720">
        <w:rPr>
          <w:rFonts w:ascii="Verdana" w:hAnsi="Verdana" w:cs="Verdana"/>
          <w:color w:val="7F007F"/>
          <w:sz w:val="18"/>
          <w:szCs w:val="18"/>
          <w:lang w:val="en-US"/>
        </w:rPr>
        <w:t>"SELECT * FROM trips WHERE CONCAT_WS('', time_started, time_ended, driver_username, driver_reg) LIKE '%{search}%'"</w:t>
      </w:r>
      <w:r w:rsidRPr="009C1720">
        <w:rPr>
          <w:rFonts w:ascii="Verdana" w:hAnsi="Verdana" w:cs="Verdana"/>
          <w:b/>
          <w:bCs/>
          <w:color w:val="000000"/>
          <w:sz w:val="18"/>
          <w:szCs w:val="18"/>
          <w:lang w:val="en-US"/>
        </w:rPr>
        <w:t>;</w:t>
      </w:r>
    </w:p>
    <w:p w14:paraId="39036278"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51E57820"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p>
    <w:p w14:paraId="6B3E37FE"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using</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b/>
          <w:bCs/>
          <w:color w:val="00007F"/>
          <w:sz w:val="18"/>
          <w:szCs w:val="18"/>
          <w:lang w:val="en-US"/>
        </w:rPr>
        <w:t>var</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dr</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command</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ExecuteReader</w:t>
      </w:r>
      <w:proofErr w:type="gramEnd"/>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4CF6F958"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rPr>
      </w:pPr>
      <w:r w:rsidRPr="009C1720">
        <w:rPr>
          <w:rFonts w:ascii="Verdana" w:hAnsi="Verdana" w:cs="Verdana"/>
          <w:color w:val="808080"/>
          <w:sz w:val="18"/>
          <w:szCs w:val="18"/>
          <w:lang w:val="en-US"/>
        </w:rPr>
        <w:t xml:space="preserve">                    </w:t>
      </w:r>
      <w:r w:rsidRPr="009C1720">
        <w:rPr>
          <w:rFonts w:ascii="Verdana" w:hAnsi="Verdana" w:cs="Verdana"/>
          <w:color w:val="000000"/>
          <w:sz w:val="18"/>
          <w:szCs w:val="18"/>
        </w:rPr>
        <w:t>dt</w:t>
      </w:r>
      <w:r w:rsidRPr="009C1720">
        <w:rPr>
          <w:rFonts w:ascii="Verdana" w:hAnsi="Verdana" w:cs="Verdana"/>
          <w:b/>
          <w:bCs/>
          <w:color w:val="000000"/>
          <w:sz w:val="18"/>
          <w:szCs w:val="18"/>
        </w:rPr>
        <w:t>.</w:t>
      </w:r>
      <w:r w:rsidRPr="009C1720">
        <w:rPr>
          <w:rFonts w:ascii="Verdana" w:hAnsi="Verdana" w:cs="Verdana"/>
          <w:color w:val="000000"/>
          <w:sz w:val="18"/>
          <w:szCs w:val="18"/>
        </w:rPr>
        <w:t>Load</w:t>
      </w:r>
      <w:r w:rsidRPr="009C1720">
        <w:rPr>
          <w:rFonts w:ascii="Verdana" w:hAnsi="Verdana" w:cs="Verdana"/>
          <w:b/>
          <w:bCs/>
          <w:color w:val="000000"/>
          <w:sz w:val="18"/>
          <w:szCs w:val="18"/>
        </w:rPr>
        <w:t>(</w:t>
      </w:r>
      <w:r w:rsidRPr="009C1720">
        <w:rPr>
          <w:rFonts w:ascii="Verdana" w:hAnsi="Verdana" w:cs="Verdana"/>
          <w:color w:val="000000"/>
          <w:sz w:val="18"/>
          <w:szCs w:val="18"/>
        </w:rPr>
        <w:t>dr</w:t>
      </w:r>
      <w:r w:rsidRPr="009C1720">
        <w:rPr>
          <w:rFonts w:ascii="Verdana" w:hAnsi="Verdana" w:cs="Verdana"/>
          <w:b/>
          <w:bCs/>
          <w:color w:val="000000"/>
          <w:sz w:val="18"/>
          <w:szCs w:val="18"/>
        </w:rPr>
        <w:t>);</w:t>
      </w:r>
    </w:p>
    <w:p w14:paraId="39C8785D"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rPr>
      </w:pPr>
      <w:r w:rsidRPr="009C1720">
        <w:rPr>
          <w:rFonts w:ascii="Verdana" w:hAnsi="Verdana" w:cs="Verdana"/>
          <w:color w:val="808080"/>
          <w:sz w:val="18"/>
          <w:szCs w:val="18"/>
        </w:rPr>
        <w:t xml:space="preserve">                    </w:t>
      </w:r>
      <w:r w:rsidRPr="009C1720">
        <w:rPr>
          <w:rFonts w:ascii="Verdana" w:hAnsi="Verdana" w:cs="Verdana"/>
          <w:color w:val="000000"/>
          <w:sz w:val="18"/>
          <w:szCs w:val="18"/>
        </w:rPr>
        <w:t>GenerateTiles</w:t>
      </w:r>
      <w:r w:rsidRPr="009C1720">
        <w:rPr>
          <w:rFonts w:ascii="Verdana" w:hAnsi="Verdana" w:cs="Verdana"/>
          <w:b/>
          <w:bCs/>
          <w:color w:val="000000"/>
          <w:sz w:val="18"/>
          <w:szCs w:val="18"/>
        </w:rPr>
        <w:t>(</w:t>
      </w:r>
      <w:r w:rsidRPr="009C1720">
        <w:rPr>
          <w:rFonts w:ascii="Verdana" w:hAnsi="Verdana" w:cs="Verdana"/>
          <w:color w:val="000000"/>
          <w:sz w:val="18"/>
          <w:szCs w:val="18"/>
        </w:rPr>
        <w:t>dt</w:t>
      </w:r>
      <w:r w:rsidRPr="009C1720">
        <w:rPr>
          <w:rFonts w:ascii="Verdana" w:hAnsi="Verdana" w:cs="Verdana"/>
          <w:b/>
          <w:bCs/>
          <w:color w:val="000000"/>
          <w:sz w:val="18"/>
          <w:szCs w:val="18"/>
        </w:rPr>
        <w:t>);</w:t>
      </w:r>
    </w:p>
    <w:p w14:paraId="5ABE67FE"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rPr>
        <w:t xml:space="preserve">                </w:t>
      </w:r>
      <w:r w:rsidRPr="009C1720">
        <w:rPr>
          <w:rFonts w:ascii="Verdana" w:hAnsi="Verdana" w:cs="Verdana"/>
          <w:b/>
          <w:bCs/>
          <w:color w:val="000000"/>
          <w:sz w:val="18"/>
          <w:szCs w:val="18"/>
          <w:lang w:val="en-US"/>
        </w:rPr>
        <w:t>}</w:t>
      </w:r>
    </w:p>
    <w:p w14:paraId="55A85DCE"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37237C35"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catch</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MySqlException</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exception</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6760C4F5"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MessageBox</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Show</w:t>
      </w:r>
      <w:r w:rsidRPr="009C1720">
        <w:rPr>
          <w:rFonts w:ascii="Verdana" w:hAnsi="Verdana" w:cs="Verdana"/>
          <w:b/>
          <w:bCs/>
          <w:color w:val="000000"/>
          <w:sz w:val="18"/>
          <w:szCs w:val="18"/>
          <w:lang w:val="en-US"/>
        </w:rPr>
        <w:t>(</w:t>
      </w:r>
      <w:proofErr w:type="gramStart"/>
      <w:r w:rsidRPr="009C1720">
        <w:rPr>
          <w:rFonts w:ascii="Verdana" w:hAnsi="Verdana" w:cs="Verdana"/>
          <w:color w:val="000000"/>
          <w:sz w:val="18"/>
          <w:szCs w:val="18"/>
          <w:lang w:val="en-US"/>
        </w:rPr>
        <w:t>exception</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ToString</w:t>
      </w:r>
      <w:proofErr w:type="gramEnd"/>
      <w:r w:rsidRPr="009C1720">
        <w:rPr>
          <w:rFonts w:ascii="Verdana" w:hAnsi="Verdana" w:cs="Verdana"/>
          <w:b/>
          <w:bCs/>
          <w:color w:val="000000"/>
          <w:sz w:val="18"/>
          <w:szCs w:val="18"/>
          <w:lang w:val="en-US"/>
        </w:rPr>
        <w:t>());</w:t>
      </w:r>
    </w:p>
    <w:p w14:paraId="0670E4B1"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34020D2E"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4DC05E00" w14:textId="7F0BCBA6" w:rsidR="009C1720" w:rsidRDefault="009C1720" w:rsidP="003F5F9E">
      <w:pPr>
        <w:autoSpaceDE w:val="0"/>
        <w:autoSpaceDN w:val="0"/>
        <w:adjustRightInd w:val="0"/>
        <w:spacing w:after="0" w:line="240" w:lineRule="auto"/>
        <w:rPr>
          <w:rFonts w:ascii="Verdana" w:hAnsi="Verdana" w:cs="Verdana"/>
          <w:color w:val="808080"/>
          <w:sz w:val="18"/>
          <w:szCs w:val="18"/>
          <w:lang w:val="en-US"/>
        </w:rPr>
      </w:pPr>
    </w:p>
    <w:p w14:paraId="0290AD39" w14:textId="58FF3E50" w:rsidR="009C1720" w:rsidRPr="009C1720" w:rsidRDefault="009C1720" w:rsidP="003F5F9E">
      <w:pPr>
        <w:pStyle w:val="Heading4"/>
        <w:rPr>
          <w:rFonts w:ascii="Verdana" w:hAnsi="Verdana" w:cs="Verdana"/>
          <w:color w:val="808080"/>
          <w:sz w:val="18"/>
          <w:szCs w:val="18"/>
          <w:lang w:val="en-US"/>
        </w:rPr>
      </w:pPr>
      <w:r>
        <w:rPr>
          <w:lang w:val="en-US"/>
        </w:rPr>
        <w:t>1.1.4 – GenerateTiles</w:t>
      </w:r>
    </w:p>
    <w:p w14:paraId="67E2F9FE"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public</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void</w:t>
      </w: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GenerateTiles</w:t>
      </w:r>
      <w:r w:rsidRPr="009C1720">
        <w:rPr>
          <w:rFonts w:ascii="Verdana" w:hAnsi="Verdana" w:cs="Verdana"/>
          <w:b/>
          <w:bCs/>
          <w:color w:val="000000"/>
          <w:sz w:val="18"/>
          <w:szCs w:val="18"/>
          <w:lang w:val="en-US"/>
        </w:rPr>
        <w:t>(</w:t>
      </w:r>
      <w:proofErr w:type="gramEnd"/>
      <w:r w:rsidRPr="009C1720">
        <w:rPr>
          <w:rFonts w:ascii="Verdana" w:hAnsi="Verdana" w:cs="Verdana"/>
          <w:color w:val="000000"/>
          <w:sz w:val="18"/>
          <w:szCs w:val="18"/>
          <w:lang w:val="en-US"/>
        </w:rPr>
        <w:t>DataTable</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dt</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099D76DE"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TripTileCollection</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Clear</w:t>
      </w:r>
      <w:r w:rsidRPr="009C1720">
        <w:rPr>
          <w:rFonts w:ascii="Verdana" w:hAnsi="Verdana" w:cs="Verdana"/>
          <w:b/>
          <w:bCs/>
          <w:color w:val="000000"/>
          <w:sz w:val="18"/>
          <w:szCs w:val="18"/>
          <w:lang w:val="en-US"/>
        </w:rPr>
        <w:t>();</w:t>
      </w:r>
    </w:p>
    <w:p w14:paraId="78E5E435"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foreach</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DataRow</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row</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in</w:t>
      </w: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dt</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Rows</w:t>
      </w:r>
      <w:proofErr w:type="gramEnd"/>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2670C2FC"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try</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4EF50F98"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var</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rowId</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proofErr w:type="gramStart"/>
      <w:r w:rsidRPr="009C1720">
        <w:rPr>
          <w:rFonts w:ascii="Verdana" w:hAnsi="Verdana" w:cs="Verdana"/>
          <w:b/>
          <w:bCs/>
          <w:color w:val="00007F"/>
          <w:sz w:val="18"/>
          <w:szCs w:val="18"/>
          <w:lang w:val="en-US"/>
        </w:rPr>
        <w:t>int</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Parse</w:t>
      </w:r>
      <w:proofErr w:type="gramEnd"/>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row</w:t>
      </w:r>
      <w:r w:rsidRPr="009C1720">
        <w:rPr>
          <w:rFonts w:ascii="Verdana" w:hAnsi="Verdana" w:cs="Verdana"/>
          <w:b/>
          <w:bCs/>
          <w:color w:val="000000"/>
          <w:sz w:val="18"/>
          <w:szCs w:val="18"/>
          <w:lang w:val="en-US"/>
        </w:rPr>
        <w:t>[</w:t>
      </w:r>
      <w:r w:rsidRPr="009C1720">
        <w:rPr>
          <w:rFonts w:ascii="Verdana" w:hAnsi="Verdana" w:cs="Verdana"/>
          <w:color w:val="7F007F"/>
          <w:sz w:val="18"/>
          <w:szCs w:val="18"/>
          <w:lang w:val="en-US"/>
        </w:rPr>
        <w:t>"id"</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ToString</w:t>
      </w:r>
      <w:r w:rsidRPr="009C1720">
        <w:rPr>
          <w:rFonts w:ascii="Verdana" w:hAnsi="Verdana" w:cs="Verdana"/>
          <w:b/>
          <w:bCs/>
          <w:color w:val="000000"/>
          <w:sz w:val="18"/>
          <w:szCs w:val="18"/>
          <w:lang w:val="en-US"/>
        </w:rPr>
        <w:t>());</w:t>
      </w:r>
    </w:p>
    <w:p w14:paraId="2A641017"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rPr>
        <w:t>var</w:t>
      </w:r>
      <w:r w:rsidRPr="009C1720">
        <w:rPr>
          <w:rFonts w:ascii="Verdana" w:hAnsi="Verdana" w:cs="Verdana"/>
          <w:color w:val="808080"/>
          <w:sz w:val="18"/>
          <w:szCs w:val="18"/>
        </w:rPr>
        <w:t xml:space="preserve"> </w:t>
      </w:r>
      <w:r w:rsidRPr="009C1720">
        <w:rPr>
          <w:rFonts w:ascii="Verdana" w:hAnsi="Verdana" w:cs="Verdana"/>
          <w:color w:val="000000"/>
          <w:sz w:val="18"/>
          <w:szCs w:val="18"/>
        </w:rPr>
        <w:t>logs</w:t>
      </w:r>
      <w:r w:rsidRPr="009C1720">
        <w:rPr>
          <w:rFonts w:ascii="Verdana" w:hAnsi="Verdana" w:cs="Verdana"/>
          <w:color w:val="808080"/>
          <w:sz w:val="18"/>
          <w:szCs w:val="18"/>
        </w:rPr>
        <w:t xml:space="preserve"> </w:t>
      </w:r>
      <w:r w:rsidRPr="009C1720">
        <w:rPr>
          <w:rFonts w:ascii="Verdana" w:hAnsi="Verdana" w:cs="Verdana"/>
          <w:b/>
          <w:bCs/>
          <w:color w:val="000000"/>
          <w:sz w:val="18"/>
          <w:szCs w:val="18"/>
        </w:rPr>
        <w:t>=</w:t>
      </w:r>
      <w:r w:rsidRPr="009C1720">
        <w:rPr>
          <w:rFonts w:ascii="Verdana" w:hAnsi="Verdana" w:cs="Verdana"/>
          <w:color w:val="808080"/>
          <w:sz w:val="18"/>
          <w:szCs w:val="18"/>
        </w:rPr>
        <w:t xml:space="preserve"> </w:t>
      </w:r>
      <w:r w:rsidRPr="009C1720">
        <w:rPr>
          <w:rFonts w:ascii="Verdana" w:hAnsi="Verdana" w:cs="Verdana"/>
          <w:color w:val="000000"/>
          <w:sz w:val="18"/>
          <w:szCs w:val="18"/>
        </w:rPr>
        <w:t>row</w:t>
      </w:r>
      <w:r w:rsidRPr="009C1720">
        <w:rPr>
          <w:rFonts w:ascii="Verdana" w:hAnsi="Verdana" w:cs="Verdana"/>
          <w:b/>
          <w:bCs/>
          <w:color w:val="000000"/>
          <w:sz w:val="18"/>
          <w:szCs w:val="18"/>
        </w:rPr>
        <w:t>[</w:t>
      </w:r>
      <w:r w:rsidRPr="009C1720">
        <w:rPr>
          <w:rFonts w:ascii="Verdana" w:hAnsi="Verdana" w:cs="Verdana"/>
          <w:color w:val="7F007F"/>
          <w:sz w:val="18"/>
          <w:szCs w:val="18"/>
        </w:rPr>
        <w:t>"log_file"</w:t>
      </w:r>
      <w:proofErr w:type="gramStart"/>
      <w:r w:rsidRPr="009C1720">
        <w:rPr>
          <w:rFonts w:ascii="Verdana" w:hAnsi="Verdana" w:cs="Verdana"/>
          <w:b/>
          <w:bCs/>
          <w:color w:val="000000"/>
          <w:sz w:val="18"/>
          <w:szCs w:val="18"/>
        </w:rPr>
        <w:t>].</w:t>
      </w:r>
      <w:r w:rsidRPr="009C1720">
        <w:rPr>
          <w:rFonts w:ascii="Verdana" w:hAnsi="Verdana" w:cs="Verdana"/>
          <w:color w:val="000000"/>
          <w:sz w:val="18"/>
          <w:szCs w:val="18"/>
        </w:rPr>
        <w:t>ToString</w:t>
      </w:r>
      <w:proofErr w:type="gramEnd"/>
      <w:r w:rsidRPr="009C1720">
        <w:rPr>
          <w:rFonts w:ascii="Verdana" w:hAnsi="Verdana" w:cs="Verdana"/>
          <w:b/>
          <w:bCs/>
          <w:color w:val="000000"/>
          <w:sz w:val="18"/>
          <w:szCs w:val="18"/>
        </w:rPr>
        <w:t>();</w:t>
      </w:r>
    </w:p>
    <w:p w14:paraId="5BC9FBF9"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rPr>
      </w:pPr>
      <w:r w:rsidRPr="009C1720">
        <w:rPr>
          <w:rFonts w:ascii="Verdana" w:hAnsi="Verdana" w:cs="Verdana"/>
          <w:color w:val="808080"/>
          <w:sz w:val="18"/>
          <w:szCs w:val="18"/>
        </w:rPr>
        <w:t xml:space="preserve">                    </w:t>
      </w:r>
      <w:r w:rsidRPr="009C1720">
        <w:rPr>
          <w:rFonts w:ascii="Verdana" w:hAnsi="Verdana" w:cs="Verdana"/>
          <w:b/>
          <w:bCs/>
          <w:color w:val="00007F"/>
          <w:sz w:val="18"/>
          <w:szCs w:val="18"/>
        </w:rPr>
        <w:t>var</w:t>
      </w:r>
      <w:r w:rsidRPr="009C1720">
        <w:rPr>
          <w:rFonts w:ascii="Verdana" w:hAnsi="Verdana" w:cs="Verdana"/>
          <w:color w:val="808080"/>
          <w:sz w:val="18"/>
          <w:szCs w:val="18"/>
        </w:rPr>
        <w:t xml:space="preserve"> </w:t>
      </w:r>
      <w:r w:rsidRPr="009C1720">
        <w:rPr>
          <w:rFonts w:ascii="Verdana" w:hAnsi="Verdana" w:cs="Verdana"/>
          <w:color w:val="000000"/>
          <w:sz w:val="18"/>
          <w:szCs w:val="18"/>
        </w:rPr>
        <w:t>title</w:t>
      </w:r>
      <w:r w:rsidRPr="009C1720">
        <w:rPr>
          <w:rFonts w:ascii="Verdana" w:hAnsi="Verdana" w:cs="Verdana"/>
          <w:color w:val="808080"/>
          <w:sz w:val="18"/>
          <w:szCs w:val="18"/>
        </w:rPr>
        <w:t xml:space="preserve"> </w:t>
      </w:r>
      <w:r w:rsidRPr="009C1720">
        <w:rPr>
          <w:rFonts w:ascii="Verdana" w:hAnsi="Verdana" w:cs="Verdana"/>
          <w:b/>
          <w:bCs/>
          <w:color w:val="000000"/>
          <w:sz w:val="18"/>
          <w:szCs w:val="18"/>
        </w:rPr>
        <w:t>=</w:t>
      </w:r>
      <w:r w:rsidRPr="009C1720">
        <w:rPr>
          <w:rFonts w:ascii="Verdana" w:hAnsi="Verdana" w:cs="Verdana"/>
          <w:color w:val="808080"/>
          <w:sz w:val="18"/>
          <w:szCs w:val="18"/>
        </w:rPr>
        <w:t xml:space="preserve"> </w:t>
      </w:r>
      <w:r w:rsidRPr="009C1720">
        <w:rPr>
          <w:rFonts w:ascii="Verdana" w:hAnsi="Verdana" w:cs="Verdana"/>
          <w:color w:val="000000"/>
          <w:sz w:val="18"/>
          <w:szCs w:val="18"/>
        </w:rPr>
        <w:t>row</w:t>
      </w:r>
      <w:r w:rsidRPr="009C1720">
        <w:rPr>
          <w:rFonts w:ascii="Verdana" w:hAnsi="Verdana" w:cs="Verdana"/>
          <w:b/>
          <w:bCs/>
          <w:color w:val="000000"/>
          <w:sz w:val="18"/>
          <w:szCs w:val="18"/>
        </w:rPr>
        <w:t>[</w:t>
      </w:r>
      <w:r w:rsidRPr="009C1720">
        <w:rPr>
          <w:rFonts w:ascii="Verdana" w:hAnsi="Verdana" w:cs="Verdana"/>
          <w:color w:val="7F007F"/>
          <w:sz w:val="18"/>
          <w:szCs w:val="18"/>
        </w:rPr>
        <w:t>"driver_reg"</w:t>
      </w:r>
      <w:proofErr w:type="gramStart"/>
      <w:r w:rsidRPr="009C1720">
        <w:rPr>
          <w:rFonts w:ascii="Verdana" w:hAnsi="Verdana" w:cs="Verdana"/>
          <w:b/>
          <w:bCs/>
          <w:color w:val="000000"/>
          <w:sz w:val="18"/>
          <w:szCs w:val="18"/>
        </w:rPr>
        <w:t>].</w:t>
      </w:r>
      <w:r w:rsidRPr="009C1720">
        <w:rPr>
          <w:rFonts w:ascii="Verdana" w:hAnsi="Verdana" w:cs="Verdana"/>
          <w:color w:val="000000"/>
          <w:sz w:val="18"/>
          <w:szCs w:val="18"/>
        </w:rPr>
        <w:t>ToString</w:t>
      </w:r>
      <w:proofErr w:type="gramEnd"/>
      <w:r w:rsidRPr="009C1720">
        <w:rPr>
          <w:rFonts w:ascii="Verdana" w:hAnsi="Verdana" w:cs="Verdana"/>
          <w:b/>
          <w:bCs/>
          <w:color w:val="000000"/>
          <w:sz w:val="18"/>
          <w:szCs w:val="18"/>
        </w:rPr>
        <w:t>();</w:t>
      </w:r>
    </w:p>
    <w:p w14:paraId="6ED47372"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rPr>
        <w:t xml:space="preserve">                    </w:t>
      </w:r>
      <w:r w:rsidRPr="009C1720">
        <w:rPr>
          <w:rFonts w:ascii="Verdana" w:hAnsi="Verdana" w:cs="Verdana"/>
          <w:b/>
          <w:bCs/>
          <w:color w:val="00007F"/>
          <w:sz w:val="18"/>
          <w:szCs w:val="18"/>
          <w:lang w:val="en-US"/>
        </w:rPr>
        <w:t>var</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date</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row</w:t>
      </w:r>
      <w:r w:rsidRPr="009C1720">
        <w:rPr>
          <w:rFonts w:ascii="Verdana" w:hAnsi="Verdana" w:cs="Verdana"/>
          <w:b/>
          <w:bCs/>
          <w:color w:val="000000"/>
          <w:sz w:val="18"/>
          <w:szCs w:val="18"/>
          <w:lang w:val="en-US"/>
        </w:rPr>
        <w:t>[</w:t>
      </w:r>
      <w:r w:rsidRPr="009C1720">
        <w:rPr>
          <w:rFonts w:ascii="Verdana" w:hAnsi="Verdana" w:cs="Verdana"/>
          <w:color w:val="7F007F"/>
          <w:sz w:val="18"/>
          <w:szCs w:val="18"/>
          <w:lang w:val="en-US"/>
        </w:rPr>
        <w:t>"time_started"</w:t>
      </w:r>
      <w:proofErr w:type="gramStart"/>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ToString</w:t>
      </w:r>
      <w:proofErr w:type="gramEnd"/>
      <w:r w:rsidRPr="009C1720">
        <w:rPr>
          <w:rFonts w:ascii="Verdana" w:hAnsi="Verdana" w:cs="Verdana"/>
          <w:b/>
          <w:bCs/>
          <w:color w:val="000000"/>
          <w:sz w:val="18"/>
          <w:szCs w:val="18"/>
          <w:lang w:val="en-US"/>
        </w:rPr>
        <w:t>();</w:t>
      </w:r>
    </w:p>
    <w:p w14:paraId="675DBD25"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var</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dateStart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DateTime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Parse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row</w:t>
      </w:r>
      <w:r w:rsidRPr="009C1720">
        <w:rPr>
          <w:rFonts w:ascii="Verdana" w:hAnsi="Verdana" w:cs="Verdana"/>
          <w:b/>
          <w:bCs/>
          <w:color w:val="000000"/>
          <w:sz w:val="18"/>
          <w:szCs w:val="18"/>
          <w:lang w:val="en-US"/>
        </w:rPr>
        <w:t>[</w:t>
      </w:r>
      <w:r w:rsidRPr="009C1720">
        <w:rPr>
          <w:rFonts w:ascii="Verdana" w:hAnsi="Verdana" w:cs="Verdana"/>
          <w:color w:val="7F007F"/>
          <w:sz w:val="18"/>
          <w:szCs w:val="18"/>
          <w:lang w:val="en-US"/>
        </w:rPr>
        <w:t>"time_started"</w:t>
      </w:r>
      <w:proofErr w:type="gramStart"/>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ToString</w:t>
      </w:r>
      <w:proofErr w:type="gramEnd"/>
      <w:r w:rsidRPr="009C1720">
        <w:rPr>
          <w:rFonts w:ascii="Verdana" w:hAnsi="Verdana" w:cs="Verdana"/>
          <w:b/>
          <w:bCs/>
          <w:color w:val="000000"/>
          <w:sz w:val="18"/>
          <w:szCs w:val="18"/>
          <w:lang w:val="en-US"/>
        </w:rPr>
        <w:t>());</w:t>
      </w:r>
    </w:p>
    <w:p w14:paraId="122E2177"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var</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dateEnd</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DateTime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Parse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row</w:t>
      </w:r>
      <w:r w:rsidRPr="009C1720">
        <w:rPr>
          <w:rFonts w:ascii="Verdana" w:hAnsi="Verdana" w:cs="Verdana"/>
          <w:b/>
          <w:bCs/>
          <w:color w:val="000000"/>
          <w:sz w:val="18"/>
          <w:szCs w:val="18"/>
          <w:lang w:val="en-US"/>
        </w:rPr>
        <w:t>[</w:t>
      </w:r>
      <w:r w:rsidRPr="009C1720">
        <w:rPr>
          <w:rFonts w:ascii="Verdana" w:hAnsi="Verdana" w:cs="Verdana"/>
          <w:color w:val="7F007F"/>
          <w:sz w:val="18"/>
          <w:szCs w:val="18"/>
          <w:lang w:val="en-US"/>
        </w:rPr>
        <w:t>"time_ended"</w:t>
      </w:r>
      <w:proofErr w:type="gramStart"/>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ToString</w:t>
      </w:r>
      <w:proofErr w:type="gramEnd"/>
      <w:r w:rsidRPr="009C1720">
        <w:rPr>
          <w:rFonts w:ascii="Verdana" w:hAnsi="Verdana" w:cs="Verdana"/>
          <w:b/>
          <w:bCs/>
          <w:color w:val="000000"/>
          <w:sz w:val="18"/>
          <w:szCs w:val="18"/>
          <w:lang w:val="en-US"/>
        </w:rPr>
        <w:t>());</w:t>
      </w:r>
    </w:p>
    <w:p w14:paraId="0EC690B9"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p>
    <w:p w14:paraId="72AACF69"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lastRenderedPageBreak/>
        <w:t xml:space="preserve">                    </w:t>
      </w:r>
      <w:r w:rsidRPr="009C1720">
        <w:rPr>
          <w:rFonts w:ascii="Verdana" w:hAnsi="Verdana" w:cs="Verdana"/>
          <w:b/>
          <w:bCs/>
          <w:color w:val="00007F"/>
          <w:sz w:val="18"/>
          <w:szCs w:val="18"/>
          <w:lang w:val="en-US"/>
        </w:rPr>
        <w:t>var</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results</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JsonConvert</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DeserializeObject</w:t>
      </w:r>
      <w:r w:rsidRPr="009C1720">
        <w:rPr>
          <w:rFonts w:ascii="Verdana" w:hAnsi="Verdana" w:cs="Verdana"/>
          <w:b/>
          <w:bCs/>
          <w:color w:val="000000"/>
          <w:sz w:val="18"/>
          <w:szCs w:val="18"/>
          <w:lang w:val="en-US"/>
        </w:rPr>
        <w:t>&lt;</w:t>
      </w:r>
      <w:r w:rsidRPr="009C1720">
        <w:rPr>
          <w:rFonts w:ascii="Verdana" w:hAnsi="Verdana" w:cs="Verdana"/>
          <w:color w:val="000000"/>
          <w:sz w:val="18"/>
          <w:szCs w:val="18"/>
          <w:lang w:val="en-US"/>
        </w:rPr>
        <w:t>List</w:t>
      </w:r>
      <w:r w:rsidRPr="009C1720">
        <w:rPr>
          <w:rFonts w:ascii="Verdana" w:hAnsi="Verdana" w:cs="Verdana"/>
          <w:b/>
          <w:bCs/>
          <w:color w:val="000000"/>
          <w:sz w:val="18"/>
          <w:szCs w:val="18"/>
          <w:lang w:val="en-US"/>
        </w:rPr>
        <w:t>&lt;</w:t>
      </w:r>
      <w:r w:rsidRPr="009C1720">
        <w:rPr>
          <w:rFonts w:ascii="Verdana" w:hAnsi="Verdana" w:cs="Verdana"/>
          <w:color w:val="000000"/>
          <w:sz w:val="18"/>
          <w:szCs w:val="18"/>
          <w:lang w:val="en-US"/>
        </w:rPr>
        <w:t>RootObject</w:t>
      </w:r>
      <w:r w:rsidRPr="009C1720">
        <w:rPr>
          <w:rFonts w:ascii="Verdana" w:hAnsi="Verdana" w:cs="Verdana"/>
          <w:b/>
          <w:bCs/>
          <w:color w:val="000000"/>
          <w:sz w:val="18"/>
          <w:szCs w:val="18"/>
          <w:lang w:val="en-US"/>
        </w:rPr>
        <w:t>&gt;&gt;(</w:t>
      </w:r>
      <w:r w:rsidRPr="009C1720">
        <w:rPr>
          <w:rFonts w:ascii="Verdana" w:hAnsi="Verdana" w:cs="Verdana"/>
          <w:color w:val="000000"/>
          <w:sz w:val="18"/>
          <w:szCs w:val="18"/>
          <w:lang w:val="en-US"/>
        </w:rPr>
        <w:t>logs</w:t>
      </w:r>
      <w:r w:rsidRPr="009C1720">
        <w:rPr>
          <w:rFonts w:ascii="Verdana" w:hAnsi="Verdana" w:cs="Verdana"/>
          <w:b/>
          <w:bCs/>
          <w:color w:val="000000"/>
          <w:sz w:val="18"/>
          <w:szCs w:val="18"/>
          <w:lang w:val="en-US"/>
        </w:rPr>
        <w:t>);</w:t>
      </w:r>
    </w:p>
    <w:p w14:paraId="1DE3F6EB"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p>
    <w:p w14:paraId="4D844DF1" w14:textId="77777777" w:rsidR="009C1720" w:rsidRPr="009C1720" w:rsidRDefault="009C1720" w:rsidP="003F5F9E">
      <w:pPr>
        <w:autoSpaceDE w:val="0"/>
        <w:autoSpaceDN w:val="0"/>
        <w:adjustRightInd w:val="0"/>
        <w:spacing w:after="0" w:line="240" w:lineRule="auto"/>
        <w:rPr>
          <w:rFonts w:ascii="Georgia" w:hAnsi="Georgia" w:cs="Georgia"/>
          <w:color w:val="007F00"/>
          <w:sz w:val="18"/>
          <w:szCs w:val="18"/>
          <w:lang w:val="en-US"/>
        </w:rPr>
      </w:pPr>
      <w:r w:rsidRPr="009C1720">
        <w:rPr>
          <w:rFonts w:ascii="Verdana" w:hAnsi="Verdana" w:cs="Verdana"/>
          <w:color w:val="808080"/>
          <w:sz w:val="18"/>
          <w:szCs w:val="18"/>
          <w:lang w:val="en-US"/>
        </w:rPr>
        <w:t xml:space="preserve">                    </w:t>
      </w:r>
      <w:r w:rsidRPr="009C1720">
        <w:rPr>
          <w:rFonts w:ascii="Georgia" w:hAnsi="Georgia" w:cs="Georgia"/>
          <w:color w:val="007F00"/>
          <w:sz w:val="18"/>
          <w:szCs w:val="18"/>
          <w:lang w:val="en-US"/>
        </w:rPr>
        <w:t>// Set Bounds to fit all pins</w:t>
      </w:r>
    </w:p>
    <w:p w14:paraId="67AEF5B5"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var</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mostNorth</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proofErr w:type="gramStart"/>
      <w:r w:rsidRPr="009C1720">
        <w:rPr>
          <w:rFonts w:ascii="Verdana" w:hAnsi="Verdana" w:cs="Verdana"/>
          <w:b/>
          <w:bCs/>
          <w:color w:val="00007F"/>
          <w:sz w:val="18"/>
          <w:szCs w:val="18"/>
          <w:lang w:val="en-US"/>
        </w:rPr>
        <w:t>double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Parse</w:t>
      </w:r>
      <w:proofErr w:type="gramEnd"/>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results</w:t>
      </w:r>
      <w:r w:rsidRPr="009C1720">
        <w:rPr>
          <w:rFonts w:ascii="Verdana" w:hAnsi="Verdana" w:cs="Verdana"/>
          <w:b/>
          <w:bCs/>
          <w:color w:val="000000"/>
          <w:sz w:val="18"/>
          <w:szCs w:val="18"/>
          <w:lang w:val="en-US"/>
        </w:rPr>
        <w:t>[</w:t>
      </w:r>
      <w:r w:rsidRPr="009C1720">
        <w:rPr>
          <w:rFonts w:ascii="Verdana" w:hAnsi="Verdana" w:cs="Verdana"/>
          <w:color w:val="007F7F"/>
          <w:sz w:val="18"/>
          <w:szCs w:val="18"/>
          <w:lang w:val="en-US"/>
        </w:rPr>
        <w:t>0</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Latitude</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CultureInfo</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InvariantCulture</w:t>
      </w:r>
      <w:r w:rsidRPr="009C1720">
        <w:rPr>
          <w:rFonts w:ascii="Verdana" w:hAnsi="Verdana" w:cs="Verdana"/>
          <w:b/>
          <w:bCs/>
          <w:color w:val="000000"/>
          <w:sz w:val="18"/>
          <w:szCs w:val="18"/>
          <w:lang w:val="en-US"/>
        </w:rPr>
        <w:t>);</w:t>
      </w:r>
    </w:p>
    <w:p w14:paraId="3E1514D1"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var</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mostSouth</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proofErr w:type="gramStart"/>
      <w:r w:rsidRPr="009C1720">
        <w:rPr>
          <w:rFonts w:ascii="Verdana" w:hAnsi="Verdana" w:cs="Verdana"/>
          <w:b/>
          <w:bCs/>
          <w:color w:val="00007F"/>
          <w:sz w:val="18"/>
          <w:szCs w:val="18"/>
          <w:lang w:val="en-US"/>
        </w:rPr>
        <w:t>double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Parse</w:t>
      </w:r>
      <w:proofErr w:type="gramEnd"/>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results</w:t>
      </w:r>
      <w:r w:rsidRPr="009C1720">
        <w:rPr>
          <w:rFonts w:ascii="Verdana" w:hAnsi="Verdana" w:cs="Verdana"/>
          <w:b/>
          <w:bCs/>
          <w:color w:val="000000"/>
          <w:sz w:val="18"/>
          <w:szCs w:val="18"/>
          <w:lang w:val="en-US"/>
        </w:rPr>
        <w:t>[</w:t>
      </w:r>
      <w:r w:rsidRPr="009C1720">
        <w:rPr>
          <w:rFonts w:ascii="Verdana" w:hAnsi="Verdana" w:cs="Verdana"/>
          <w:color w:val="007F7F"/>
          <w:sz w:val="18"/>
          <w:szCs w:val="18"/>
          <w:lang w:val="en-US"/>
        </w:rPr>
        <w:t>0</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Latitude</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CultureInfo</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InvariantCulture</w:t>
      </w:r>
      <w:r w:rsidRPr="009C1720">
        <w:rPr>
          <w:rFonts w:ascii="Verdana" w:hAnsi="Verdana" w:cs="Verdana"/>
          <w:b/>
          <w:bCs/>
          <w:color w:val="000000"/>
          <w:sz w:val="18"/>
          <w:szCs w:val="18"/>
          <w:lang w:val="en-US"/>
        </w:rPr>
        <w:t>);</w:t>
      </w:r>
    </w:p>
    <w:p w14:paraId="49CC7DA0"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var</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mostEast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proofErr w:type="gramStart"/>
      <w:r w:rsidRPr="009C1720">
        <w:rPr>
          <w:rFonts w:ascii="Verdana" w:hAnsi="Verdana" w:cs="Verdana"/>
          <w:b/>
          <w:bCs/>
          <w:color w:val="00007F"/>
          <w:sz w:val="18"/>
          <w:szCs w:val="18"/>
          <w:lang w:val="en-US"/>
        </w:rPr>
        <w:t>double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Parse</w:t>
      </w:r>
      <w:proofErr w:type="gramEnd"/>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results</w:t>
      </w:r>
      <w:r w:rsidRPr="009C1720">
        <w:rPr>
          <w:rFonts w:ascii="Verdana" w:hAnsi="Verdana" w:cs="Verdana"/>
          <w:b/>
          <w:bCs/>
          <w:color w:val="000000"/>
          <w:sz w:val="18"/>
          <w:szCs w:val="18"/>
          <w:lang w:val="en-US"/>
        </w:rPr>
        <w:t>[</w:t>
      </w:r>
      <w:r w:rsidRPr="009C1720">
        <w:rPr>
          <w:rFonts w:ascii="Verdana" w:hAnsi="Verdana" w:cs="Verdana"/>
          <w:color w:val="007F7F"/>
          <w:sz w:val="18"/>
          <w:szCs w:val="18"/>
          <w:lang w:val="en-US"/>
        </w:rPr>
        <w:t>0</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Longitude</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CultureInfo</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InvariantCulture</w:t>
      </w:r>
      <w:r w:rsidRPr="009C1720">
        <w:rPr>
          <w:rFonts w:ascii="Verdana" w:hAnsi="Verdana" w:cs="Verdana"/>
          <w:b/>
          <w:bCs/>
          <w:color w:val="000000"/>
          <w:sz w:val="18"/>
          <w:szCs w:val="18"/>
          <w:lang w:val="en-US"/>
        </w:rPr>
        <w:t>);</w:t>
      </w:r>
    </w:p>
    <w:p w14:paraId="44FC4BF3"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var</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mostWest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proofErr w:type="gramStart"/>
      <w:r w:rsidRPr="009C1720">
        <w:rPr>
          <w:rFonts w:ascii="Verdana" w:hAnsi="Verdana" w:cs="Verdana"/>
          <w:b/>
          <w:bCs/>
          <w:color w:val="00007F"/>
          <w:sz w:val="18"/>
          <w:szCs w:val="18"/>
          <w:lang w:val="en-US"/>
        </w:rPr>
        <w:t>double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Parse</w:t>
      </w:r>
      <w:proofErr w:type="gramEnd"/>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results</w:t>
      </w:r>
      <w:r w:rsidRPr="009C1720">
        <w:rPr>
          <w:rFonts w:ascii="Verdana" w:hAnsi="Verdana" w:cs="Verdana"/>
          <w:b/>
          <w:bCs/>
          <w:color w:val="000000"/>
          <w:sz w:val="18"/>
          <w:szCs w:val="18"/>
          <w:lang w:val="en-US"/>
        </w:rPr>
        <w:t>[</w:t>
      </w:r>
      <w:r w:rsidRPr="009C1720">
        <w:rPr>
          <w:rFonts w:ascii="Verdana" w:hAnsi="Verdana" w:cs="Verdana"/>
          <w:color w:val="007F7F"/>
          <w:sz w:val="18"/>
          <w:szCs w:val="18"/>
          <w:lang w:val="en-US"/>
        </w:rPr>
        <w:t>0</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Longitude</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CultureInfo</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InvariantCulture</w:t>
      </w:r>
      <w:r w:rsidRPr="009C1720">
        <w:rPr>
          <w:rFonts w:ascii="Verdana" w:hAnsi="Verdana" w:cs="Verdana"/>
          <w:b/>
          <w:bCs/>
          <w:color w:val="000000"/>
          <w:sz w:val="18"/>
          <w:szCs w:val="18"/>
          <w:lang w:val="en-US"/>
        </w:rPr>
        <w:t>);</w:t>
      </w:r>
    </w:p>
    <w:p w14:paraId="1DFA878A"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p>
    <w:p w14:paraId="2F2E7FF1"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rPr>
        <w:t>for</w:t>
      </w:r>
      <w:r w:rsidRPr="009C1720">
        <w:rPr>
          <w:rFonts w:ascii="Verdana" w:hAnsi="Verdana" w:cs="Verdana"/>
          <w:color w:val="808080"/>
          <w:sz w:val="18"/>
          <w:szCs w:val="18"/>
        </w:rPr>
        <w:t xml:space="preserve"> </w:t>
      </w:r>
      <w:r w:rsidRPr="009C1720">
        <w:rPr>
          <w:rFonts w:ascii="Verdana" w:hAnsi="Verdana" w:cs="Verdana"/>
          <w:b/>
          <w:bCs/>
          <w:color w:val="000000"/>
          <w:sz w:val="18"/>
          <w:szCs w:val="18"/>
        </w:rPr>
        <w:t>(</w:t>
      </w:r>
      <w:r w:rsidRPr="009C1720">
        <w:rPr>
          <w:rFonts w:ascii="Verdana" w:hAnsi="Verdana" w:cs="Verdana"/>
          <w:b/>
          <w:bCs/>
          <w:color w:val="00007F"/>
          <w:sz w:val="18"/>
          <w:szCs w:val="18"/>
        </w:rPr>
        <w:t>var</w:t>
      </w:r>
      <w:r w:rsidRPr="009C1720">
        <w:rPr>
          <w:rFonts w:ascii="Verdana" w:hAnsi="Verdana" w:cs="Verdana"/>
          <w:color w:val="808080"/>
          <w:sz w:val="18"/>
          <w:szCs w:val="18"/>
        </w:rPr>
        <w:t xml:space="preserve"> </w:t>
      </w:r>
      <w:r w:rsidRPr="009C1720">
        <w:rPr>
          <w:rFonts w:ascii="Verdana" w:hAnsi="Verdana" w:cs="Verdana"/>
          <w:color w:val="000000"/>
          <w:sz w:val="18"/>
          <w:szCs w:val="18"/>
        </w:rPr>
        <w:t>i</w:t>
      </w:r>
      <w:r w:rsidRPr="009C1720">
        <w:rPr>
          <w:rFonts w:ascii="Verdana" w:hAnsi="Verdana" w:cs="Verdana"/>
          <w:color w:val="808080"/>
          <w:sz w:val="18"/>
          <w:szCs w:val="18"/>
        </w:rPr>
        <w:t xml:space="preserve"> </w:t>
      </w:r>
      <w:r w:rsidRPr="009C1720">
        <w:rPr>
          <w:rFonts w:ascii="Verdana" w:hAnsi="Verdana" w:cs="Verdana"/>
          <w:b/>
          <w:bCs/>
          <w:color w:val="000000"/>
          <w:sz w:val="18"/>
          <w:szCs w:val="18"/>
        </w:rPr>
        <w:t>=</w:t>
      </w:r>
      <w:r w:rsidRPr="009C1720">
        <w:rPr>
          <w:rFonts w:ascii="Verdana" w:hAnsi="Verdana" w:cs="Verdana"/>
          <w:color w:val="808080"/>
          <w:sz w:val="18"/>
          <w:szCs w:val="18"/>
        </w:rPr>
        <w:t xml:space="preserve"> </w:t>
      </w:r>
      <w:r w:rsidRPr="009C1720">
        <w:rPr>
          <w:rFonts w:ascii="Verdana" w:hAnsi="Verdana" w:cs="Verdana"/>
          <w:color w:val="007F7F"/>
          <w:sz w:val="18"/>
          <w:szCs w:val="18"/>
        </w:rPr>
        <w:t>1</w:t>
      </w:r>
      <w:r w:rsidRPr="009C1720">
        <w:rPr>
          <w:rFonts w:ascii="Verdana" w:hAnsi="Verdana" w:cs="Verdana"/>
          <w:b/>
          <w:bCs/>
          <w:color w:val="000000"/>
          <w:sz w:val="18"/>
          <w:szCs w:val="18"/>
        </w:rPr>
        <w:t>;</w:t>
      </w:r>
      <w:r w:rsidRPr="009C1720">
        <w:rPr>
          <w:rFonts w:ascii="Verdana" w:hAnsi="Verdana" w:cs="Verdana"/>
          <w:color w:val="808080"/>
          <w:sz w:val="18"/>
          <w:szCs w:val="18"/>
        </w:rPr>
        <w:t xml:space="preserve"> </w:t>
      </w:r>
      <w:r w:rsidRPr="009C1720">
        <w:rPr>
          <w:rFonts w:ascii="Verdana" w:hAnsi="Verdana" w:cs="Verdana"/>
          <w:color w:val="000000"/>
          <w:sz w:val="18"/>
          <w:szCs w:val="18"/>
        </w:rPr>
        <w:t>i</w:t>
      </w:r>
      <w:r w:rsidRPr="009C1720">
        <w:rPr>
          <w:rFonts w:ascii="Verdana" w:hAnsi="Verdana" w:cs="Verdana"/>
          <w:color w:val="808080"/>
          <w:sz w:val="18"/>
          <w:szCs w:val="18"/>
        </w:rPr>
        <w:t xml:space="preserve"> </w:t>
      </w:r>
      <w:r w:rsidRPr="009C1720">
        <w:rPr>
          <w:rFonts w:ascii="Verdana" w:hAnsi="Verdana" w:cs="Verdana"/>
          <w:b/>
          <w:bCs/>
          <w:color w:val="000000"/>
          <w:sz w:val="18"/>
          <w:szCs w:val="18"/>
        </w:rPr>
        <w:t>&lt;</w:t>
      </w:r>
      <w:r w:rsidRPr="009C1720">
        <w:rPr>
          <w:rFonts w:ascii="Verdana" w:hAnsi="Verdana" w:cs="Verdana"/>
          <w:color w:val="808080"/>
          <w:sz w:val="18"/>
          <w:szCs w:val="18"/>
        </w:rPr>
        <w:t xml:space="preserve"> </w:t>
      </w:r>
      <w:proofErr w:type="gramStart"/>
      <w:r w:rsidRPr="009C1720">
        <w:rPr>
          <w:rFonts w:ascii="Verdana" w:hAnsi="Verdana" w:cs="Verdana"/>
          <w:color w:val="000000"/>
          <w:sz w:val="18"/>
          <w:szCs w:val="18"/>
        </w:rPr>
        <w:t>results</w:t>
      </w:r>
      <w:r w:rsidRPr="009C1720">
        <w:rPr>
          <w:rFonts w:ascii="Verdana" w:hAnsi="Verdana" w:cs="Verdana"/>
          <w:b/>
          <w:bCs/>
          <w:color w:val="000000"/>
          <w:sz w:val="18"/>
          <w:szCs w:val="18"/>
        </w:rPr>
        <w:t>.</w:t>
      </w:r>
      <w:r w:rsidRPr="009C1720">
        <w:rPr>
          <w:rFonts w:ascii="Verdana" w:hAnsi="Verdana" w:cs="Verdana"/>
          <w:color w:val="000000"/>
          <w:sz w:val="18"/>
          <w:szCs w:val="18"/>
        </w:rPr>
        <w:t>Count</w:t>
      </w:r>
      <w:proofErr w:type="gramEnd"/>
      <w:r w:rsidRPr="009C1720">
        <w:rPr>
          <w:rFonts w:ascii="Verdana" w:hAnsi="Verdana" w:cs="Verdana"/>
          <w:b/>
          <w:bCs/>
          <w:color w:val="000000"/>
          <w:sz w:val="18"/>
          <w:szCs w:val="18"/>
        </w:rPr>
        <w:t>;</w:t>
      </w:r>
      <w:r w:rsidRPr="009C1720">
        <w:rPr>
          <w:rFonts w:ascii="Verdana" w:hAnsi="Verdana" w:cs="Verdana"/>
          <w:color w:val="808080"/>
          <w:sz w:val="18"/>
          <w:szCs w:val="18"/>
        </w:rPr>
        <w:t xml:space="preserve"> </w:t>
      </w:r>
      <w:r w:rsidRPr="009C1720">
        <w:rPr>
          <w:rFonts w:ascii="Verdana" w:hAnsi="Verdana" w:cs="Verdana"/>
          <w:color w:val="000000"/>
          <w:sz w:val="18"/>
          <w:szCs w:val="18"/>
        </w:rPr>
        <w:t>i</w:t>
      </w:r>
      <w:r w:rsidRPr="009C1720">
        <w:rPr>
          <w:rFonts w:ascii="Verdana" w:hAnsi="Verdana" w:cs="Verdana"/>
          <w:b/>
          <w:bCs/>
          <w:color w:val="000000"/>
          <w:sz w:val="18"/>
          <w:szCs w:val="18"/>
        </w:rPr>
        <w:t>++)</w:t>
      </w:r>
      <w:r w:rsidRPr="009C1720">
        <w:rPr>
          <w:rFonts w:ascii="Verdana" w:hAnsi="Verdana" w:cs="Verdana"/>
          <w:color w:val="808080"/>
          <w:sz w:val="18"/>
          <w:szCs w:val="18"/>
        </w:rPr>
        <w:t xml:space="preserve"> </w:t>
      </w:r>
      <w:r w:rsidRPr="009C1720">
        <w:rPr>
          <w:rFonts w:ascii="Verdana" w:hAnsi="Verdana" w:cs="Verdana"/>
          <w:b/>
          <w:bCs/>
          <w:color w:val="000000"/>
          <w:sz w:val="18"/>
          <w:szCs w:val="18"/>
        </w:rPr>
        <w:t>{</w:t>
      </w:r>
    </w:p>
    <w:p w14:paraId="25EF0CFB"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rPr>
        <w:t xml:space="preserve">                        </w:t>
      </w:r>
      <w:r w:rsidRPr="009C1720">
        <w:rPr>
          <w:rFonts w:ascii="Verdana" w:hAnsi="Verdana" w:cs="Verdana"/>
          <w:b/>
          <w:bCs/>
          <w:color w:val="00007F"/>
          <w:sz w:val="18"/>
          <w:szCs w:val="18"/>
          <w:lang w:val="en-US"/>
        </w:rPr>
        <w:t>var</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lat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proofErr w:type="gramStart"/>
      <w:r w:rsidRPr="009C1720">
        <w:rPr>
          <w:rFonts w:ascii="Verdana" w:hAnsi="Verdana" w:cs="Verdana"/>
          <w:b/>
          <w:bCs/>
          <w:color w:val="00007F"/>
          <w:sz w:val="18"/>
          <w:szCs w:val="18"/>
          <w:lang w:val="en-US"/>
        </w:rPr>
        <w:t>double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Parse</w:t>
      </w:r>
      <w:proofErr w:type="gramEnd"/>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results</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i</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Latitude</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CultureInfo</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InvariantCulture</w:t>
      </w:r>
      <w:r w:rsidRPr="009C1720">
        <w:rPr>
          <w:rFonts w:ascii="Verdana" w:hAnsi="Verdana" w:cs="Verdana"/>
          <w:b/>
          <w:bCs/>
          <w:color w:val="000000"/>
          <w:sz w:val="18"/>
          <w:szCs w:val="18"/>
          <w:lang w:val="en-US"/>
        </w:rPr>
        <w:t>);</w:t>
      </w:r>
    </w:p>
    <w:p w14:paraId="5ED1B726"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var</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lng</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proofErr w:type="gramStart"/>
      <w:r w:rsidRPr="009C1720">
        <w:rPr>
          <w:rFonts w:ascii="Verdana" w:hAnsi="Verdana" w:cs="Verdana"/>
          <w:b/>
          <w:bCs/>
          <w:color w:val="00007F"/>
          <w:sz w:val="18"/>
          <w:szCs w:val="18"/>
          <w:lang w:val="en-US"/>
        </w:rPr>
        <w:t>double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Parse</w:t>
      </w:r>
      <w:proofErr w:type="gramEnd"/>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results</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i</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Longitude</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CultureInfo</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InvariantCulture</w:t>
      </w:r>
      <w:r w:rsidRPr="009C1720">
        <w:rPr>
          <w:rFonts w:ascii="Verdana" w:hAnsi="Verdana" w:cs="Verdana"/>
          <w:b/>
          <w:bCs/>
          <w:color w:val="000000"/>
          <w:sz w:val="18"/>
          <w:szCs w:val="18"/>
          <w:lang w:val="en-US"/>
        </w:rPr>
        <w:t>);</w:t>
      </w:r>
    </w:p>
    <w:p w14:paraId="2E6C0EF6"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p>
    <w:p w14:paraId="0286CB43"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if</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lat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&gt;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mostNorth</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08307F4B"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mostNorth</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lat</w:t>
      </w:r>
      <w:r w:rsidRPr="009C1720">
        <w:rPr>
          <w:rFonts w:ascii="Verdana" w:hAnsi="Verdana" w:cs="Verdana"/>
          <w:b/>
          <w:bCs/>
          <w:color w:val="000000"/>
          <w:sz w:val="18"/>
          <w:szCs w:val="18"/>
          <w:lang w:val="en-US"/>
        </w:rPr>
        <w:t>;</w:t>
      </w:r>
    </w:p>
    <w:p w14:paraId="47900B55"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7C0F975B"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else</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if</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lat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&lt;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mostSouth</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7D2E66A8"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mostSouth</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lat</w:t>
      </w:r>
      <w:r w:rsidRPr="009C1720">
        <w:rPr>
          <w:rFonts w:ascii="Verdana" w:hAnsi="Verdana" w:cs="Verdana"/>
          <w:b/>
          <w:bCs/>
          <w:color w:val="000000"/>
          <w:sz w:val="18"/>
          <w:szCs w:val="18"/>
          <w:lang w:val="en-US"/>
        </w:rPr>
        <w:t>;</w:t>
      </w:r>
    </w:p>
    <w:p w14:paraId="78252ABF"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44E5DAFF"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if</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lng</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&gt;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mostEast</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410F3AFC"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mostEast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lng</w:t>
      </w:r>
      <w:r w:rsidRPr="009C1720">
        <w:rPr>
          <w:rFonts w:ascii="Verdana" w:hAnsi="Verdana" w:cs="Verdana"/>
          <w:b/>
          <w:bCs/>
          <w:color w:val="000000"/>
          <w:sz w:val="18"/>
          <w:szCs w:val="18"/>
          <w:lang w:val="en-US"/>
        </w:rPr>
        <w:t>;</w:t>
      </w:r>
    </w:p>
    <w:p w14:paraId="0056A0EE"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16687399"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else</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if</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lat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&lt;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mostWest</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402783B5"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mostWest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lng</w:t>
      </w:r>
      <w:r w:rsidRPr="009C1720">
        <w:rPr>
          <w:rFonts w:ascii="Verdana" w:hAnsi="Verdana" w:cs="Verdana"/>
          <w:b/>
          <w:bCs/>
          <w:color w:val="000000"/>
          <w:sz w:val="18"/>
          <w:szCs w:val="18"/>
          <w:lang w:val="en-US"/>
        </w:rPr>
        <w:t>;</w:t>
      </w:r>
    </w:p>
    <w:p w14:paraId="46F497C4"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306F2487"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32D91F38"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var</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bounds</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new</w:t>
      </w: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LocationRect</w:t>
      </w:r>
      <w:r w:rsidRPr="009C1720">
        <w:rPr>
          <w:rFonts w:ascii="Verdana" w:hAnsi="Verdana" w:cs="Verdana"/>
          <w:b/>
          <w:bCs/>
          <w:color w:val="000000"/>
          <w:sz w:val="18"/>
          <w:szCs w:val="18"/>
          <w:lang w:val="en-US"/>
        </w:rPr>
        <w:t>(</w:t>
      </w:r>
      <w:proofErr w:type="gramEnd"/>
      <w:r w:rsidRPr="009C1720">
        <w:rPr>
          <w:rFonts w:ascii="Verdana" w:hAnsi="Verdana" w:cs="Verdana"/>
          <w:b/>
          <w:bCs/>
          <w:color w:val="00007F"/>
          <w:sz w:val="18"/>
          <w:szCs w:val="18"/>
          <w:lang w:val="en-US"/>
        </w:rPr>
        <w:t>new</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Location</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mostNorth</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7F7F"/>
          <w:sz w:val="18"/>
          <w:szCs w:val="18"/>
          <w:lang w:val="en-US"/>
        </w:rPr>
        <w:t>0.015</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mostWest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7F7F"/>
          <w:sz w:val="18"/>
          <w:szCs w:val="18"/>
          <w:lang w:val="en-US"/>
        </w:rPr>
        <w:t>0.0075</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new</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Location</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mostSouth</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7F7F"/>
          <w:sz w:val="18"/>
          <w:szCs w:val="18"/>
          <w:lang w:val="en-US"/>
        </w:rPr>
        <w:t>0.002</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mostEast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7F7F"/>
          <w:sz w:val="18"/>
          <w:szCs w:val="18"/>
          <w:lang w:val="en-US"/>
        </w:rPr>
        <w:t>0.0075</w:t>
      </w:r>
      <w:r w:rsidRPr="009C1720">
        <w:rPr>
          <w:rFonts w:ascii="Verdana" w:hAnsi="Verdana" w:cs="Verdana"/>
          <w:b/>
          <w:bCs/>
          <w:color w:val="000000"/>
          <w:sz w:val="18"/>
          <w:szCs w:val="18"/>
          <w:lang w:val="en-US"/>
        </w:rPr>
        <w:t>));</w:t>
      </w:r>
    </w:p>
    <w:p w14:paraId="4E8F6875"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p>
    <w:p w14:paraId="6EA7246C" w14:textId="77777777" w:rsidR="009C1720" w:rsidRPr="009C1720" w:rsidRDefault="009C1720" w:rsidP="003F5F9E">
      <w:pPr>
        <w:autoSpaceDE w:val="0"/>
        <w:autoSpaceDN w:val="0"/>
        <w:adjustRightInd w:val="0"/>
        <w:spacing w:after="0" w:line="240" w:lineRule="auto"/>
        <w:rPr>
          <w:rFonts w:ascii="Georgia" w:hAnsi="Georgia" w:cs="Georgia"/>
          <w:color w:val="007F00"/>
          <w:sz w:val="18"/>
          <w:szCs w:val="18"/>
          <w:lang w:val="en-US"/>
        </w:rPr>
      </w:pPr>
      <w:r w:rsidRPr="009C1720">
        <w:rPr>
          <w:rFonts w:ascii="Verdana" w:hAnsi="Verdana" w:cs="Verdana"/>
          <w:color w:val="808080"/>
          <w:sz w:val="18"/>
          <w:szCs w:val="18"/>
          <w:lang w:val="en-US"/>
        </w:rPr>
        <w:t xml:space="preserve">                    </w:t>
      </w:r>
      <w:r w:rsidRPr="009C1720">
        <w:rPr>
          <w:rFonts w:ascii="Georgia" w:hAnsi="Georgia" w:cs="Georgia"/>
          <w:color w:val="007F00"/>
          <w:sz w:val="18"/>
          <w:szCs w:val="18"/>
          <w:lang w:val="en-US"/>
        </w:rPr>
        <w:t>// Set start and end locations</w:t>
      </w:r>
    </w:p>
    <w:p w14:paraId="1D2D2DDC"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var</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startLocation</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new</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Location</w:t>
      </w:r>
      <w:r w:rsidRPr="009C1720">
        <w:rPr>
          <w:rFonts w:ascii="Verdana" w:hAnsi="Verdana" w:cs="Verdana"/>
          <w:b/>
          <w:bCs/>
          <w:color w:val="000000"/>
          <w:sz w:val="18"/>
          <w:szCs w:val="18"/>
          <w:lang w:val="en-US"/>
        </w:rPr>
        <w:t>(</w:t>
      </w:r>
      <w:proofErr w:type="gramStart"/>
      <w:r w:rsidRPr="009C1720">
        <w:rPr>
          <w:rFonts w:ascii="Verdana" w:hAnsi="Verdana" w:cs="Verdana"/>
          <w:b/>
          <w:bCs/>
          <w:color w:val="00007F"/>
          <w:sz w:val="18"/>
          <w:szCs w:val="18"/>
          <w:lang w:val="en-US"/>
        </w:rPr>
        <w:t>double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Parse</w:t>
      </w:r>
      <w:proofErr w:type="gramEnd"/>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results</w:t>
      </w:r>
      <w:r w:rsidRPr="009C1720">
        <w:rPr>
          <w:rFonts w:ascii="Verdana" w:hAnsi="Verdana" w:cs="Verdana"/>
          <w:b/>
          <w:bCs/>
          <w:color w:val="000000"/>
          <w:sz w:val="18"/>
          <w:szCs w:val="18"/>
          <w:lang w:val="en-US"/>
        </w:rPr>
        <w:t>[</w:t>
      </w:r>
      <w:r w:rsidRPr="009C1720">
        <w:rPr>
          <w:rFonts w:ascii="Verdana" w:hAnsi="Verdana" w:cs="Verdana"/>
          <w:color w:val="007F7F"/>
          <w:sz w:val="18"/>
          <w:szCs w:val="18"/>
          <w:lang w:val="en-US"/>
        </w:rPr>
        <w:t>0</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Latitude</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CultureInfo</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InvariantCulture</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double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Parse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results</w:t>
      </w:r>
      <w:r w:rsidRPr="009C1720">
        <w:rPr>
          <w:rFonts w:ascii="Verdana" w:hAnsi="Verdana" w:cs="Verdana"/>
          <w:b/>
          <w:bCs/>
          <w:color w:val="000000"/>
          <w:sz w:val="18"/>
          <w:szCs w:val="18"/>
          <w:lang w:val="en-US"/>
        </w:rPr>
        <w:t>[</w:t>
      </w:r>
      <w:r w:rsidRPr="009C1720">
        <w:rPr>
          <w:rFonts w:ascii="Verdana" w:hAnsi="Verdana" w:cs="Verdana"/>
          <w:color w:val="007F7F"/>
          <w:sz w:val="18"/>
          <w:szCs w:val="18"/>
          <w:lang w:val="en-US"/>
        </w:rPr>
        <w:t>0</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Longitude</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CultureInfo</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InvariantCulture</w:t>
      </w:r>
      <w:r w:rsidRPr="009C1720">
        <w:rPr>
          <w:rFonts w:ascii="Verdana" w:hAnsi="Verdana" w:cs="Verdana"/>
          <w:b/>
          <w:bCs/>
          <w:color w:val="000000"/>
          <w:sz w:val="18"/>
          <w:szCs w:val="18"/>
          <w:lang w:val="en-US"/>
        </w:rPr>
        <w:t>));</w:t>
      </w:r>
    </w:p>
    <w:p w14:paraId="694516AE"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var</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endLocation</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new</w:t>
      </w: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Location</w:t>
      </w:r>
      <w:r w:rsidRPr="009C1720">
        <w:rPr>
          <w:rFonts w:ascii="Verdana" w:hAnsi="Verdana" w:cs="Verdana"/>
          <w:b/>
          <w:bCs/>
          <w:color w:val="000000"/>
          <w:sz w:val="18"/>
          <w:szCs w:val="18"/>
          <w:lang w:val="en-US"/>
        </w:rPr>
        <w:t>(</w:t>
      </w:r>
      <w:proofErr w:type="gramEnd"/>
      <w:r w:rsidRPr="009C1720">
        <w:rPr>
          <w:rFonts w:ascii="Verdana" w:hAnsi="Verdana" w:cs="Verdana"/>
          <w:b/>
          <w:bCs/>
          <w:color w:val="00007F"/>
          <w:sz w:val="18"/>
          <w:szCs w:val="18"/>
          <w:lang w:val="en-US"/>
        </w:rPr>
        <w:t>double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Parse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results</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results</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Count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7F7F"/>
          <w:sz w:val="18"/>
          <w:szCs w:val="18"/>
          <w:lang w:val="en-US"/>
        </w:rPr>
        <w:t>1</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Latitude</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CultureInfo</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InvariantCulture</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double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Parse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results</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results</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Count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7F7F"/>
          <w:sz w:val="18"/>
          <w:szCs w:val="18"/>
          <w:lang w:val="en-US"/>
        </w:rPr>
        <w:t>1</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Longitude</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CultureInfo</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InvariantCulture</w:t>
      </w:r>
      <w:r w:rsidRPr="009C1720">
        <w:rPr>
          <w:rFonts w:ascii="Verdana" w:hAnsi="Verdana" w:cs="Verdana"/>
          <w:b/>
          <w:bCs/>
          <w:color w:val="000000"/>
          <w:sz w:val="18"/>
          <w:szCs w:val="18"/>
          <w:lang w:val="en-US"/>
        </w:rPr>
        <w:t>));</w:t>
      </w:r>
    </w:p>
    <w:p w14:paraId="1A83EF2C"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p>
    <w:p w14:paraId="527B3C48" w14:textId="77777777" w:rsidR="009C1720" w:rsidRPr="009C1720" w:rsidRDefault="009C1720" w:rsidP="003F5F9E">
      <w:pPr>
        <w:autoSpaceDE w:val="0"/>
        <w:autoSpaceDN w:val="0"/>
        <w:adjustRightInd w:val="0"/>
        <w:spacing w:after="0" w:line="240" w:lineRule="auto"/>
        <w:rPr>
          <w:rFonts w:ascii="Georgia" w:hAnsi="Georgia" w:cs="Georgia"/>
          <w:color w:val="007F00"/>
          <w:sz w:val="18"/>
          <w:szCs w:val="18"/>
          <w:lang w:val="en-US"/>
        </w:rPr>
      </w:pPr>
      <w:r w:rsidRPr="009C1720">
        <w:rPr>
          <w:rFonts w:ascii="Verdana" w:hAnsi="Verdana" w:cs="Verdana"/>
          <w:color w:val="808080"/>
          <w:sz w:val="18"/>
          <w:szCs w:val="18"/>
          <w:lang w:val="en-US"/>
        </w:rPr>
        <w:t xml:space="preserve">                    </w:t>
      </w:r>
      <w:r w:rsidRPr="009C1720">
        <w:rPr>
          <w:rFonts w:ascii="Georgia" w:hAnsi="Georgia" w:cs="Georgia"/>
          <w:color w:val="007F00"/>
          <w:sz w:val="18"/>
          <w:szCs w:val="18"/>
          <w:lang w:val="en-US"/>
        </w:rPr>
        <w:t>// Create MapLayer of driven route</w:t>
      </w:r>
    </w:p>
    <w:p w14:paraId="5CC47311" w14:textId="77777777" w:rsidR="009C1720" w:rsidRPr="009C1720" w:rsidRDefault="009C1720" w:rsidP="003F5F9E">
      <w:pPr>
        <w:autoSpaceDE w:val="0"/>
        <w:autoSpaceDN w:val="0"/>
        <w:adjustRightInd w:val="0"/>
        <w:spacing w:after="0" w:line="240" w:lineRule="auto"/>
        <w:rPr>
          <w:rFonts w:ascii="Georgia" w:hAnsi="Georgia" w:cs="Georgia"/>
          <w:color w:val="007F0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var</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polyLineLayer</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new</w:t>
      </w: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MapLayer</w:t>
      </w:r>
      <w:r w:rsidRPr="009C1720">
        <w:rPr>
          <w:rFonts w:ascii="Verdana" w:hAnsi="Verdana" w:cs="Verdana"/>
          <w:b/>
          <w:bCs/>
          <w:color w:val="000000"/>
          <w:sz w:val="18"/>
          <w:szCs w:val="18"/>
          <w:lang w:val="en-US"/>
        </w:rPr>
        <w:t>(</w:t>
      </w:r>
      <w:proofErr w:type="gramEnd"/>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Georgia" w:hAnsi="Georgia" w:cs="Georgia"/>
          <w:color w:val="007F00"/>
          <w:sz w:val="18"/>
          <w:szCs w:val="18"/>
          <w:lang w:val="en-US"/>
        </w:rPr>
        <w:t>// Layer used only for MapPolyLines for easier cleaning</w:t>
      </w:r>
    </w:p>
    <w:p w14:paraId="777F3601"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rPr>
        <w:t>for</w:t>
      </w:r>
      <w:r w:rsidRPr="009C1720">
        <w:rPr>
          <w:rFonts w:ascii="Verdana" w:hAnsi="Verdana" w:cs="Verdana"/>
          <w:color w:val="808080"/>
          <w:sz w:val="18"/>
          <w:szCs w:val="18"/>
        </w:rPr>
        <w:t xml:space="preserve"> </w:t>
      </w:r>
      <w:r w:rsidRPr="009C1720">
        <w:rPr>
          <w:rFonts w:ascii="Verdana" w:hAnsi="Verdana" w:cs="Verdana"/>
          <w:b/>
          <w:bCs/>
          <w:color w:val="000000"/>
          <w:sz w:val="18"/>
          <w:szCs w:val="18"/>
        </w:rPr>
        <w:t>(</w:t>
      </w:r>
      <w:r w:rsidRPr="009C1720">
        <w:rPr>
          <w:rFonts w:ascii="Verdana" w:hAnsi="Verdana" w:cs="Verdana"/>
          <w:b/>
          <w:bCs/>
          <w:color w:val="00007F"/>
          <w:sz w:val="18"/>
          <w:szCs w:val="18"/>
        </w:rPr>
        <w:t>var</w:t>
      </w:r>
      <w:r w:rsidRPr="009C1720">
        <w:rPr>
          <w:rFonts w:ascii="Verdana" w:hAnsi="Verdana" w:cs="Verdana"/>
          <w:color w:val="808080"/>
          <w:sz w:val="18"/>
          <w:szCs w:val="18"/>
        </w:rPr>
        <w:t xml:space="preserve"> </w:t>
      </w:r>
      <w:r w:rsidRPr="009C1720">
        <w:rPr>
          <w:rFonts w:ascii="Verdana" w:hAnsi="Verdana" w:cs="Verdana"/>
          <w:color w:val="000000"/>
          <w:sz w:val="18"/>
          <w:szCs w:val="18"/>
        </w:rPr>
        <w:t>i</w:t>
      </w:r>
      <w:r w:rsidRPr="009C1720">
        <w:rPr>
          <w:rFonts w:ascii="Verdana" w:hAnsi="Verdana" w:cs="Verdana"/>
          <w:color w:val="808080"/>
          <w:sz w:val="18"/>
          <w:szCs w:val="18"/>
        </w:rPr>
        <w:t xml:space="preserve"> </w:t>
      </w:r>
      <w:r w:rsidRPr="009C1720">
        <w:rPr>
          <w:rFonts w:ascii="Verdana" w:hAnsi="Verdana" w:cs="Verdana"/>
          <w:b/>
          <w:bCs/>
          <w:color w:val="000000"/>
          <w:sz w:val="18"/>
          <w:szCs w:val="18"/>
        </w:rPr>
        <w:t>=</w:t>
      </w:r>
      <w:r w:rsidRPr="009C1720">
        <w:rPr>
          <w:rFonts w:ascii="Verdana" w:hAnsi="Verdana" w:cs="Verdana"/>
          <w:color w:val="808080"/>
          <w:sz w:val="18"/>
          <w:szCs w:val="18"/>
        </w:rPr>
        <w:t xml:space="preserve"> </w:t>
      </w:r>
      <w:r w:rsidRPr="009C1720">
        <w:rPr>
          <w:rFonts w:ascii="Verdana" w:hAnsi="Verdana" w:cs="Verdana"/>
          <w:color w:val="007F7F"/>
          <w:sz w:val="18"/>
          <w:szCs w:val="18"/>
        </w:rPr>
        <w:t>1</w:t>
      </w:r>
      <w:r w:rsidRPr="009C1720">
        <w:rPr>
          <w:rFonts w:ascii="Verdana" w:hAnsi="Verdana" w:cs="Verdana"/>
          <w:b/>
          <w:bCs/>
          <w:color w:val="000000"/>
          <w:sz w:val="18"/>
          <w:szCs w:val="18"/>
        </w:rPr>
        <w:t>;</w:t>
      </w:r>
      <w:r w:rsidRPr="009C1720">
        <w:rPr>
          <w:rFonts w:ascii="Verdana" w:hAnsi="Verdana" w:cs="Verdana"/>
          <w:color w:val="808080"/>
          <w:sz w:val="18"/>
          <w:szCs w:val="18"/>
        </w:rPr>
        <w:t xml:space="preserve"> </w:t>
      </w:r>
      <w:r w:rsidRPr="009C1720">
        <w:rPr>
          <w:rFonts w:ascii="Verdana" w:hAnsi="Verdana" w:cs="Verdana"/>
          <w:color w:val="000000"/>
          <w:sz w:val="18"/>
          <w:szCs w:val="18"/>
        </w:rPr>
        <w:t>i</w:t>
      </w:r>
      <w:r w:rsidRPr="009C1720">
        <w:rPr>
          <w:rFonts w:ascii="Verdana" w:hAnsi="Verdana" w:cs="Verdana"/>
          <w:color w:val="808080"/>
          <w:sz w:val="18"/>
          <w:szCs w:val="18"/>
        </w:rPr>
        <w:t xml:space="preserve"> </w:t>
      </w:r>
      <w:r w:rsidRPr="009C1720">
        <w:rPr>
          <w:rFonts w:ascii="Verdana" w:hAnsi="Verdana" w:cs="Verdana"/>
          <w:b/>
          <w:bCs/>
          <w:color w:val="000000"/>
          <w:sz w:val="18"/>
          <w:szCs w:val="18"/>
        </w:rPr>
        <w:t>&lt;</w:t>
      </w:r>
      <w:r w:rsidRPr="009C1720">
        <w:rPr>
          <w:rFonts w:ascii="Verdana" w:hAnsi="Verdana" w:cs="Verdana"/>
          <w:color w:val="808080"/>
          <w:sz w:val="18"/>
          <w:szCs w:val="18"/>
        </w:rPr>
        <w:t xml:space="preserve"> </w:t>
      </w:r>
      <w:proofErr w:type="gramStart"/>
      <w:r w:rsidRPr="009C1720">
        <w:rPr>
          <w:rFonts w:ascii="Verdana" w:hAnsi="Verdana" w:cs="Verdana"/>
          <w:color w:val="000000"/>
          <w:sz w:val="18"/>
          <w:szCs w:val="18"/>
        </w:rPr>
        <w:t>results</w:t>
      </w:r>
      <w:r w:rsidRPr="009C1720">
        <w:rPr>
          <w:rFonts w:ascii="Verdana" w:hAnsi="Verdana" w:cs="Verdana"/>
          <w:b/>
          <w:bCs/>
          <w:color w:val="000000"/>
          <w:sz w:val="18"/>
          <w:szCs w:val="18"/>
        </w:rPr>
        <w:t>.</w:t>
      </w:r>
      <w:r w:rsidRPr="009C1720">
        <w:rPr>
          <w:rFonts w:ascii="Verdana" w:hAnsi="Verdana" w:cs="Verdana"/>
          <w:color w:val="000000"/>
          <w:sz w:val="18"/>
          <w:szCs w:val="18"/>
        </w:rPr>
        <w:t>Count</w:t>
      </w:r>
      <w:proofErr w:type="gramEnd"/>
      <w:r w:rsidRPr="009C1720">
        <w:rPr>
          <w:rFonts w:ascii="Verdana" w:hAnsi="Verdana" w:cs="Verdana"/>
          <w:b/>
          <w:bCs/>
          <w:color w:val="000000"/>
          <w:sz w:val="18"/>
          <w:szCs w:val="18"/>
        </w:rPr>
        <w:t>;</w:t>
      </w:r>
      <w:r w:rsidRPr="009C1720">
        <w:rPr>
          <w:rFonts w:ascii="Verdana" w:hAnsi="Verdana" w:cs="Verdana"/>
          <w:color w:val="808080"/>
          <w:sz w:val="18"/>
          <w:szCs w:val="18"/>
        </w:rPr>
        <w:t xml:space="preserve"> </w:t>
      </w:r>
      <w:r w:rsidRPr="009C1720">
        <w:rPr>
          <w:rFonts w:ascii="Verdana" w:hAnsi="Verdana" w:cs="Verdana"/>
          <w:color w:val="000000"/>
          <w:sz w:val="18"/>
          <w:szCs w:val="18"/>
        </w:rPr>
        <w:t>i</w:t>
      </w:r>
      <w:r w:rsidRPr="009C1720">
        <w:rPr>
          <w:rFonts w:ascii="Verdana" w:hAnsi="Verdana" w:cs="Verdana"/>
          <w:b/>
          <w:bCs/>
          <w:color w:val="000000"/>
          <w:sz w:val="18"/>
          <w:szCs w:val="18"/>
        </w:rPr>
        <w:t>++)</w:t>
      </w:r>
      <w:r w:rsidRPr="009C1720">
        <w:rPr>
          <w:rFonts w:ascii="Verdana" w:hAnsi="Verdana" w:cs="Verdana"/>
          <w:color w:val="808080"/>
          <w:sz w:val="18"/>
          <w:szCs w:val="18"/>
        </w:rPr>
        <w:t xml:space="preserve"> </w:t>
      </w:r>
      <w:r w:rsidRPr="009C1720">
        <w:rPr>
          <w:rFonts w:ascii="Verdana" w:hAnsi="Verdana" w:cs="Verdana"/>
          <w:b/>
          <w:bCs/>
          <w:color w:val="000000"/>
          <w:sz w:val="18"/>
          <w:szCs w:val="18"/>
        </w:rPr>
        <w:t>{</w:t>
      </w:r>
    </w:p>
    <w:p w14:paraId="6647B49B"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rPr>
        <w:t xml:space="preserve">                        </w:t>
      </w:r>
      <w:r w:rsidRPr="009C1720">
        <w:rPr>
          <w:rFonts w:ascii="Verdana" w:hAnsi="Verdana" w:cs="Verdana"/>
          <w:b/>
          <w:bCs/>
          <w:color w:val="00007F"/>
          <w:sz w:val="18"/>
          <w:szCs w:val="18"/>
          <w:lang w:val="en-US"/>
        </w:rPr>
        <w:t>var</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polyLine</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new</w:t>
      </w: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MapPolyline</w:t>
      </w:r>
      <w:r w:rsidRPr="009C1720">
        <w:rPr>
          <w:rFonts w:ascii="Verdana" w:hAnsi="Verdana" w:cs="Verdana"/>
          <w:b/>
          <w:bCs/>
          <w:color w:val="000000"/>
          <w:sz w:val="18"/>
          <w:szCs w:val="18"/>
          <w:lang w:val="en-US"/>
        </w:rPr>
        <w:t>(</w:t>
      </w:r>
      <w:proofErr w:type="gramEnd"/>
      <w:r w:rsidRPr="009C1720">
        <w:rPr>
          <w:rFonts w:ascii="Verdana" w:hAnsi="Verdana" w:cs="Verdana"/>
          <w:b/>
          <w:bCs/>
          <w:color w:val="000000"/>
          <w:sz w:val="18"/>
          <w:szCs w:val="18"/>
          <w:lang w:val="en-US"/>
        </w:rPr>
        <w:t>);</w:t>
      </w:r>
    </w:p>
    <w:p w14:paraId="67E87C0B"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var</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colourBrush</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new</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SolidColorBrush</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Color</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Color</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FromRgb</w:t>
      </w:r>
      <w:r w:rsidRPr="009C1720">
        <w:rPr>
          <w:rFonts w:ascii="Verdana" w:hAnsi="Verdana" w:cs="Verdana"/>
          <w:b/>
          <w:bCs/>
          <w:color w:val="000000"/>
          <w:sz w:val="18"/>
          <w:szCs w:val="18"/>
          <w:lang w:val="en-US"/>
        </w:rPr>
        <w:t>(</w:t>
      </w:r>
      <w:r w:rsidRPr="009C1720">
        <w:rPr>
          <w:rFonts w:ascii="Verdana" w:hAnsi="Verdana" w:cs="Verdana"/>
          <w:color w:val="007F7F"/>
          <w:sz w:val="18"/>
          <w:szCs w:val="18"/>
          <w:lang w:val="en-US"/>
        </w:rPr>
        <w:t>232</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7F7F"/>
          <w:sz w:val="18"/>
          <w:szCs w:val="18"/>
          <w:lang w:val="en-US"/>
        </w:rPr>
        <w:t>123</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7F7F"/>
          <w:sz w:val="18"/>
          <w:szCs w:val="18"/>
          <w:lang w:val="en-US"/>
        </w:rPr>
        <w:t>45</w:t>
      </w:r>
      <w:r w:rsidRPr="009C1720">
        <w:rPr>
          <w:rFonts w:ascii="Verdana" w:hAnsi="Verdana" w:cs="Verdana"/>
          <w:b/>
          <w:bCs/>
          <w:color w:val="000000"/>
          <w:sz w:val="18"/>
          <w:szCs w:val="18"/>
          <w:lang w:val="en-US"/>
        </w:rPr>
        <w:t>)};</w:t>
      </w:r>
    </w:p>
    <w:p w14:paraId="5CEB94C0"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polyLine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Stroke</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colourBrush</w:t>
      </w:r>
      <w:r w:rsidRPr="009C1720">
        <w:rPr>
          <w:rFonts w:ascii="Verdana" w:hAnsi="Verdana" w:cs="Verdana"/>
          <w:b/>
          <w:bCs/>
          <w:color w:val="000000"/>
          <w:sz w:val="18"/>
          <w:szCs w:val="18"/>
          <w:lang w:val="en-US"/>
        </w:rPr>
        <w:t>;</w:t>
      </w:r>
    </w:p>
    <w:p w14:paraId="54B67306"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polyLine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StrokeThickness</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7F7F"/>
          <w:sz w:val="18"/>
          <w:szCs w:val="18"/>
          <w:lang w:val="en-US"/>
        </w:rPr>
        <w:t>2</w:t>
      </w:r>
      <w:r w:rsidRPr="009C1720">
        <w:rPr>
          <w:rFonts w:ascii="Verdana" w:hAnsi="Verdana" w:cs="Verdana"/>
          <w:b/>
          <w:bCs/>
          <w:color w:val="000000"/>
          <w:sz w:val="18"/>
          <w:szCs w:val="18"/>
          <w:lang w:val="en-US"/>
        </w:rPr>
        <w:t>;</w:t>
      </w:r>
    </w:p>
    <w:p w14:paraId="76678EE2"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polyLine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Opacity</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7F7F"/>
          <w:sz w:val="18"/>
          <w:szCs w:val="18"/>
          <w:lang w:val="en-US"/>
        </w:rPr>
        <w:t>1.0</w:t>
      </w:r>
      <w:r w:rsidRPr="009C1720">
        <w:rPr>
          <w:rFonts w:ascii="Verdana" w:hAnsi="Verdana" w:cs="Verdana"/>
          <w:b/>
          <w:bCs/>
          <w:color w:val="000000"/>
          <w:sz w:val="18"/>
          <w:szCs w:val="18"/>
          <w:lang w:val="en-US"/>
        </w:rPr>
        <w:t>;</w:t>
      </w:r>
    </w:p>
    <w:p w14:paraId="7DE16EE8"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p>
    <w:p w14:paraId="4C68AF65"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polyLine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Locations</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new</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LocationCollection</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671D8BEF"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new</w:t>
      </w: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Location</w:t>
      </w:r>
      <w:r w:rsidRPr="009C1720">
        <w:rPr>
          <w:rFonts w:ascii="Verdana" w:hAnsi="Verdana" w:cs="Verdana"/>
          <w:b/>
          <w:bCs/>
          <w:color w:val="000000"/>
          <w:sz w:val="18"/>
          <w:szCs w:val="18"/>
          <w:lang w:val="en-US"/>
        </w:rPr>
        <w:t>(</w:t>
      </w:r>
      <w:proofErr w:type="gramEnd"/>
      <w:r w:rsidRPr="009C1720">
        <w:rPr>
          <w:rFonts w:ascii="Verdana" w:hAnsi="Verdana" w:cs="Verdana"/>
          <w:b/>
          <w:bCs/>
          <w:color w:val="00007F"/>
          <w:sz w:val="18"/>
          <w:szCs w:val="18"/>
          <w:lang w:val="en-US"/>
        </w:rPr>
        <w:t>double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Parse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results</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i</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7F7F"/>
          <w:sz w:val="18"/>
          <w:szCs w:val="18"/>
          <w:lang w:val="en-US"/>
        </w:rPr>
        <w:t>1</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Latitude</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CultureInfo</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InvariantCulture</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double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Parse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results</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i</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7F7F"/>
          <w:sz w:val="18"/>
          <w:szCs w:val="18"/>
          <w:lang w:val="en-US"/>
        </w:rPr>
        <w:t>1</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Longitude</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CultureInfo</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InvariantCulture</w:t>
      </w:r>
      <w:r w:rsidRPr="009C1720">
        <w:rPr>
          <w:rFonts w:ascii="Verdana" w:hAnsi="Verdana" w:cs="Verdana"/>
          <w:b/>
          <w:bCs/>
          <w:color w:val="000000"/>
          <w:sz w:val="18"/>
          <w:szCs w:val="18"/>
          <w:lang w:val="en-US"/>
        </w:rPr>
        <w:t>)),</w:t>
      </w:r>
    </w:p>
    <w:p w14:paraId="738E2C48"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new</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Location</w:t>
      </w:r>
      <w:r w:rsidRPr="009C1720">
        <w:rPr>
          <w:rFonts w:ascii="Verdana" w:hAnsi="Verdana" w:cs="Verdana"/>
          <w:b/>
          <w:bCs/>
          <w:color w:val="000000"/>
          <w:sz w:val="18"/>
          <w:szCs w:val="18"/>
          <w:lang w:val="en-US"/>
        </w:rPr>
        <w:t>(</w:t>
      </w:r>
      <w:proofErr w:type="gramStart"/>
      <w:r w:rsidRPr="009C1720">
        <w:rPr>
          <w:rFonts w:ascii="Verdana" w:hAnsi="Verdana" w:cs="Verdana"/>
          <w:b/>
          <w:bCs/>
          <w:color w:val="00007F"/>
          <w:sz w:val="18"/>
          <w:szCs w:val="18"/>
          <w:lang w:val="en-US"/>
        </w:rPr>
        <w:t>double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Parse</w:t>
      </w:r>
      <w:proofErr w:type="gramEnd"/>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results</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i</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Latitude</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CultureInfo</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InvariantCulture</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double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Parse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results</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i</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Longitude</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CultureInfo</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InvariantCulture</w:t>
      </w:r>
      <w:r w:rsidRPr="009C1720">
        <w:rPr>
          <w:rFonts w:ascii="Verdana" w:hAnsi="Verdana" w:cs="Verdana"/>
          <w:b/>
          <w:bCs/>
          <w:color w:val="000000"/>
          <w:sz w:val="18"/>
          <w:szCs w:val="18"/>
          <w:lang w:val="en-US"/>
        </w:rPr>
        <w:t>))</w:t>
      </w:r>
    </w:p>
    <w:p w14:paraId="3045CBE8"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00AC3F9A" w14:textId="77777777" w:rsidR="009C1720" w:rsidRPr="009C1720" w:rsidRDefault="009C1720" w:rsidP="003F5F9E">
      <w:pPr>
        <w:autoSpaceDE w:val="0"/>
        <w:autoSpaceDN w:val="0"/>
        <w:adjustRightInd w:val="0"/>
        <w:spacing w:after="0" w:line="240" w:lineRule="auto"/>
        <w:rPr>
          <w:rFonts w:ascii="Georgia" w:hAnsi="Georgia" w:cs="Georgia"/>
          <w:color w:val="007F00"/>
          <w:sz w:val="18"/>
          <w:szCs w:val="18"/>
          <w:lang w:val="en-US"/>
        </w:rPr>
      </w:pP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polyLineLayer</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Children</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Add</w:t>
      </w:r>
      <w:proofErr w:type="gramEnd"/>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polyLine</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Georgia" w:hAnsi="Georgia" w:cs="Georgia"/>
          <w:color w:val="007F00"/>
          <w:sz w:val="18"/>
          <w:szCs w:val="18"/>
          <w:lang w:val="en-US"/>
        </w:rPr>
        <w:t>// Adds a new line to the layer</w:t>
      </w:r>
    </w:p>
    <w:p w14:paraId="6B10B2E3"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7AAB944A"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p>
    <w:p w14:paraId="2364E0EE" w14:textId="77777777" w:rsidR="009C1720" w:rsidRPr="009C1720" w:rsidRDefault="009C1720" w:rsidP="003F5F9E">
      <w:pPr>
        <w:autoSpaceDE w:val="0"/>
        <w:autoSpaceDN w:val="0"/>
        <w:adjustRightInd w:val="0"/>
        <w:spacing w:after="0" w:line="240" w:lineRule="auto"/>
        <w:rPr>
          <w:rFonts w:ascii="Georgia" w:hAnsi="Georgia" w:cs="Georgia"/>
          <w:color w:val="007F00"/>
          <w:sz w:val="18"/>
          <w:szCs w:val="18"/>
          <w:lang w:val="en-US"/>
        </w:rPr>
      </w:pPr>
      <w:r w:rsidRPr="009C1720">
        <w:rPr>
          <w:rFonts w:ascii="Verdana" w:hAnsi="Verdana" w:cs="Verdana"/>
          <w:color w:val="808080"/>
          <w:sz w:val="18"/>
          <w:szCs w:val="18"/>
          <w:lang w:val="en-US"/>
        </w:rPr>
        <w:t xml:space="preserve">                    </w:t>
      </w:r>
      <w:r w:rsidRPr="009C1720">
        <w:rPr>
          <w:rFonts w:ascii="Georgia" w:hAnsi="Georgia" w:cs="Georgia"/>
          <w:color w:val="007F00"/>
          <w:sz w:val="18"/>
          <w:szCs w:val="18"/>
          <w:lang w:val="en-US"/>
        </w:rPr>
        <w:t>// Format date</w:t>
      </w:r>
    </w:p>
    <w:p w14:paraId="7015E2A6"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date</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date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Replace</w:t>
      </w:r>
      <w:proofErr w:type="gramEnd"/>
      <w:r w:rsidRPr="009C1720">
        <w:rPr>
          <w:rFonts w:ascii="Verdana" w:hAnsi="Verdana" w:cs="Verdana"/>
          <w:b/>
          <w:bCs/>
          <w:color w:val="000000"/>
          <w:sz w:val="18"/>
          <w:szCs w:val="18"/>
          <w:lang w:val="en-US"/>
        </w:rPr>
        <w:t>(</w:t>
      </w:r>
      <w:r w:rsidRPr="009C1720">
        <w:rPr>
          <w:rFonts w:ascii="Verdana" w:hAnsi="Verdana" w:cs="Verdana"/>
          <w:color w:val="7F007F"/>
          <w:sz w:val="18"/>
          <w:szCs w:val="18"/>
          <w:lang w:val="en-US"/>
        </w:rPr>
        <w:t>'-'</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7F007F"/>
          <w:sz w:val="18"/>
          <w:szCs w:val="18"/>
          <w:lang w:val="en-US"/>
        </w:rPr>
        <w:t>'/'</w:t>
      </w:r>
      <w:r w:rsidRPr="009C1720">
        <w:rPr>
          <w:rFonts w:ascii="Verdana" w:hAnsi="Verdana" w:cs="Verdana"/>
          <w:b/>
          <w:bCs/>
          <w:color w:val="000000"/>
          <w:sz w:val="18"/>
          <w:szCs w:val="18"/>
          <w:lang w:val="en-US"/>
        </w:rPr>
        <w:t>);</w:t>
      </w:r>
    </w:p>
    <w:p w14:paraId="12A4F27E"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date</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date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Replace</w:t>
      </w:r>
      <w:proofErr w:type="gramEnd"/>
      <w:r w:rsidRPr="009C1720">
        <w:rPr>
          <w:rFonts w:ascii="Verdana" w:hAnsi="Verdana" w:cs="Verdana"/>
          <w:b/>
          <w:bCs/>
          <w:color w:val="000000"/>
          <w:sz w:val="18"/>
          <w:szCs w:val="18"/>
          <w:lang w:val="en-US"/>
        </w:rPr>
        <w:t>(</w:t>
      </w:r>
      <w:r w:rsidRPr="009C1720">
        <w:rPr>
          <w:rFonts w:ascii="Verdana" w:hAnsi="Verdana" w:cs="Verdana"/>
          <w:color w:val="7F007F"/>
          <w:sz w:val="18"/>
          <w:szCs w:val="18"/>
          <w:lang w:val="en-US"/>
        </w:rPr>
        <w:t>"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7F007F"/>
          <w:sz w:val="18"/>
          <w:szCs w:val="18"/>
          <w:lang w:val="en-US"/>
        </w:rPr>
        <w:t>" - "</w:t>
      </w:r>
      <w:r w:rsidRPr="009C1720">
        <w:rPr>
          <w:rFonts w:ascii="Verdana" w:hAnsi="Verdana" w:cs="Verdana"/>
          <w:b/>
          <w:bCs/>
          <w:color w:val="000000"/>
          <w:sz w:val="18"/>
          <w:szCs w:val="18"/>
          <w:lang w:val="en-US"/>
        </w:rPr>
        <w:t>);</w:t>
      </w:r>
    </w:p>
    <w:p w14:paraId="5CF78CBC"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p>
    <w:p w14:paraId="1FDEF4A5" w14:textId="77777777" w:rsidR="009C1720" w:rsidRPr="009C1720" w:rsidRDefault="009C1720" w:rsidP="003F5F9E">
      <w:pPr>
        <w:autoSpaceDE w:val="0"/>
        <w:autoSpaceDN w:val="0"/>
        <w:adjustRightInd w:val="0"/>
        <w:spacing w:after="0" w:line="240" w:lineRule="auto"/>
        <w:rPr>
          <w:rFonts w:ascii="Georgia" w:hAnsi="Georgia" w:cs="Georgia"/>
          <w:color w:val="007F00"/>
          <w:sz w:val="18"/>
          <w:szCs w:val="18"/>
          <w:lang w:val="en-US"/>
        </w:rPr>
      </w:pPr>
      <w:r w:rsidRPr="009C1720">
        <w:rPr>
          <w:rFonts w:ascii="Verdana" w:hAnsi="Verdana" w:cs="Verdana"/>
          <w:color w:val="808080"/>
          <w:sz w:val="18"/>
          <w:szCs w:val="18"/>
          <w:lang w:val="en-US"/>
        </w:rPr>
        <w:t xml:space="preserve">                    </w:t>
      </w:r>
      <w:r w:rsidRPr="009C1720">
        <w:rPr>
          <w:rFonts w:ascii="Georgia" w:hAnsi="Georgia" w:cs="Georgia"/>
          <w:color w:val="007F00"/>
          <w:sz w:val="18"/>
          <w:szCs w:val="18"/>
          <w:lang w:val="en-US"/>
        </w:rPr>
        <w:t>// Calculate distance</w:t>
      </w:r>
    </w:p>
    <w:p w14:paraId="475C2A71"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var</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distance</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7F7F"/>
          <w:sz w:val="18"/>
          <w:szCs w:val="18"/>
          <w:lang w:val="en-US"/>
        </w:rPr>
        <w:t>0.0</w:t>
      </w:r>
      <w:r w:rsidRPr="009C1720">
        <w:rPr>
          <w:rFonts w:ascii="Verdana" w:hAnsi="Verdana" w:cs="Verdana"/>
          <w:b/>
          <w:bCs/>
          <w:color w:val="000000"/>
          <w:sz w:val="18"/>
          <w:szCs w:val="18"/>
          <w:lang w:val="en-US"/>
        </w:rPr>
        <w:t>;</w:t>
      </w:r>
    </w:p>
    <w:p w14:paraId="35D51C59"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rPr>
        <w:t>for</w:t>
      </w:r>
      <w:r w:rsidRPr="009C1720">
        <w:rPr>
          <w:rFonts w:ascii="Verdana" w:hAnsi="Verdana" w:cs="Verdana"/>
          <w:color w:val="808080"/>
          <w:sz w:val="18"/>
          <w:szCs w:val="18"/>
        </w:rPr>
        <w:t xml:space="preserve"> </w:t>
      </w:r>
      <w:r w:rsidRPr="009C1720">
        <w:rPr>
          <w:rFonts w:ascii="Verdana" w:hAnsi="Verdana" w:cs="Verdana"/>
          <w:b/>
          <w:bCs/>
          <w:color w:val="000000"/>
          <w:sz w:val="18"/>
          <w:szCs w:val="18"/>
        </w:rPr>
        <w:t>(</w:t>
      </w:r>
      <w:r w:rsidRPr="009C1720">
        <w:rPr>
          <w:rFonts w:ascii="Verdana" w:hAnsi="Verdana" w:cs="Verdana"/>
          <w:b/>
          <w:bCs/>
          <w:color w:val="00007F"/>
          <w:sz w:val="18"/>
          <w:szCs w:val="18"/>
        </w:rPr>
        <w:t>var</w:t>
      </w:r>
      <w:r w:rsidRPr="009C1720">
        <w:rPr>
          <w:rFonts w:ascii="Verdana" w:hAnsi="Verdana" w:cs="Verdana"/>
          <w:color w:val="808080"/>
          <w:sz w:val="18"/>
          <w:szCs w:val="18"/>
        </w:rPr>
        <w:t xml:space="preserve"> </w:t>
      </w:r>
      <w:r w:rsidRPr="009C1720">
        <w:rPr>
          <w:rFonts w:ascii="Verdana" w:hAnsi="Verdana" w:cs="Verdana"/>
          <w:color w:val="000000"/>
          <w:sz w:val="18"/>
          <w:szCs w:val="18"/>
        </w:rPr>
        <w:t>i</w:t>
      </w:r>
      <w:r w:rsidRPr="009C1720">
        <w:rPr>
          <w:rFonts w:ascii="Verdana" w:hAnsi="Verdana" w:cs="Verdana"/>
          <w:color w:val="808080"/>
          <w:sz w:val="18"/>
          <w:szCs w:val="18"/>
        </w:rPr>
        <w:t xml:space="preserve"> </w:t>
      </w:r>
      <w:r w:rsidRPr="009C1720">
        <w:rPr>
          <w:rFonts w:ascii="Verdana" w:hAnsi="Verdana" w:cs="Verdana"/>
          <w:b/>
          <w:bCs/>
          <w:color w:val="000000"/>
          <w:sz w:val="18"/>
          <w:szCs w:val="18"/>
        </w:rPr>
        <w:t>=</w:t>
      </w:r>
      <w:r w:rsidRPr="009C1720">
        <w:rPr>
          <w:rFonts w:ascii="Verdana" w:hAnsi="Verdana" w:cs="Verdana"/>
          <w:color w:val="808080"/>
          <w:sz w:val="18"/>
          <w:szCs w:val="18"/>
        </w:rPr>
        <w:t xml:space="preserve"> </w:t>
      </w:r>
      <w:r w:rsidRPr="009C1720">
        <w:rPr>
          <w:rFonts w:ascii="Verdana" w:hAnsi="Verdana" w:cs="Verdana"/>
          <w:color w:val="007F7F"/>
          <w:sz w:val="18"/>
          <w:szCs w:val="18"/>
        </w:rPr>
        <w:t>1</w:t>
      </w:r>
      <w:r w:rsidRPr="009C1720">
        <w:rPr>
          <w:rFonts w:ascii="Verdana" w:hAnsi="Verdana" w:cs="Verdana"/>
          <w:b/>
          <w:bCs/>
          <w:color w:val="000000"/>
          <w:sz w:val="18"/>
          <w:szCs w:val="18"/>
        </w:rPr>
        <w:t>;</w:t>
      </w:r>
      <w:r w:rsidRPr="009C1720">
        <w:rPr>
          <w:rFonts w:ascii="Verdana" w:hAnsi="Verdana" w:cs="Verdana"/>
          <w:color w:val="808080"/>
          <w:sz w:val="18"/>
          <w:szCs w:val="18"/>
        </w:rPr>
        <w:t xml:space="preserve"> </w:t>
      </w:r>
      <w:r w:rsidRPr="009C1720">
        <w:rPr>
          <w:rFonts w:ascii="Verdana" w:hAnsi="Verdana" w:cs="Verdana"/>
          <w:color w:val="000000"/>
          <w:sz w:val="18"/>
          <w:szCs w:val="18"/>
        </w:rPr>
        <w:t>i</w:t>
      </w:r>
      <w:r w:rsidRPr="009C1720">
        <w:rPr>
          <w:rFonts w:ascii="Verdana" w:hAnsi="Verdana" w:cs="Verdana"/>
          <w:color w:val="808080"/>
          <w:sz w:val="18"/>
          <w:szCs w:val="18"/>
        </w:rPr>
        <w:t xml:space="preserve"> </w:t>
      </w:r>
      <w:r w:rsidRPr="009C1720">
        <w:rPr>
          <w:rFonts w:ascii="Verdana" w:hAnsi="Verdana" w:cs="Verdana"/>
          <w:b/>
          <w:bCs/>
          <w:color w:val="000000"/>
          <w:sz w:val="18"/>
          <w:szCs w:val="18"/>
        </w:rPr>
        <w:t>&lt;</w:t>
      </w:r>
      <w:r w:rsidRPr="009C1720">
        <w:rPr>
          <w:rFonts w:ascii="Verdana" w:hAnsi="Verdana" w:cs="Verdana"/>
          <w:color w:val="808080"/>
          <w:sz w:val="18"/>
          <w:szCs w:val="18"/>
        </w:rPr>
        <w:t xml:space="preserve"> </w:t>
      </w:r>
      <w:proofErr w:type="gramStart"/>
      <w:r w:rsidRPr="009C1720">
        <w:rPr>
          <w:rFonts w:ascii="Verdana" w:hAnsi="Verdana" w:cs="Verdana"/>
          <w:color w:val="000000"/>
          <w:sz w:val="18"/>
          <w:szCs w:val="18"/>
        </w:rPr>
        <w:t>results</w:t>
      </w:r>
      <w:r w:rsidRPr="009C1720">
        <w:rPr>
          <w:rFonts w:ascii="Verdana" w:hAnsi="Verdana" w:cs="Verdana"/>
          <w:b/>
          <w:bCs/>
          <w:color w:val="000000"/>
          <w:sz w:val="18"/>
          <w:szCs w:val="18"/>
        </w:rPr>
        <w:t>.</w:t>
      </w:r>
      <w:r w:rsidRPr="009C1720">
        <w:rPr>
          <w:rFonts w:ascii="Verdana" w:hAnsi="Verdana" w:cs="Verdana"/>
          <w:color w:val="000000"/>
          <w:sz w:val="18"/>
          <w:szCs w:val="18"/>
        </w:rPr>
        <w:t>Count</w:t>
      </w:r>
      <w:proofErr w:type="gramEnd"/>
      <w:r w:rsidRPr="009C1720">
        <w:rPr>
          <w:rFonts w:ascii="Verdana" w:hAnsi="Verdana" w:cs="Verdana"/>
          <w:b/>
          <w:bCs/>
          <w:color w:val="000000"/>
          <w:sz w:val="18"/>
          <w:szCs w:val="18"/>
        </w:rPr>
        <w:t>;</w:t>
      </w:r>
      <w:r w:rsidRPr="009C1720">
        <w:rPr>
          <w:rFonts w:ascii="Verdana" w:hAnsi="Verdana" w:cs="Verdana"/>
          <w:color w:val="808080"/>
          <w:sz w:val="18"/>
          <w:szCs w:val="18"/>
        </w:rPr>
        <w:t xml:space="preserve"> </w:t>
      </w:r>
      <w:r w:rsidRPr="009C1720">
        <w:rPr>
          <w:rFonts w:ascii="Verdana" w:hAnsi="Verdana" w:cs="Verdana"/>
          <w:color w:val="000000"/>
          <w:sz w:val="18"/>
          <w:szCs w:val="18"/>
        </w:rPr>
        <w:t>i</w:t>
      </w:r>
      <w:r w:rsidRPr="009C1720">
        <w:rPr>
          <w:rFonts w:ascii="Verdana" w:hAnsi="Verdana" w:cs="Verdana"/>
          <w:b/>
          <w:bCs/>
          <w:color w:val="000000"/>
          <w:sz w:val="18"/>
          <w:szCs w:val="18"/>
        </w:rPr>
        <w:t>++)</w:t>
      </w:r>
      <w:r w:rsidRPr="009C1720">
        <w:rPr>
          <w:rFonts w:ascii="Verdana" w:hAnsi="Verdana" w:cs="Verdana"/>
          <w:color w:val="808080"/>
          <w:sz w:val="18"/>
          <w:szCs w:val="18"/>
        </w:rPr>
        <w:t xml:space="preserve"> </w:t>
      </w:r>
      <w:r w:rsidRPr="009C1720">
        <w:rPr>
          <w:rFonts w:ascii="Verdana" w:hAnsi="Verdana" w:cs="Verdana"/>
          <w:b/>
          <w:bCs/>
          <w:color w:val="000000"/>
          <w:sz w:val="18"/>
          <w:szCs w:val="18"/>
        </w:rPr>
        <w:t>{</w:t>
      </w:r>
    </w:p>
    <w:p w14:paraId="4BAD605E"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rPr>
        <w:lastRenderedPageBreak/>
        <w:t xml:space="preserve">                        </w:t>
      </w:r>
      <w:r w:rsidRPr="009C1720">
        <w:rPr>
          <w:rFonts w:ascii="Verdana" w:hAnsi="Verdana" w:cs="Verdana"/>
          <w:b/>
          <w:bCs/>
          <w:color w:val="00007F"/>
          <w:sz w:val="18"/>
          <w:szCs w:val="18"/>
          <w:lang w:val="en-US"/>
        </w:rPr>
        <w:t>var</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oldIndex</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new</w:t>
      </w: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Location</w:t>
      </w:r>
      <w:r w:rsidRPr="009C1720">
        <w:rPr>
          <w:rFonts w:ascii="Verdana" w:hAnsi="Verdana" w:cs="Verdana"/>
          <w:b/>
          <w:bCs/>
          <w:color w:val="000000"/>
          <w:sz w:val="18"/>
          <w:szCs w:val="18"/>
          <w:lang w:val="en-US"/>
        </w:rPr>
        <w:t>(</w:t>
      </w:r>
      <w:proofErr w:type="gramEnd"/>
      <w:r w:rsidRPr="009C1720">
        <w:rPr>
          <w:rFonts w:ascii="Verdana" w:hAnsi="Verdana" w:cs="Verdana"/>
          <w:b/>
          <w:bCs/>
          <w:color w:val="00007F"/>
          <w:sz w:val="18"/>
          <w:szCs w:val="18"/>
          <w:lang w:val="en-US"/>
        </w:rPr>
        <w:t>double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Parse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results</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i</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7F7F"/>
          <w:sz w:val="18"/>
          <w:szCs w:val="18"/>
          <w:lang w:val="en-US"/>
        </w:rPr>
        <w:t>1</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Latitude</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CultureInfo</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InvariantCulture</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double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Parse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results</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i</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7F7F"/>
          <w:sz w:val="18"/>
          <w:szCs w:val="18"/>
          <w:lang w:val="en-US"/>
        </w:rPr>
        <w:t>1</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Longitude</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CultureInfo</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InvariantCulture</w:t>
      </w:r>
      <w:r w:rsidRPr="009C1720">
        <w:rPr>
          <w:rFonts w:ascii="Verdana" w:hAnsi="Verdana" w:cs="Verdana"/>
          <w:b/>
          <w:bCs/>
          <w:color w:val="000000"/>
          <w:sz w:val="18"/>
          <w:szCs w:val="18"/>
          <w:lang w:val="en-US"/>
        </w:rPr>
        <w:t>));</w:t>
      </w:r>
    </w:p>
    <w:p w14:paraId="5556CE6A"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var</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newIndex</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new</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Location</w:t>
      </w:r>
      <w:r w:rsidRPr="009C1720">
        <w:rPr>
          <w:rFonts w:ascii="Verdana" w:hAnsi="Verdana" w:cs="Verdana"/>
          <w:b/>
          <w:bCs/>
          <w:color w:val="000000"/>
          <w:sz w:val="18"/>
          <w:szCs w:val="18"/>
          <w:lang w:val="en-US"/>
        </w:rPr>
        <w:t>(</w:t>
      </w:r>
      <w:proofErr w:type="gramStart"/>
      <w:r w:rsidRPr="009C1720">
        <w:rPr>
          <w:rFonts w:ascii="Verdana" w:hAnsi="Verdana" w:cs="Verdana"/>
          <w:b/>
          <w:bCs/>
          <w:color w:val="00007F"/>
          <w:sz w:val="18"/>
          <w:szCs w:val="18"/>
          <w:lang w:val="en-US"/>
        </w:rPr>
        <w:t>double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Parse</w:t>
      </w:r>
      <w:proofErr w:type="gramEnd"/>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results</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i</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Latitude</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CultureInfo</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InvariantCulture</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double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Parse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results</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i</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Longitude</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CultureInfo</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InvariantCulture</w:t>
      </w:r>
      <w:r w:rsidRPr="009C1720">
        <w:rPr>
          <w:rFonts w:ascii="Verdana" w:hAnsi="Verdana" w:cs="Verdana"/>
          <w:b/>
          <w:bCs/>
          <w:color w:val="000000"/>
          <w:sz w:val="18"/>
          <w:szCs w:val="18"/>
          <w:lang w:val="en-US"/>
        </w:rPr>
        <w:t>));</w:t>
      </w:r>
    </w:p>
    <w:p w14:paraId="7E39914B"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p>
    <w:p w14:paraId="0187F3D2"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distance</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distance</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CalculateDistance</w:t>
      </w:r>
      <w:r w:rsidRPr="009C1720">
        <w:rPr>
          <w:rFonts w:ascii="Verdana" w:hAnsi="Verdana" w:cs="Verdana"/>
          <w:b/>
          <w:bCs/>
          <w:color w:val="000000"/>
          <w:sz w:val="18"/>
          <w:szCs w:val="18"/>
          <w:lang w:val="en-US"/>
        </w:rPr>
        <w:t>(</w:t>
      </w:r>
      <w:proofErr w:type="gramEnd"/>
      <w:r w:rsidRPr="009C1720">
        <w:rPr>
          <w:rFonts w:ascii="Verdana" w:hAnsi="Verdana" w:cs="Verdana"/>
          <w:color w:val="000000"/>
          <w:sz w:val="18"/>
          <w:szCs w:val="18"/>
          <w:lang w:val="en-US"/>
        </w:rPr>
        <w:t>oldIndex</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newIndex</w:t>
      </w:r>
      <w:r w:rsidRPr="009C1720">
        <w:rPr>
          <w:rFonts w:ascii="Verdana" w:hAnsi="Verdana" w:cs="Verdana"/>
          <w:b/>
          <w:bCs/>
          <w:color w:val="000000"/>
          <w:sz w:val="18"/>
          <w:szCs w:val="18"/>
          <w:lang w:val="en-US"/>
        </w:rPr>
        <w:t>);</w:t>
      </w:r>
    </w:p>
    <w:p w14:paraId="57A15F48"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64D13C80" w14:textId="77777777" w:rsidR="009C1720" w:rsidRPr="009C1720" w:rsidRDefault="009C1720" w:rsidP="003F5F9E">
      <w:pPr>
        <w:autoSpaceDE w:val="0"/>
        <w:autoSpaceDN w:val="0"/>
        <w:adjustRightInd w:val="0"/>
        <w:spacing w:after="0" w:line="240" w:lineRule="auto"/>
        <w:rPr>
          <w:rFonts w:ascii="Georgia" w:hAnsi="Georgia" w:cs="Georgia"/>
          <w:color w:val="007F0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distance</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distance</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7F7F"/>
          <w:sz w:val="18"/>
          <w:szCs w:val="18"/>
          <w:lang w:val="en-US"/>
        </w:rPr>
        <w:t>1000</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Georgia" w:hAnsi="Georgia" w:cs="Georgia"/>
          <w:color w:val="007F00"/>
          <w:sz w:val="18"/>
          <w:szCs w:val="18"/>
          <w:lang w:val="en-US"/>
        </w:rPr>
        <w:t>// Convert from meters to kilometers</w:t>
      </w:r>
    </w:p>
    <w:p w14:paraId="4A0ADCA8"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p>
    <w:p w14:paraId="1DBFF0ED" w14:textId="77777777" w:rsidR="009C1720" w:rsidRPr="009C1720" w:rsidRDefault="009C1720" w:rsidP="003F5F9E">
      <w:pPr>
        <w:autoSpaceDE w:val="0"/>
        <w:autoSpaceDN w:val="0"/>
        <w:adjustRightInd w:val="0"/>
        <w:spacing w:after="0" w:line="240" w:lineRule="auto"/>
        <w:rPr>
          <w:rFonts w:ascii="Georgia" w:hAnsi="Georgia" w:cs="Georgia"/>
          <w:color w:val="007F00"/>
          <w:sz w:val="18"/>
          <w:szCs w:val="18"/>
          <w:lang w:val="en-US"/>
        </w:rPr>
      </w:pPr>
      <w:r w:rsidRPr="009C1720">
        <w:rPr>
          <w:rFonts w:ascii="Verdana" w:hAnsi="Verdana" w:cs="Verdana"/>
          <w:color w:val="808080"/>
          <w:sz w:val="18"/>
          <w:szCs w:val="18"/>
          <w:lang w:val="en-US"/>
        </w:rPr>
        <w:t xml:space="preserve">                    </w:t>
      </w:r>
      <w:r w:rsidRPr="009C1720">
        <w:rPr>
          <w:rFonts w:ascii="Georgia" w:hAnsi="Georgia" w:cs="Georgia"/>
          <w:color w:val="007F00"/>
          <w:sz w:val="18"/>
          <w:szCs w:val="18"/>
          <w:lang w:val="en-US"/>
        </w:rPr>
        <w:t>// Calculate duration</w:t>
      </w:r>
    </w:p>
    <w:p w14:paraId="678A6A0B" w14:textId="77777777" w:rsidR="009C1720" w:rsidRPr="009C1720" w:rsidRDefault="009C1720" w:rsidP="003F5F9E">
      <w:pPr>
        <w:autoSpaceDE w:val="0"/>
        <w:autoSpaceDN w:val="0"/>
        <w:adjustRightInd w:val="0"/>
        <w:spacing w:after="0" w:line="240" w:lineRule="auto"/>
        <w:rPr>
          <w:rFonts w:ascii="Georgia" w:hAnsi="Georgia" w:cs="Georgia"/>
          <w:color w:val="007F00"/>
          <w:sz w:val="18"/>
          <w:szCs w:val="18"/>
          <w:lang w:val="en-US"/>
        </w:rPr>
      </w:pPr>
      <w:r w:rsidRPr="009C1720">
        <w:rPr>
          <w:rFonts w:ascii="Verdana" w:hAnsi="Verdana" w:cs="Verdana"/>
          <w:color w:val="808080"/>
          <w:sz w:val="18"/>
          <w:szCs w:val="18"/>
          <w:lang w:val="en-US"/>
        </w:rPr>
        <w:t xml:space="preserve">                    </w:t>
      </w:r>
      <w:r w:rsidRPr="009C1720">
        <w:rPr>
          <w:rFonts w:ascii="Georgia" w:hAnsi="Georgia" w:cs="Georgia"/>
          <w:color w:val="007F00"/>
          <w:sz w:val="18"/>
          <w:szCs w:val="18"/>
          <w:lang w:val="en-US"/>
        </w:rPr>
        <w:t>// MAYBE Change to get difference between first and last index of 'results' collection</w:t>
      </w:r>
    </w:p>
    <w:p w14:paraId="44131FCE"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string</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duration</w:t>
      </w:r>
      <w:r w:rsidRPr="009C1720">
        <w:rPr>
          <w:rFonts w:ascii="Verdana" w:hAnsi="Verdana" w:cs="Verdana"/>
          <w:b/>
          <w:bCs/>
          <w:color w:val="000000"/>
          <w:sz w:val="18"/>
          <w:szCs w:val="18"/>
          <w:lang w:val="en-US"/>
        </w:rPr>
        <w:t>;</w:t>
      </w:r>
    </w:p>
    <w:p w14:paraId="2CB80CAF"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var</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difference</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dateEnd</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dateStart</w:t>
      </w:r>
      <w:r w:rsidRPr="009C1720">
        <w:rPr>
          <w:rFonts w:ascii="Verdana" w:hAnsi="Verdana" w:cs="Verdana"/>
          <w:b/>
          <w:bCs/>
          <w:color w:val="000000"/>
          <w:sz w:val="18"/>
          <w:szCs w:val="18"/>
          <w:lang w:val="en-US"/>
        </w:rPr>
        <w:t>;</w:t>
      </w:r>
    </w:p>
    <w:p w14:paraId="2BCB702A"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if</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roofErr w:type="gramStart"/>
      <w:r w:rsidRPr="009C1720">
        <w:rPr>
          <w:rFonts w:ascii="Verdana" w:hAnsi="Verdana" w:cs="Verdana"/>
          <w:color w:val="000000"/>
          <w:sz w:val="18"/>
          <w:szCs w:val="18"/>
          <w:lang w:val="en-US"/>
        </w:rPr>
        <w:t>difference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TotalDays</w:t>
      </w:r>
      <w:proofErr w:type="gramEnd"/>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&gt;=</w:t>
      </w:r>
      <w:r w:rsidRPr="009C1720">
        <w:rPr>
          <w:rFonts w:ascii="Verdana" w:hAnsi="Verdana" w:cs="Verdana"/>
          <w:color w:val="808080"/>
          <w:sz w:val="18"/>
          <w:szCs w:val="18"/>
          <w:lang w:val="en-US"/>
        </w:rPr>
        <w:t xml:space="preserve"> </w:t>
      </w:r>
      <w:r w:rsidRPr="009C1720">
        <w:rPr>
          <w:rFonts w:ascii="Verdana" w:hAnsi="Verdana" w:cs="Verdana"/>
          <w:color w:val="007F7F"/>
          <w:sz w:val="18"/>
          <w:szCs w:val="18"/>
          <w:lang w:val="en-US"/>
        </w:rPr>
        <w:t>1</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369AC5E3"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duration</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difference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Days</w:t>
      </w:r>
      <w:proofErr w:type="gramEnd"/>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7F007F"/>
          <w:sz w:val="18"/>
          <w:szCs w:val="18"/>
          <w:lang w:val="en-US"/>
        </w:rPr>
        <w:t>"d "</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difference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Hours</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7F007F"/>
          <w:sz w:val="18"/>
          <w:szCs w:val="18"/>
          <w:lang w:val="en-US"/>
        </w:rPr>
        <w:t>"h "</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difference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Minutes</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7F007F"/>
          <w:sz w:val="18"/>
          <w:szCs w:val="18"/>
          <w:lang w:val="en-US"/>
        </w:rPr>
        <w:t>"m"</w:t>
      </w:r>
      <w:r w:rsidRPr="009C1720">
        <w:rPr>
          <w:rFonts w:ascii="Verdana" w:hAnsi="Verdana" w:cs="Verdana"/>
          <w:b/>
          <w:bCs/>
          <w:color w:val="000000"/>
          <w:sz w:val="18"/>
          <w:szCs w:val="18"/>
          <w:lang w:val="en-US"/>
        </w:rPr>
        <w:t>;</w:t>
      </w:r>
    </w:p>
    <w:p w14:paraId="6AA66C01"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0D8A5AB4"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else</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if</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roofErr w:type="gramStart"/>
      <w:r w:rsidRPr="009C1720">
        <w:rPr>
          <w:rFonts w:ascii="Verdana" w:hAnsi="Verdana" w:cs="Verdana"/>
          <w:color w:val="000000"/>
          <w:sz w:val="18"/>
          <w:szCs w:val="18"/>
          <w:lang w:val="en-US"/>
        </w:rPr>
        <w:t>difference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TotalHours</w:t>
      </w:r>
      <w:proofErr w:type="gramEnd"/>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&gt;=</w:t>
      </w:r>
      <w:r w:rsidRPr="009C1720">
        <w:rPr>
          <w:rFonts w:ascii="Verdana" w:hAnsi="Verdana" w:cs="Verdana"/>
          <w:color w:val="808080"/>
          <w:sz w:val="18"/>
          <w:szCs w:val="18"/>
          <w:lang w:val="en-US"/>
        </w:rPr>
        <w:t xml:space="preserve"> </w:t>
      </w:r>
      <w:r w:rsidRPr="009C1720">
        <w:rPr>
          <w:rFonts w:ascii="Verdana" w:hAnsi="Verdana" w:cs="Verdana"/>
          <w:color w:val="007F7F"/>
          <w:sz w:val="18"/>
          <w:szCs w:val="18"/>
          <w:lang w:val="en-US"/>
        </w:rPr>
        <w:t>1</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0FC653EE"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duration</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difference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Hours</w:t>
      </w:r>
      <w:proofErr w:type="gramEnd"/>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7F007F"/>
          <w:sz w:val="18"/>
          <w:szCs w:val="18"/>
          <w:lang w:val="en-US"/>
        </w:rPr>
        <w:t>"h "</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difference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Minutes</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7F007F"/>
          <w:sz w:val="18"/>
          <w:szCs w:val="18"/>
          <w:lang w:val="en-US"/>
        </w:rPr>
        <w:t>"m"</w:t>
      </w:r>
      <w:r w:rsidRPr="009C1720">
        <w:rPr>
          <w:rFonts w:ascii="Verdana" w:hAnsi="Verdana" w:cs="Verdana"/>
          <w:b/>
          <w:bCs/>
          <w:color w:val="000000"/>
          <w:sz w:val="18"/>
          <w:szCs w:val="18"/>
          <w:lang w:val="en-US"/>
        </w:rPr>
        <w:t>;</w:t>
      </w:r>
    </w:p>
    <w:p w14:paraId="468E8F34"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66188B24"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else</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569EC855"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duration</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difference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Minutes</w:t>
      </w:r>
      <w:proofErr w:type="gramEnd"/>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7F007F"/>
          <w:sz w:val="18"/>
          <w:szCs w:val="18"/>
          <w:lang w:val="en-US"/>
        </w:rPr>
        <w:t>"m"</w:t>
      </w:r>
      <w:r w:rsidRPr="009C1720">
        <w:rPr>
          <w:rFonts w:ascii="Verdana" w:hAnsi="Verdana" w:cs="Verdana"/>
          <w:b/>
          <w:bCs/>
          <w:color w:val="000000"/>
          <w:sz w:val="18"/>
          <w:szCs w:val="18"/>
          <w:lang w:val="en-US"/>
        </w:rPr>
        <w:t>;</w:t>
      </w:r>
    </w:p>
    <w:p w14:paraId="24784012"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343EA830"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p>
    <w:p w14:paraId="62C7155F" w14:textId="77777777" w:rsidR="009C1720" w:rsidRPr="009C1720" w:rsidRDefault="009C1720" w:rsidP="003F5F9E">
      <w:pPr>
        <w:autoSpaceDE w:val="0"/>
        <w:autoSpaceDN w:val="0"/>
        <w:adjustRightInd w:val="0"/>
        <w:spacing w:after="0" w:line="240" w:lineRule="auto"/>
        <w:rPr>
          <w:rFonts w:ascii="Georgia" w:hAnsi="Georgia" w:cs="Georgia"/>
          <w:color w:val="007F00"/>
          <w:sz w:val="18"/>
          <w:szCs w:val="18"/>
          <w:lang w:val="en-US"/>
        </w:rPr>
      </w:pPr>
      <w:r w:rsidRPr="009C1720">
        <w:rPr>
          <w:rFonts w:ascii="Verdana" w:hAnsi="Verdana" w:cs="Verdana"/>
          <w:color w:val="808080"/>
          <w:sz w:val="18"/>
          <w:szCs w:val="18"/>
          <w:lang w:val="en-US"/>
        </w:rPr>
        <w:t xml:space="preserve">                    </w:t>
      </w:r>
      <w:r w:rsidRPr="009C1720">
        <w:rPr>
          <w:rFonts w:ascii="Georgia" w:hAnsi="Georgia" w:cs="Georgia"/>
          <w:color w:val="007F00"/>
          <w:sz w:val="18"/>
          <w:szCs w:val="18"/>
          <w:lang w:val="en-US"/>
        </w:rPr>
        <w:t>// Create TripTile</w:t>
      </w:r>
    </w:p>
    <w:p w14:paraId="0A8BD8D9"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TripTileCollection</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Add</w:t>
      </w:r>
      <w:r w:rsidRPr="009C1720">
        <w:rPr>
          <w:rFonts w:ascii="Verdana" w:hAnsi="Verdana" w:cs="Verdana"/>
          <w:b/>
          <w:bCs/>
          <w:color w:val="000000"/>
          <w:sz w:val="18"/>
          <w:szCs w:val="18"/>
          <w:lang w:val="en-US"/>
        </w:rPr>
        <w:t>(</w:t>
      </w:r>
      <w:r w:rsidRPr="009C1720">
        <w:rPr>
          <w:rFonts w:ascii="Verdana" w:hAnsi="Verdana" w:cs="Verdana"/>
          <w:b/>
          <w:bCs/>
          <w:color w:val="00007F"/>
          <w:sz w:val="18"/>
          <w:szCs w:val="18"/>
          <w:lang w:val="en-US"/>
        </w:rPr>
        <w:t>new</w:t>
      </w: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Tile</w:t>
      </w:r>
      <w:r w:rsidRPr="009C1720">
        <w:rPr>
          <w:rFonts w:ascii="Verdana" w:hAnsi="Verdana" w:cs="Verdana"/>
          <w:b/>
          <w:bCs/>
          <w:color w:val="000000"/>
          <w:sz w:val="18"/>
          <w:szCs w:val="18"/>
          <w:lang w:val="en-US"/>
        </w:rPr>
        <w:t>(</w:t>
      </w:r>
      <w:proofErr w:type="gramEnd"/>
      <w:r w:rsidRPr="009C1720">
        <w:rPr>
          <w:rFonts w:ascii="Verdana" w:hAnsi="Verdana" w:cs="Verdana"/>
          <w:color w:val="000000"/>
          <w:sz w:val="18"/>
          <w:szCs w:val="18"/>
          <w:lang w:val="en-US"/>
        </w:rPr>
        <w:t>rowId</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startLocation</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endLocation</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bounds</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polyLineLayer</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title</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date</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distance</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duration</w:t>
      </w:r>
      <w:r w:rsidRPr="009C1720">
        <w:rPr>
          <w:rFonts w:ascii="Verdana" w:hAnsi="Verdana" w:cs="Verdana"/>
          <w:b/>
          <w:bCs/>
          <w:color w:val="000000"/>
          <w:sz w:val="18"/>
          <w:szCs w:val="18"/>
          <w:lang w:val="en-US"/>
        </w:rPr>
        <w:t>));</w:t>
      </w:r>
    </w:p>
    <w:p w14:paraId="320AAF8F"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5EFDD9AA"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catch</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Exception</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4B942AFF" w14:textId="77777777" w:rsidR="009C1720" w:rsidRPr="009C1720" w:rsidRDefault="009C1720" w:rsidP="003F5F9E">
      <w:pPr>
        <w:autoSpaceDE w:val="0"/>
        <w:autoSpaceDN w:val="0"/>
        <w:adjustRightInd w:val="0"/>
        <w:spacing w:after="0" w:line="240" w:lineRule="auto"/>
        <w:rPr>
          <w:rFonts w:ascii="Georgia" w:hAnsi="Georgia" w:cs="Georgia"/>
          <w:color w:val="007F00"/>
          <w:sz w:val="18"/>
          <w:szCs w:val="18"/>
          <w:lang w:val="en-US"/>
        </w:rPr>
      </w:pPr>
      <w:r w:rsidRPr="009C1720">
        <w:rPr>
          <w:rFonts w:ascii="Verdana" w:hAnsi="Verdana" w:cs="Verdana"/>
          <w:color w:val="808080"/>
          <w:sz w:val="18"/>
          <w:szCs w:val="18"/>
          <w:lang w:val="en-US"/>
        </w:rPr>
        <w:t xml:space="preserve">                    </w:t>
      </w:r>
      <w:r w:rsidRPr="009C1720">
        <w:rPr>
          <w:rFonts w:ascii="Georgia" w:hAnsi="Georgia" w:cs="Georgia"/>
          <w:color w:val="007F00"/>
          <w:sz w:val="18"/>
          <w:szCs w:val="18"/>
          <w:lang w:val="en-US"/>
        </w:rPr>
        <w:t>//ignore</w:t>
      </w:r>
    </w:p>
    <w:p w14:paraId="0E42431E"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1F159E82"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1B6E9514"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7C59EE6A" w14:textId="5419CF98" w:rsidR="009C1720" w:rsidRDefault="009C1720" w:rsidP="003F5F9E">
      <w:pPr>
        <w:autoSpaceDE w:val="0"/>
        <w:autoSpaceDN w:val="0"/>
        <w:adjustRightInd w:val="0"/>
        <w:spacing w:after="0" w:line="240" w:lineRule="auto"/>
        <w:rPr>
          <w:rFonts w:ascii="Verdana" w:hAnsi="Verdana" w:cs="Verdana"/>
          <w:color w:val="808080"/>
          <w:sz w:val="18"/>
          <w:szCs w:val="18"/>
          <w:lang w:val="en-US"/>
        </w:rPr>
      </w:pPr>
    </w:p>
    <w:p w14:paraId="7D3DD2E5" w14:textId="176E0FB0" w:rsidR="009C1720" w:rsidRPr="009C1720" w:rsidRDefault="009C1720" w:rsidP="003F5F9E">
      <w:pPr>
        <w:pStyle w:val="Heading4"/>
        <w:rPr>
          <w:rFonts w:ascii="Verdana" w:hAnsi="Verdana" w:cs="Verdana"/>
          <w:color w:val="808080"/>
          <w:sz w:val="18"/>
          <w:szCs w:val="18"/>
          <w:lang w:val="en-US"/>
        </w:rPr>
      </w:pPr>
      <w:r>
        <w:rPr>
          <w:lang w:val="en-US"/>
        </w:rPr>
        <w:t>1.1.5 – RouteViewerLoadTrip</w:t>
      </w:r>
    </w:p>
    <w:p w14:paraId="211C43A8"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private</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List</w:t>
      </w:r>
      <w:r w:rsidRPr="009C1720">
        <w:rPr>
          <w:rFonts w:ascii="Verdana" w:hAnsi="Verdana" w:cs="Verdana"/>
          <w:b/>
          <w:bCs/>
          <w:color w:val="000000"/>
          <w:sz w:val="18"/>
          <w:szCs w:val="18"/>
          <w:lang w:val="en-US"/>
        </w:rPr>
        <w:t>&lt;</w:t>
      </w:r>
      <w:r w:rsidRPr="009C1720">
        <w:rPr>
          <w:rFonts w:ascii="Verdana" w:hAnsi="Verdana" w:cs="Verdana"/>
          <w:color w:val="000000"/>
          <w:sz w:val="18"/>
          <w:szCs w:val="18"/>
          <w:lang w:val="en-US"/>
        </w:rPr>
        <w:t>RootObject</w:t>
      </w:r>
      <w:r w:rsidRPr="009C1720">
        <w:rPr>
          <w:rFonts w:ascii="Verdana" w:hAnsi="Verdana" w:cs="Verdana"/>
          <w:b/>
          <w:bCs/>
          <w:color w:val="000000"/>
          <w:sz w:val="18"/>
          <w:szCs w:val="18"/>
          <w:lang w:val="en-US"/>
        </w:rPr>
        <w:t>&gt;</w:t>
      </w: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RouteViewerLoadTrip</w:t>
      </w:r>
      <w:r w:rsidRPr="009C1720">
        <w:rPr>
          <w:rFonts w:ascii="Verdana" w:hAnsi="Verdana" w:cs="Verdana"/>
          <w:b/>
          <w:bCs/>
          <w:color w:val="000000"/>
          <w:sz w:val="18"/>
          <w:szCs w:val="18"/>
          <w:lang w:val="en-US"/>
        </w:rPr>
        <w:t>(</w:t>
      </w:r>
      <w:proofErr w:type="gramEnd"/>
      <w:r w:rsidRPr="009C1720">
        <w:rPr>
          <w:rFonts w:ascii="Verdana" w:hAnsi="Verdana" w:cs="Verdana"/>
          <w:b/>
          <w:bCs/>
          <w:color w:val="00007F"/>
          <w:sz w:val="18"/>
          <w:szCs w:val="18"/>
          <w:lang w:val="en-US"/>
        </w:rPr>
        <w:t>int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tripId</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545C5447"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var</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connection</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new</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MySqlConnection</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ConnectionString</w:t>
      </w:r>
      <w:r w:rsidRPr="009C1720">
        <w:rPr>
          <w:rFonts w:ascii="Verdana" w:hAnsi="Verdana" w:cs="Verdana"/>
          <w:b/>
          <w:bCs/>
          <w:color w:val="000000"/>
          <w:sz w:val="18"/>
          <w:szCs w:val="18"/>
          <w:lang w:val="en-US"/>
        </w:rPr>
        <w:t>);</w:t>
      </w:r>
    </w:p>
    <w:p w14:paraId="751A163C"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var</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dt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new</w:t>
      </w: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DataTable</w:t>
      </w:r>
      <w:r w:rsidRPr="009C1720">
        <w:rPr>
          <w:rFonts w:ascii="Verdana" w:hAnsi="Verdana" w:cs="Verdana"/>
          <w:b/>
          <w:bCs/>
          <w:color w:val="000000"/>
          <w:sz w:val="18"/>
          <w:szCs w:val="18"/>
          <w:lang w:val="en-US"/>
        </w:rPr>
        <w:t>(</w:t>
      </w:r>
      <w:proofErr w:type="gramEnd"/>
      <w:r w:rsidRPr="009C1720">
        <w:rPr>
          <w:rFonts w:ascii="Verdana" w:hAnsi="Verdana" w:cs="Verdana"/>
          <w:b/>
          <w:bCs/>
          <w:color w:val="000000"/>
          <w:sz w:val="18"/>
          <w:szCs w:val="18"/>
          <w:lang w:val="en-US"/>
        </w:rPr>
        <w:t>);</w:t>
      </w:r>
    </w:p>
    <w:p w14:paraId="04D3F1F6"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connection</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Open</w:t>
      </w:r>
      <w:proofErr w:type="gramEnd"/>
      <w:r w:rsidRPr="009C1720">
        <w:rPr>
          <w:rFonts w:ascii="Verdana" w:hAnsi="Verdana" w:cs="Verdana"/>
          <w:b/>
          <w:bCs/>
          <w:color w:val="000000"/>
          <w:sz w:val="18"/>
          <w:szCs w:val="18"/>
          <w:lang w:val="en-US"/>
        </w:rPr>
        <w:t>();</w:t>
      </w:r>
    </w:p>
    <w:p w14:paraId="51F62F13"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p>
    <w:p w14:paraId="6C78DB65"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try</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73859651"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var</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command</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connection</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CreateCommand</w:t>
      </w:r>
      <w:proofErr w:type="gramEnd"/>
      <w:r w:rsidRPr="009C1720">
        <w:rPr>
          <w:rFonts w:ascii="Verdana" w:hAnsi="Verdana" w:cs="Verdana"/>
          <w:b/>
          <w:bCs/>
          <w:color w:val="000000"/>
          <w:sz w:val="18"/>
          <w:szCs w:val="18"/>
          <w:lang w:val="en-US"/>
        </w:rPr>
        <w:t>();</w:t>
      </w:r>
    </w:p>
    <w:p w14:paraId="66E49F87"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command</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CommandText</w:t>
      </w:r>
      <w:proofErr w:type="gramEnd"/>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w:t>
      </w:r>
      <w:r w:rsidRPr="009C1720">
        <w:rPr>
          <w:rFonts w:ascii="Verdana" w:hAnsi="Verdana" w:cs="Verdana"/>
          <w:color w:val="7F007F"/>
          <w:sz w:val="18"/>
          <w:szCs w:val="18"/>
          <w:lang w:val="en-US"/>
        </w:rPr>
        <w:t>"SELECT * FROM trips WHERE id={tripId}"</w:t>
      </w:r>
      <w:r w:rsidRPr="009C1720">
        <w:rPr>
          <w:rFonts w:ascii="Verdana" w:hAnsi="Verdana" w:cs="Verdana"/>
          <w:b/>
          <w:bCs/>
          <w:color w:val="000000"/>
          <w:sz w:val="18"/>
          <w:szCs w:val="18"/>
          <w:lang w:val="en-US"/>
        </w:rPr>
        <w:t>;</w:t>
      </w:r>
    </w:p>
    <w:p w14:paraId="6BC8F2DB"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p>
    <w:p w14:paraId="17199C38"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using</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b/>
          <w:bCs/>
          <w:color w:val="00007F"/>
          <w:sz w:val="18"/>
          <w:szCs w:val="18"/>
          <w:lang w:val="en-US"/>
        </w:rPr>
        <w:t>var</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dr</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command</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ExecuteReader</w:t>
      </w:r>
      <w:proofErr w:type="gramEnd"/>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4C8AD01B"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dt</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Load</w:t>
      </w:r>
      <w:proofErr w:type="gramEnd"/>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dr</w:t>
      </w:r>
      <w:r w:rsidRPr="009C1720">
        <w:rPr>
          <w:rFonts w:ascii="Verdana" w:hAnsi="Verdana" w:cs="Verdana"/>
          <w:b/>
          <w:bCs/>
          <w:color w:val="000000"/>
          <w:sz w:val="18"/>
          <w:szCs w:val="18"/>
          <w:lang w:val="en-US"/>
        </w:rPr>
        <w:t>);</w:t>
      </w:r>
    </w:p>
    <w:p w14:paraId="045E8BC1"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foreach</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DataRow</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row</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in</w:t>
      </w: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dt</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Rows</w:t>
      </w:r>
      <w:proofErr w:type="gramEnd"/>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3A242CD3"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rPr>
        <w:t>var</w:t>
      </w:r>
      <w:r w:rsidRPr="009C1720">
        <w:rPr>
          <w:rFonts w:ascii="Verdana" w:hAnsi="Verdana" w:cs="Verdana"/>
          <w:color w:val="808080"/>
          <w:sz w:val="18"/>
          <w:szCs w:val="18"/>
        </w:rPr>
        <w:t xml:space="preserve"> </w:t>
      </w:r>
      <w:r w:rsidRPr="009C1720">
        <w:rPr>
          <w:rFonts w:ascii="Verdana" w:hAnsi="Verdana" w:cs="Verdana"/>
          <w:color w:val="000000"/>
          <w:sz w:val="18"/>
          <w:szCs w:val="18"/>
        </w:rPr>
        <w:t>logs</w:t>
      </w:r>
      <w:r w:rsidRPr="009C1720">
        <w:rPr>
          <w:rFonts w:ascii="Verdana" w:hAnsi="Verdana" w:cs="Verdana"/>
          <w:color w:val="808080"/>
          <w:sz w:val="18"/>
          <w:szCs w:val="18"/>
        </w:rPr>
        <w:t xml:space="preserve"> </w:t>
      </w:r>
      <w:r w:rsidRPr="009C1720">
        <w:rPr>
          <w:rFonts w:ascii="Verdana" w:hAnsi="Verdana" w:cs="Verdana"/>
          <w:b/>
          <w:bCs/>
          <w:color w:val="000000"/>
          <w:sz w:val="18"/>
          <w:szCs w:val="18"/>
        </w:rPr>
        <w:t>=</w:t>
      </w:r>
      <w:r w:rsidRPr="009C1720">
        <w:rPr>
          <w:rFonts w:ascii="Verdana" w:hAnsi="Verdana" w:cs="Verdana"/>
          <w:color w:val="808080"/>
          <w:sz w:val="18"/>
          <w:szCs w:val="18"/>
        </w:rPr>
        <w:t xml:space="preserve"> </w:t>
      </w:r>
      <w:r w:rsidRPr="009C1720">
        <w:rPr>
          <w:rFonts w:ascii="Verdana" w:hAnsi="Verdana" w:cs="Verdana"/>
          <w:color w:val="000000"/>
          <w:sz w:val="18"/>
          <w:szCs w:val="18"/>
        </w:rPr>
        <w:t>row</w:t>
      </w:r>
      <w:r w:rsidRPr="009C1720">
        <w:rPr>
          <w:rFonts w:ascii="Verdana" w:hAnsi="Verdana" w:cs="Verdana"/>
          <w:b/>
          <w:bCs/>
          <w:color w:val="000000"/>
          <w:sz w:val="18"/>
          <w:szCs w:val="18"/>
        </w:rPr>
        <w:t>[</w:t>
      </w:r>
      <w:r w:rsidRPr="009C1720">
        <w:rPr>
          <w:rFonts w:ascii="Verdana" w:hAnsi="Verdana" w:cs="Verdana"/>
          <w:color w:val="7F007F"/>
          <w:sz w:val="18"/>
          <w:szCs w:val="18"/>
        </w:rPr>
        <w:t>"log_file"</w:t>
      </w:r>
      <w:proofErr w:type="gramStart"/>
      <w:r w:rsidRPr="009C1720">
        <w:rPr>
          <w:rFonts w:ascii="Verdana" w:hAnsi="Verdana" w:cs="Verdana"/>
          <w:b/>
          <w:bCs/>
          <w:color w:val="000000"/>
          <w:sz w:val="18"/>
          <w:szCs w:val="18"/>
        </w:rPr>
        <w:t>].</w:t>
      </w:r>
      <w:r w:rsidRPr="009C1720">
        <w:rPr>
          <w:rFonts w:ascii="Verdana" w:hAnsi="Verdana" w:cs="Verdana"/>
          <w:color w:val="000000"/>
          <w:sz w:val="18"/>
          <w:szCs w:val="18"/>
        </w:rPr>
        <w:t>ToString</w:t>
      </w:r>
      <w:proofErr w:type="gramEnd"/>
      <w:r w:rsidRPr="009C1720">
        <w:rPr>
          <w:rFonts w:ascii="Verdana" w:hAnsi="Verdana" w:cs="Verdana"/>
          <w:b/>
          <w:bCs/>
          <w:color w:val="000000"/>
          <w:sz w:val="18"/>
          <w:szCs w:val="18"/>
        </w:rPr>
        <w:t>();</w:t>
      </w:r>
    </w:p>
    <w:p w14:paraId="18D87FF5"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rPr>
        <w:t xml:space="preserve">                        </w:t>
      </w:r>
      <w:r w:rsidRPr="009C1720">
        <w:rPr>
          <w:rFonts w:ascii="Verdana" w:hAnsi="Verdana" w:cs="Verdana"/>
          <w:b/>
          <w:bCs/>
          <w:color w:val="00007F"/>
          <w:sz w:val="18"/>
          <w:szCs w:val="18"/>
          <w:lang w:val="en-US"/>
        </w:rPr>
        <w:t>return</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JsonConvert</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DeserializeObject</w:t>
      </w:r>
      <w:r w:rsidRPr="009C1720">
        <w:rPr>
          <w:rFonts w:ascii="Verdana" w:hAnsi="Verdana" w:cs="Verdana"/>
          <w:b/>
          <w:bCs/>
          <w:color w:val="000000"/>
          <w:sz w:val="18"/>
          <w:szCs w:val="18"/>
          <w:lang w:val="en-US"/>
        </w:rPr>
        <w:t>&lt;</w:t>
      </w:r>
      <w:r w:rsidRPr="009C1720">
        <w:rPr>
          <w:rFonts w:ascii="Verdana" w:hAnsi="Verdana" w:cs="Verdana"/>
          <w:color w:val="000000"/>
          <w:sz w:val="18"/>
          <w:szCs w:val="18"/>
          <w:lang w:val="en-US"/>
        </w:rPr>
        <w:t>List</w:t>
      </w:r>
      <w:r w:rsidRPr="009C1720">
        <w:rPr>
          <w:rFonts w:ascii="Verdana" w:hAnsi="Verdana" w:cs="Verdana"/>
          <w:b/>
          <w:bCs/>
          <w:color w:val="000000"/>
          <w:sz w:val="18"/>
          <w:szCs w:val="18"/>
          <w:lang w:val="en-US"/>
        </w:rPr>
        <w:t>&lt;</w:t>
      </w:r>
      <w:r w:rsidRPr="009C1720">
        <w:rPr>
          <w:rFonts w:ascii="Verdana" w:hAnsi="Verdana" w:cs="Verdana"/>
          <w:color w:val="000000"/>
          <w:sz w:val="18"/>
          <w:szCs w:val="18"/>
          <w:lang w:val="en-US"/>
        </w:rPr>
        <w:t>RootObject</w:t>
      </w:r>
      <w:r w:rsidRPr="009C1720">
        <w:rPr>
          <w:rFonts w:ascii="Verdana" w:hAnsi="Verdana" w:cs="Verdana"/>
          <w:b/>
          <w:bCs/>
          <w:color w:val="000000"/>
          <w:sz w:val="18"/>
          <w:szCs w:val="18"/>
          <w:lang w:val="en-US"/>
        </w:rPr>
        <w:t>&gt;&gt;(</w:t>
      </w:r>
      <w:r w:rsidRPr="009C1720">
        <w:rPr>
          <w:rFonts w:ascii="Verdana" w:hAnsi="Verdana" w:cs="Verdana"/>
          <w:color w:val="000000"/>
          <w:sz w:val="18"/>
          <w:szCs w:val="18"/>
          <w:lang w:val="en-US"/>
        </w:rPr>
        <w:t>logs</w:t>
      </w:r>
      <w:r w:rsidRPr="009C1720">
        <w:rPr>
          <w:rFonts w:ascii="Verdana" w:hAnsi="Verdana" w:cs="Verdana"/>
          <w:b/>
          <w:bCs/>
          <w:color w:val="000000"/>
          <w:sz w:val="18"/>
          <w:szCs w:val="18"/>
          <w:lang w:val="en-US"/>
        </w:rPr>
        <w:t>);</w:t>
      </w:r>
    </w:p>
    <w:p w14:paraId="44B1A3A9"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6DE05313"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51DFE115"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14CAD319"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catch</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MySqlException</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exception</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44113236"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MessageBox</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Show</w:t>
      </w:r>
      <w:r w:rsidRPr="009C1720">
        <w:rPr>
          <w:rFonts w:ascii="Verdana" w:hAnsi="Verdana" w:cs="Verdana"/>
          <w:b/>
          <w:bCs/>
          <w:color w:val="000000"/>
          <w:sz w:val="18"/>
          <w:szCs w:val="18"/>
          <w:lang w:val="en-US"/>
        </w:rPr>
        <w:t>(</w:t>
      </w:r>
      <w:proofErr w:type="gramStart"/>
      <w:r w:rsidRPr="009C1720">
        <w:rPr>
          <w:rFonts w:ascii="Verdana" w:hAnsi="Verdana" w:cs="Verdana"/>
          <w:color w:val="000000"/>
          <w:sz w:val="18"/>
          <w:szCs w:val="18"/>
          <w:lang w:val="en-US"/>
        </w:rPr>
        <w:t>exception</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ToString</w:t>
      </w:r>
      <w:proofErr w:type="gramEnd"/>
      <w:r w:rsidRPr="009C1720">
        <w:rPr>
          <w:rFonts w:ascii="Verdana" w:hAnsi="Verdana" w:cs="Verdana"/>
          <w:b/>
          <w:bCs/>
          <w:color w:val="000000"/>
          <w:sz w:val="18"/>
          <w:szCs w:val="18"/>
          <w:lang w:val="en-US"/>
        </w:rPr>
        <w:t>());</w:t>
      </w:r>
    </w:p>
    <w:p w14:paraId="62C00A12"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7C4F472D"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p>
    <w:p w14:paraId="086A861B"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return</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null</w:t>
      </w:r>
      <w:r w:rsidRPr="009C1720">
        <w:rPr>
          <w:rFonts w:ascii="Verdana" w:hAnsi="Verdana" w:cs="Verdana"/>
          <w:b/>
          <w:bCs/>
          <w:color w:val="000000"/>
          <w:sz w:val="18"/>
          <w:szCs w:val="18"/>
          <w:lang w:val="en-US"/>
        </w:rPr>
        <w:t>;</w:t>
      </w:r>
    </w:p>
    <w:p w14:paraId="79A77DEA"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7B1F81F2" w14:textId="214B27BC" w:rsidR="00A537CB" w:rsidRDefault="00A537CB" w:rsidP="003F5F9E">
      <w:pPr>
        <w:autoSpaceDE w:val="0"/>
        <w:autoSpaceDN w:val="0"/>
        <w:adjustRightInd w:val="0"/>
        <w:spacing w:after="0" w:line="240" w:lineRule="auto"/>
        <w:rPr>
          <w:rFonts w:ascii="Verdana" w:hAnsi="Verdana" w:cs="Verdana"/>
          <w:color w:val="808080"/>
          <w:sz w:val="18"/>
          <w:szCs w:val="18"/>
          <w:lang w:val="en-US"/>
        </w:rPr>
      </w:pPr>
    </w:p>
    <w:p w14:paraId="5B40121D" w14:textId="0B33EC74" w:rsidR="00A537CB" w:rsidRPr="009C1720" w:rsidRDefault="00A537CB" w:rsidP="003F5F9E">
      <w:pPr>
        <w:pStyle w:val="Heading4"/>
        <w:rPr>
          <w:rFonts w:ascii="Verdana" w:hAnsi="Verdana" w:cs="Verdana"/>
          <w:color w:val="808080"/>
          <w:sz w:val="18"/>
          <w:szCs w:val="18"/>
          <w:lang w:val="en-US"/>
        </w:rPr>
      </w:pPr>
      <w:r>
        <w:rPr>
          <w:lang w:val="en-US"/>
        </w:rPr>
        <w:t>1.1.6 – CalculateDistance</w:t>
      </w:r>
    </w:p>
    <w:p w14:paraId="5D620159" w14:textId="77777777" w:rsidR="009C1720" w:rsidRPr="009C1720" w:rsidRDefault="009C1720" w:rsidP="003F5F9E">
      <w:pPr>
        <w:autoSpaceDE w:val="0"/>
        <w:autoSpaceDN w:val="0"/>
        <w:adjustRightInd w:val="0"/>
        <w:spacing w:after="0" w:line="240" w:lineRule="auto"/>
        <w:rPr>
          <w:rFonts w:ascii="Georgia" w:hAnsi="Georgia" w:cs="Georgia"/>
          <w:color w:val="007F00"/>
          <w:sz w:val="18"/>
          <w:szCs w:val="18"/>
          <w:lang w:val="en-US"/>
        </w:rPr>
      </w:pPr>
      <w:r w:rsidRPr="009C1720">
        <w:rPr>
          <w:rFonts w:ascii="Verdana" w:hAnsi="Verdana" w:cs="Verdana"/>
          <w:color w:val="808080"/>
          <w:sz w:val="18"/>
          <w:szCs w:val="18"/>
          <w:lang w:val="en-US"/>
        </w:rPr>
        <w:t xml:space="preserve">        </w:t>
      </w:r>
      <w:r w:rsidRPr="009C1720">
        <w:rPr>
          <w:rFonts w:ascii="Georgia" w:hAnsi="Georgia" w:cs="Georgia"/>
          <w:color w:val="007F00"/>
          <w:sz w:val="18"/>
          <w:szCs w:val="18"/>
          <w:lang w:val="en-US"/>
        </w:rPr>
        <w:t>// Returns the distance (in metric meters) between two locations</w:t>
      </w:r>
    </w:p>
    <w:p w14:paraId="13DAAB25"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lastRenderedPageBreak/>
        <w:t xml:space="preserve">        </w:t>
      </w:r>
      <w:r w:rsidRPr="009C1720">
        <w:rPr>
          <w:rFonts w:ascii="Verdana" w:hAnsi="Verdana" w:cs="Verdana"/>
          <w:b/>
          <w:bCs/>
          <w:color w:val="00007F"/>
          <w:sz w:val="18"/>
          <w:szCs w:val="18"/>
          <w:lang w:val="en-US"/>
        </w:rPr>
        <w:t>public</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static</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double</w:t>
      </w: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CalculateDistance</w:t>
      </w:r>
      <w:r w:rsidRPr="009C1720">
        <w:rPr>
          <w:rFonts w:ascii="Verdana" w:hAnsi="Verdana" w:cs="Verdana"/>
          <w:b/>
          <w:bCs/>
          <w:color w:val="000000"/>
          <w:sz w:val="18"/>
          <w:szCs w:val="18"/>
          <w:lang w:val="en-US"/>
        </w:rPr>
        <w:t>(</w:t>
      </w:r>
      <w:proofErr w:type="gramEnd"/>
      <w:r w:rsidRPr="009C1720">
        <w:rPr>
          <w:rFonts w:ascii="Verdana" w:hAnsi="Verdana" w:cs="Verdana"/>
          <w:color w:val="000000"/>
          <w:sz w:val="18"/>
          <w:szCs w:val="18"/>
          <w:lang w:val="en-US"/>
        </w:rPr>
        <w:t>Location</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previousPin</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Location</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currentPin</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46E46EED"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try</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448054B0"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var</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firstCoordinate</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new</w:t>
      </w: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GeoCoordinate</w:t>
      </w:r>
      <w:r w:rsidRPr="009C1720">
        <w:rPr>
          <w:rFonts w:ascii="Verdana" w:hAnsi="Verdana" w:cs="Verdana"/>
          <w:b/>
          <w:bCs/>
          <w:color w:val="000000"/>
          <w:sz w:val="18"/>
          <w:szCs w:val="18"/>
          <w:lang w:val="en-US"/>
        </w:rPr>
        <w:t>(</w:t>
      </w:r>
      <w:proofErr w:type="gramEnd"/>
      <w:r w:rsidRPr="009C1720">
        <w:rPr>
          <w:rFonts w:ascii="Verdana" w:hAnsi="Verdana" w:cs="Verdana"/>
          <w:color w:val="000000"/>
          <w:sz w:val="18"/>
          <w:szCs w:val="18"/>
          <w:lang w:val="en-US"/>
        </w:rPr>
        <w:t>previousPin</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Longitude</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previousPin</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Latitude</w:t>
      </w:r>
      <w:r w:rsidRPr="009C1720">
        <w:rPr>
          <w:rFonts w:ascii="Verdana" w:hAnsi="Verdana" w:cs="Verdana"/>
          <w:b/>
          <w:bCs/>
          <w:color w:val="000000"/>
          <w:sz w:val="18"/>
          <w:szCs w:val="18"/>
          <w:lang w:val="en-US"/>
        </w:rPr>
        <w:t>);</w:t>
      </w:r>
    </w:p>
    <w:p w14:paraId="0A3DAE92"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var</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secondCoordinate</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new</w:t>
      </w: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GeoCoordinate</w:t>
      </w:r>
      <w:r w:rsidRPr="009C1720">
        <w:rPr>
          <w:rFonts w:ascii="Verdana" w:hAnsi="Verdana" w:cs="Verdana"/>
          <w:b/>
          <w:bCs/>
          <w:color w:val="000000"/>
          <w:sz w:val="18"/>
          <w:szCs w:val="18"/>
          <w:lang w:val="en-US"/>
        </w:rPr>
        <w:t>(</w:t>
      </w:r>
      <w:proofErr w:type="gramEnd"/>
      <w:r w:rsidRPr="009C1720">
        <w:rPr>
          <w:rFonts w:ascii="Verdana" w:hAnsi="Verdana" w:cs="Verdana"/>
          <w:color w:val="000000"/>
          <w:sz w:val="18"/>
          <w:szCs w:val="18"/>
          <w:lang w:val="en-US"/>
        </w:rPr>
        <w:t>currentPin</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Longitude</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currentPin</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Latitude</w:t>
      </w:r>
      <w:r w:rsidRPr="009C1720">
        <w:rPr>
          <w:rFonts w:ascii="Verdana" w:hAnsi="Verdana" w:cs="Verdana"/>
          <w:b/>
          <w:bCs/>
          <w:color w:val="000000"/>
          <w:sz w:val="18"/>
          <w:szCs w:val="18"/>
          <w:lang w:val="en-US"/>
        </w:rPr>
        <w:t>);</w:t>
      </w:r>
    </w:p>
    <w:p w14:paraId="7B5EC737"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p>
    <w:p w14:paraId="7E0D8150"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return</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firstCoordinate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GetDistanceTo</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secondCoordinate</w:t>
      </w:r>
      <w:r w:rsidRPr="009C1720">
        <w:rPr>
          <w:rFonts w:ascii="Verdana" w:hAnsi="Verdana" w:cs="Verdana"/>
          <w:b/>
          <w:bCs/>
          <w:color w:val="000000"/>
          <w:sz w:val="18"/>
          <w:szCs w:val="18"/>
          <w:lang w:val="en-US"/>
        </w:rPr>
        <w:t>);</w:t>
      </w:r>
    </w:p>
    <w:p w14:paraId="6726CF79"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56F24712"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catch</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Exception</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279D6FE2"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return</w:t>
      </w:r>
      <w:r w:rsidRPr="009C1720">
        <w:rPr>
          <w:rFonts w:ascii="Verdana" w:hAnsi="Verdana" w:cs="Verdana"/>
          <w:color w:val="808080"/>
          <w:sz w:val="18"/>
          <w:szCs w:val="18"/>
          <w:lang w:val="en-US"/>
        </w:rPr>
        <w:t xml:space="preserve"> </w:t>
      </w:r>
      <w:r w:rsidRPr="009C1720">
        <w:rPr>
          <w:rFonts w:ascii="Verdana" w:hAnsi="Verdana" w:cs="Verdana"/>
          <w:color w:val="007F7F"/>
          <w:sz w:val="18"/>
          <w:szCs w:val="18"/>
          <w:lang w:val="en-US"/>
        </w:rPr>
        <w:t>0</w:t>
      </w:r>
      <w:r w:rsidRPr="009C1720">
        <w:rPr>
          <w:rFonts w:ascii="Verdana" w:hAnsi="Verdana" w:cs="Verdana"/>
          <w:b/>
          <w:bCs/>
          <w:color w:val="000000"/>
          <w:sz w:val="18"/>
          <w:szCs w:val="18"/>
          <w:lang w:val="en-US"/>
        </w:rPr>
        <w:t>;</w:t>
      </w:r>
    </w:p>
    <w:p w14:paraId="5DD9EB9E"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0C310749" w14:textId="68C1B2A2"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4FF12ACC" w14:textId="2FF66D12" w:rsidR="009C1720" w:rsidRDefault="009C1720" w:rsidP="003F5F9E">
      <w:pPr>
        <w:autoSpaceDE w:val="0"/>
        <w:autoSpaceDN w:val="0"/>
        <w:adjustRightInd w:val="0"/>
        <w:spacing w:after="0" w:line="240" w:lineRule="auto"/>
        <w:rPr>
          <w:rFonts w:ascii="Verdana" w:hAnsi="Verdana" w:cs="Verdana"/>
          <w:color w:val="808080"/>
          <w:sz w:val="18"/>
          <w:szCs w:val="18"/>
          <w:lang w:val="en-US"/>
        </w:rPr>
      </w:pPr>
    </w:p>
    <w:p w14:paraId="55A96C49" w14:textId="4FA817DA" w:rsidR="009C1720" w:rsidRPr="009C1720" w:rsidRDefault="003F5F9E" w:rsidP="003F5F9E">
      <w:pPr>
        <w:pStyle w:val="Heading4"/>
        <w:rPr>
          <w:rFonts w:ascii="Verdana" w:hAnsi="Verdana" w:cs="Verdana"/>
          <w:color w:val="808080"/>
          <w:sz w:val="18"/>
          <w:szCs w:val="18"/>
          <w:lang w:val="en-US"/>
        </w:rPr>
      </w:pPr>
      <w:r>
        <w:rPr>
          <w:lang w:val="en-US"/>
        </w:rPr>
        <w:t>1</w:t>
      </w:r>
      <w:r w:rsidR="00A537CB">
        <w:rPr>
          <w:lang w:val="en-US"/>
        </w:rPr>
        <w:t>.1.7 – SearchBtn_OnClick</w:t>
      </w:r>
    </w:p>
    <w:p w14:paraId="5FABFFC3"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private</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void</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SearchBtn_</w:t>
      </w:r>
      <w:proofErr w:type="gramStart"/>
      <w:r w:rsidRPr="009C1720">
        <w:rPr>
          <w:rFonts w:ascii="Verdana" w:hAnsi="Verdana" w:cs="Verdana"/>
          <w:color w:val="000000"/>
          <w:sz w:val="18"/>
          <w:szCs w:val="18"/>
          <w:lang w:val="en-US"/>
        </w:rPr>
        <w:t>OnClick</w:t>
      </w:r>
      <w:r w:rsidRPr="009C1720">
        <w:rPr>
          <w:rFonts w:ascii="Verdana" w:hAnsi="Verdana" w:cs="Verdana"/>
          <w:b/>
          <w:bCs/>
          <w:color w:val="000000"/>
          <w:sz w:val="18"/>
          <w:szCs w:val="18"/>
          <w:lang w:val="en-US"/>
        </w:rPr>
        <w:t>(</w:t>
      </w:r>
      <w:proofErr w:type="gramEnd"/>
      <w:r w:rsidRPr="009C1720">
        <w:rPr>
          <w:rFonts w:ascii="Verdana" w:hAnsi="Verdana" w:cs="Verdana"/>
          <w:b/>
          <w:bCs/>
          <w:color w:val="00007F"/>
          <w:sz w:val="18"/>
          <w:szCs w:val="18"/>
          <w:lang w:val="en-US"/>
        </w:rPr>
        <w:t>object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sender</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RoutedEventArgs</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e</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647FD479"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if</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roofErr w:type="gramStart"/>
      <w:r w:rsidRPr="009C1720">
        <w:rPr>
          <w:rFonts w:ascii="Verdana" w:hAnsi="Verdana" w:cs="Verdana"/>
          <w:color w:val="000000"/>
          <w:sz w:val="18"/>
          <w:szCs w:val="18"/>
          <w:lang w:val="en-US"/>
        </w:rPr>
        <w:t>SearchDetailsBox</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Text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roofErr w:type="gramEnd"/>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string</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Empty</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170710BC"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LoadTripTiles</w:t>
      </w:r>
      <w:r w:rsidRPr="009C1720">
        <w:rPr>
          <w:rFonts w:ascii="Verdana" w:hAnsi="Verdana" w:cs="Verdana"/>
          <w:b/>
          <w:bCs/>
          <w:color w:val="000000"/>
          <w:sz w:val="18"/>
          <w:szCs w:val="18"/>
          <w:lang w:val="en-US"/>
        </w:rPr>
        <w:t>(</w:t>
      </w:r>
      <w:proofErr w:type="gramEnd"/>
      <w:r w:rsidRPr="009C1720">
        <w:rPr>
          <w:rFonts w:ascii="Verdana" w:hAnsi="Verdana" w:cs="Verdana"/>
          <w:color w:val="000000"/>
          <w:sz w:val="18"/>
          <w:szCs w:val="18"/>
          <w:lang w:val="en-US"/>
        </w:rPr>
        <w:t>SearchDetailsBox</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Text</w:t>
      </w:r>
      <w:r w:rsidRPr="009C1720">
        <w:rPr>
          <w:rFonts w:ascii="Verdana" w:hAnsi="Verdana" w:cs="Verdana"/>
          <w:b/>
          <w:bCs/>
          <w:color w:val="000000"/>
          <w:sz w:val="18"/>
          <w:szCs w:val="18"/>
          <w:lang w:val="en-US"/>
        </w:rPr>
        <w:t>);</w:t>
      </w:r>
    </w:p>
    <w:p w14:paraId="0519A98F"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448A7B56"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else</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0FAA686A"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LoadTripTiles</w:t>
      </w:r>
      <w:r w:rsidRPr="009C1720">
        <w:rPr>
          <w:rFonts w:ascii="Verdana" w:hAnsi="Verdana" w:cs="Verdana"/>
          <w:b/>
          <w:bCs/>
          <w:color w:val="000000"/>
          <w:sz w:val="18"/>
          <w:szCs w:val="18"/>
          <w:lang w:val="en-US"/>
        </w:rPr>
        <w:t>(</w:t>
      </w:r>
      <w:proofErr w:type="gramEnd"/>
      <w:r w:rsidRPr="009C1720">
        <w:rPr>
          <w:rFonts w:ascii="Verdana" w:hAnsi="Verdana" w:cs="Verdana"/>
          <w:b/>
          <w:bCs/>
          <w:color w:val="000000"/>
          <w:sz w:val="18"/>
          <w:szCs w:val="18"/>
          <w:lang w:val="en-US"/>
        </w:rPr>
        <w:t>);</w:t>
      </w:r>
    </w:p>
    <w:p w14:paraId="177459A4"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659FA5B8"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p>
    <w:p w14:paraId="38A56613"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LastSearch</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SearchDetailsBox</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Text</w:t>
      </w:r>
      <w:r w:rsidRPr="009C1720">
        <w:rPr>
          <w:rFonts w:ascii="Verdana" w:hAnsi="Verdana" w:cs="Verdana"/>
          <w:b/>
          <w:bCs/>
          <w:color w:val="000000"/>
          <w:sz w:val="18"/>
          <w:szCs w:val="18"/>
          <w:lang w:val="en-US"/>
        </w:rPr>
        <w:t>;</w:t>
      </w:r>
    </w:p>
    <w:p w14:paraId="3C49C5C3"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7534A207" w14:textId="64519EB0" w:rsidR="009C1720" w:rsidRDefault="009C1720" w:rsidP="003F5F9E">
      <w:pPr>
        <w:autoSpaceDE w:val="0"/>
        <w:autoSpaceDN w:val="0"/>
        <w:adjustRightInd w:val="0"/>
        <w:spacing w:after="0" w:line="240" w:lineRule="auto"/>
        <w:rPr>
          <w:rFonts w:ascii="Verdana" w:hAnsi="Verdana" w:cs="Verdana"/>
          <w:color w:val="808080"/>
          <w:sz w:val="18"/>
          <w:szCs w:val="18"/>
          <w:lang w:val="en-US"/>
        </w:rPr>
      </w:pPr>
    </w:p>
    <w:p w14:paraId="2A41A579" w14:textId="4F6AD34F" w:rsidR="00A537CB" w:rsidRPr="00A537CB" w:rsidRDefault="00A537CB" w:rsidP="003F5F9E">
      <w:pPr>
        <w:pStyle w:val="Heading4"/>
        <w:rPr>
          <w:lang w:val="en-US"/>
        </w:rPr>
      </w:pPr>
      <w:bookmarkStart w:id="168" w:name="_Ref485807133"/>
      <w:r>
        <w:rPr>
          <w:lang w:val="en-US"/>
        </w:rPr>
        <w:t xml:space="preserve">1.1.8 - </w:t>
      </w:r>
      <w:r w:rsidRPr="00A537CB">
        <w:rPr>
          <w:lang w:val="en-US"/>
        </w:rPr>
        <w:t>TripItemsControl_OnMouseLeftButtonUp</w:t>
      </w:r>
      <w:bookmarkEnd w:id="168"/>
    </w:p>
    <w:p w14:paraId="7F38DEB9" w14:textId="77777777" w:rsidR="009C1720" w:rsidRPr="009C1720" w:rsidRDefault="009C1720" w:rsidP="003F5F9E">
      <w:pPr>
        <w:autoSpaceDE w:val="0"/>
        <w:autoSpaceDN w:val="0"/>
        <w:adjustRightInd w:val="0"/>
        <w:spacing w:after="0" w:line="240" w:lineRule="auto"/>
        <w:rPr>
          <w:rFonts w:ascii="Georgia" w:hAnsi="Georgia" w:cs="Georgia"/>
          <w:color w:val="007F00"/>
          <w:sz w:val="18"/>
          <w:szCs w:val="18"/>
          <w:lang w:val="en-US"/>
        </w:rPr>
      </w:pPr>
      <w:r w:rsidRPr="009C1720">
        <w:rPr>
          <w:rFonts w:ascii="Verdana" w:hAnsi="Verdana" w:cs="Verdana"/>
          <w:color w:val="808080"/>
          <w:sz w:val="18"/>
          <w:szCs w:val="18"/>
          <w:lang w:val="en-US"/>
        </w:rPr>
        <w:t xml:space="preserve">        </w:t>
      </w:r>
      <w:r w:rsidRPr="009C1720">
        <w:rPr>
          <w:rFonts w:ascii="Georgia" w:hAnsi="Georgia" w:cs="Georgia"/>
          <w:color w:val="007F00"/>
          <w:sz w:val="18"/>
          <w:szCs w:val="18"/>
          <w:lang w:val="en-US"/>
        </w:rPr>
        <w:t>// TODO Generate pins with custom orange ellipse style</w:t>
      </w:r>
    </w:p>
    <w:p w14:paraId="43C56CE6" w14:textId="77777777" w:rsidR="009C1720" w:rsidRPr="009C1720" w:rsidRDefault="009C1720" w:rsidP="003F5F9E">
      <w:pPr>
        <w:autoSpaceDE w:val="0"/>
        <w:autoSpaceDN w:val="0"/>
        <w:adjustRightInd w:val="0"/>
        <w:spacing w:after="0" w:line="240" w:lineRule="auto"/>
        <w:rPr>
          <w:rFonts w:ascii="Georgia" w:hAnsi="Georgia" w:cs="Georgia"/>
          <w:color w:val="007F00"/>
          <w:sz w:val="18"/>
          <w:szCs w:val="18"/>
          <w:lang w:val="en-US"/>
        </w:rPr>
      </w:pPr>
      <w:r w:rsidRPr="009C1720">
        <w:rPr>
          <w:rFonts w:ascii="Verdana" w:hAnsi="Verdana" w:cs="Verdana"/>
          <w:color w:val="808080"/>
          <w:sz w:val="18"/>
          <w:szCs w:val="18"/>
          <w:lang w:val="en-US"/>
        </w:rPr>
        <w:t xml:space="preserve">        </w:t>
      </w:r>
      <w:r w:rsidRPr="009C1720">
        <w:rPr>
          <w:rFonts w:ascii="Georgia" w:hAnsi="Georgia" w:cs="Georgia"/>
          <w:color w:val="007F00"/>
          <w:sz w:val="18"/>
          <w:szCs w:val="18"/>
          <w:lang w:val="en-US"/>
        </w:rPr>
        <w:t>// TODO Click event for pins that display all details of that pin on the right hand side</w:t>
      </w:r>
    </w:p>
    <w:p w14:paraId="07EF799E"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private</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void</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TripItemsControl_</w:t>
      </w:r>
      <w:proofErr w:type="gramStart"/>
      <w:r w:rsidRPr="009C1720">
        <w:rPr>
          <w:rFonts w:ascii="Verdana" w:hAnsi="Verdana" w:cs="Verdana"/>
          <w:color w:val="000000"/>
          <w:sz w:val="18"/>
          <w:szCs w:val="18"/>
          <w:lang w:val="en-US"/>
        </w:rPr>
        <w:t>OnMouseLeftButtonUp</w:t>
      </w:r>
      <w:r w:rsidRPr="009C1720">
        <w:rPr>
          <w:rFonts w:ascii="Verdana" w:hAnsi="Verdana" w:cs="Verdana"/>
          <w:b/>
          <w:bCs/>
          <w:color w:val="000000"/>
          <w:sz w:val="18"/>
          <w:szCs w:val="18"/>
          <w:lang w:val="en-US"/>
        </w:rPr>
        <w:t>(</w:t>
      </w:r>
      <w:proofErr w:type="gramEnd"/>
      <w:r w:rsidRPr="009C1720">
        <w:rPr>
          <w:rFonts w:ascii="Verdana" w:hAnsi="Verdana" w:cs="Verdana"/>
          <w:b/>
          <w:bCs/>
          <w:color w:val="00007F"/>
          <w:sz w:val="18"/>
          <w:szCs w:val="18"/>
          <w:lang w:val="en-US"/>
        </w:rPr>
        <w:t>object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sender</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MouseButtonEventArgs</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e</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09194F82" w14:textId="77777777" w:rsidR="009C1720" w:rsidRPr="009C1720" w:rsidRDefault="009C1720" w:rsidP="003F5F9E">
      <w:pPr>
        <w:autoSpaceDE w:val="0"/>
        <w:autoSpaceDN w:val="0"/>
        <w:adjustRightInd w:val="0"/>
        <w:spacing w:after="0" w:line="240" w:lineRule="auto"/>
        <w:rPr>
          <w:rFonts w:ascii="Georgia" w:hAnsi="Georgia" w:cs="Georgia"/>
          <w:color w:val="007F00"/>
          <w:sz w:val="18"/>
          <w:szCs w:val="18"/>
          <w:lang w:val="en-US"/>
        </w:rPr>
      </w:pPr>
      <w:r w:rsidRPr="009C1720">
        <w:rPr>
          <w:rFonts w:ascii="Verdana" w:hAnsi="Verdana" w:cs="Verdana"/>
          <w:color w:val="808080"/>
          <w:sz w:val="18"/>
          <w:szCs w:val="18"/>
          <w:lang w:val="en-US"/>
        </w:rPr>
        <w:t xml:space="preserve">            </w:t>
      </w:r>
      <w:r w:rsidRPr="009C1720">
        <w:rPr>
          <w:rFonts w:ascii="Georgia" w:hAnsi="Georgia" w:cs="Georgia"/>
          <w:color w:val="007F00"/>
          <w:sz w:val="18"/>
          <w:szCs w:val="18"/>
          <w:lang w:val="en-US"/>
        </w:rPr>
        <w:t>// Visibility control</w:t>
      </w:r>
    </w:p>
    <w:p w14:paraId="2B0BEF0B"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TripTileGrid</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Visibility</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Visibility</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Collapsed</w:t>
      </w:r>
      <w:r w:rsidRPr="009C1720">
        <w:rPr>
          <w:rFonts w:ascii="Verdana" w:hAnsi="Verdana" w:cs="Verdana"/>
          <w:b/>
          <w:bCs/>
          <w:color w:val="000000"/>
          <w:sz w:val="18"/>
          <w:szCs w:val="18"/>
          <w:lang w:val="en-US"/>
        </w:rPr>
        <w:t>;</w:t>
      </w:r>
    </w:p>
    <w:p w14:paraId="03DE310C"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RouteViewerGrid</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Visibility</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Visibility</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Visible</w:t>
      </w:r>
      <w:r w:rsidRPr="009C1720">
        <w:rPr>
          <w:rFonts w:ascii="Verdana" w:hAnsi="Verdana" w:cs="Verdana"/>
          <w:b/>
          <w:bCs/>
          <w:color w:val="000000"/>
          <w:sz w:val="18"/>
          <w:szCs w:val="18"/>
          <w:lang w:val="en-US"/>
        </w:rPr>
        <w:t>;</w:t>
      </w:r>
    </w:p>
    <w:p w14:paraId="7E0C47BD"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RavenMainWindow</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WindowState</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WindowState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Maximized</w:t>
      </w:r>
      <w:r w:rsidRPr="009C1720">
        <w:rPr>
          <w:rFonts w:ascii="Verdana" w:hAnsi="Verdana" w:cs="Verdana"/>
          <w:b/>
          <w:bCs/>
          <w:color w:val="000000"/>
          <w:sz w:val="18"/>
          <w:szCs w:val="18"/>
          <w:lang w:val="en-US"/>
        </w:rPr>
        <w:t>;</w:t>
      </w:r>
    </w:p>
    <w:p w14:paraId="38290836"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p>
    <w:p w14:paraId="192CBE7C" w14:textId="77777777" w:rsidR="009C1720" w:rsidRPr="009C1720" w:rsidRDefault="009C1720" w:rsidP="003F5F9E">
      <w:pPr>
        <w:autoSpaceDE w:val="0"/>
        <w:autoSpaceDN w:val="0"/>
        <w:adjustRightInd w:val="0"/>
        <w:spacing w:after="0" w:line="240" w:lineRule="auto"/>
        <w:rPr>
          <w:rFonts w:ascii="Georgia" w:hAnsi="Georgia" w:cs="Georgia"/>
          <w:color w:val="007F00"/>
          <w:sz w:val="18"/>
          <w:szCs w:val="18"/>
          <w:lang w:val="en-US"/>
        </w:rPr>
      </w:pPr>
      <w:r w:rsidRPr="009C1720">
        <w:rPr>
          <w:rFonts w:ascii="Verdana" w:hAnsi="Verdana" w:cs="Verdana"/>
          <w:color w:val="808080"/>
          <w:sz w:val="18"/>
          <w:szCs w:val="18"/>
          <w:lang w:val="en-US"/>
        </w:rPr>
        <w:t xml:space="preserve">            </w:t>
      </w:r>
      <w:r w:rsidRPr="009C1720">
        <w:rPr>
          <w:rFonts w:ascii="Georgia" w:hAnsi="Georgia" w:cs="Georgia"/>
          <w:color w:val="007F00"/>
          <w:sz w:val="18"/>
          <w:szCs w:val="18"/>
          <w:lang w:val="en-US"/>
        </w:rPr>
        <w:t>// Load info</w:t>
      </w:r>
    </w:p>
    <w:p w14:paraId="64945DBB"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var</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clickedItem</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FrameworkElement</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OriginalSource</w:t>
      </w:r>
      <w:proofErr w:type="gramEnd"/>
      <w:r w:rsidRPr="009C1720">
        <w:rPr>
          <w:rFonts w:ascii="Verdana" w:hAnsi="Verdana" w:cs="Verdana"/>
          <w:b/>
          <w:bCs/>
          <w:color w:val="000000"/>
          <w:sz w:val="18"/>
          <w:szCs w:val="18"/>
          <w:lang w:val="en-US"/>
        </w:rPr>
        <w:t>;</w:t>
      </w:r>
    </w:p>
    <w:p w14:paraId="2ADCC21A"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var</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item</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Tile</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clickedItem</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DataContext</w:t>
      </w:r>
      <w:r w:rsidRPr="009C1720">
        <w:rPr>
          <w:rFonts w:ascii="Verdana" w:hAnsi="Verdana" w:cs="Verdana"/>
          <w:b/>
          <w:bCs/>
          <w:color w:val="000000"/>
          <w:sz w:val="18"/>
          <w:szCs w:val="18"/>
          <w:lang w:val="en-US"/>
        </w:rPr>
        <w:t>;</w:t>
      </w:r>
    </w:p>
    <w:p w14:paraId="720F19E3"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var</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locations</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RouteViewerLoadTrip</w:t>
      </w:r>
      <w:r w:rsidRPr="009C1720">
        <w:rPr>
          <w:rFonts w:ascii="Verdana" w:hAnsi="Verdana" w:cs="Verdana"/>
          <w:b/>
          <w:bCs/>
          <w:color w:val="000000"/>
          <w:sz w:val="18"/>
          <w:szCs w:val="18"/>
          <w:lang w:val="en-US"/>
        </w:rPr>
        <w:t>(</w:t>
      </w:r>
      <w:proofErr w:type="gramStart"/>
      <w:r w:rsidRPr="009C1720">
        <w:rPr>
          <w:rFonts w:ascii="Verdana" w:hAnsi="Verdana" w:cs="Verdana"/>
          <w:color w:val="000000"/>
          <w:sz w:val="18"/>
          <w:szCs w:val="18"/>
          <w:lang w:val="en-US"/>
        </w:rPr>
        <w:t>item</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RowId</w:t>
      </w:r>
      <w:proofErr w:type="gramEnd"/>
      <w:r w:rsidRPr="009C1720">
        <w:rPr>
          <w:rFonts w:ascii="Verdana" w:hAnsi="Verdana" w:cs="Verdana"/>
          <w:b/>
          <w:bCs/>
          <w:color w:val="000000"/>
          <w:sz w:val="18"/>
          <w:szCs w:val="18"/>
          <w:lang w:val="en-US"/>
        </w:rPr>
        <w:t>);</w:t>
      </w:r>
    </w:p>
    <w:p w14:paraId="48610D61"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p>
    <w:p w14:paraId="4E4B1C14" w14:textId="77777777" w:rsidR="009C1720" w:rsidRPr="009C1720" w:rsidRDefault="009C1720" w:rsidP="003F5F9E">
      <w:pPr>
        <w:autoSpaceDE w:val="0"/>
        <w:autoSpaceDN w:val="0"/>
        <w:adjustRightInd w:val="0"/>
        <w:spacing w:after="0" w:line="240" w:lineRule="auto"/>
        <w:rPr>
          <w:rFonts w:ascii="Georgia" w:hAnsi="Georgia" w:cs="Georgia"/>
          <w:color w:val="007F00"/>
          <w:sz w:val="18"/>
          <w:szCs w:val="18"/>
          <w:lang w:val="en-US"/>
        </w:rPr>
      </w:pPr>
      <w:r w:rsidRPr="009C1720">
        <w:rPr>
          <w:rFonts w:ascii="Verdana" w:hAnsi="Verdana" w:cs="Verdana"/>
          <w:color w:val="808080"/>
          <w:sz w:val="18"/>
          <w:szCs w:val="18"/>
          <w:lang w:val="en-US"/>
        </w:rPr>
        <w:t xml:space="preserve">            </w:t>
      </w:r>
      <w:r w:rsidRPr="009C1720">
        <w:rPr>
          <w:rFonts w:ascii="Georgia" w:hAnsi="Georgia" w:cs="Georgia"/>
          <w:color w:val="007F00"/>
          <w:sz w:val="18"/>
          <w:szCs w:val="18"/>
          <w:lang w:val="en-US"/>
        </w:rPr>
        <w:t>// Create Start/Stop pins</w:t>
      </w:r>
    </w:p>
    <w:p w14:paraId="3280FCF0"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var</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startLocation</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new</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Pushpin</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Background</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Brushes</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Green</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Location</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item</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StartLocation</w:t>
      </w:r>
      <w:proofErr w:type="gramEnd"/>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Cursor</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Cursors</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Hand</w:t>
      </w:r>
      <w:r w:rsidRPr="009C1720">
        <w:rPr>
          <w:rFonts w:ascii="Verdana" w:hAnsi="Verdana" w:cs="Verdana"/>
          <w:b/>
          <w:bCs/>
          <w:color w:val="000000"/>
          <w:sz w:val="18"/>
          <w:szCs w:val="18"/>
          <w:lang w:val="en-US"/>
        </w:rPr>
        <w:t>};</w:t>
      </w:r>
    </w:p>
    <w:p w14:paraId="19745C94"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var</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endLocation</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new</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Pushpin</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Background</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Brushes</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Red</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Location</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item</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EndLocation</w:t>
      </w:r>
      <w:proofErr w:type="gramEnd"/>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Cursor</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Cursors</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Hand</w:t>
      </w:r>
      <w:r w:rsidRPr="009C1720">
        <w:rPr>
          <w:rFonts w:ascii="Verdana" w:hAnsi="Verdana" w:cs="Verdana"/>
          <w:b/>
          <w:bCs/>
          <w:color w:val="000000"/>
          <w:sz w:val="18"/>
          <w:szCs w:val="18"/>
          <w:lang w:val="en-US"/>
        </w:rPr>
        <w:t>};</w:t>
      </w:r>
    </w:p>
    <w:p w14:paraId="201067FE"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p>
    <w:p w14:paraId="30724707" w14:textId="77777777" w:rsidR="009C1720" w:rsidRPr="009C1720" w:rsidRDefault="009C1720" w:rsidP="003F5F9E">
      <w:pPr>
        <w:autoSpaceDE w:val="0"/>
        <w:autoSpaceDN w:val="0"/>
        <w:adjustRightInd w:val="0"/>
        <w:spacing w:after="0" w:line="240" w:lineRule="auto"/>
        <w:rPr>
          <w:rFonts w:ascii="Georgia" w:hAnsi="Georgia" w:cs="Georgia"/>
          <w:color w:val="007F00"/>
          <w:sz w:val="18"/>
          <w:szCs w:val="18"/>
          <w:lang w:val="en-US"/>
        </w:rPr>
      </w:pPr>
      <w:r w:rsidRPr="009C1720">
        <w:rPr>
          <w:rFonts w:ascii="Verdana" w:hAnsi="Verdana" w:cs="Verdana"/>
          <w:color w:val="808080"/>
          <w:sz w:val="18"/>
          <w:szCs w:val="18"/>
          <w:lang w:val="en-US"/>
        </w:rPr>
        <w:t xml:space="preserve">            </w:t>
      </w:r>
      <w:r w:rsidRPr="009C1720">
        <w:rPr>
          <w:rFonts w:ascii="Georgia" w:hAnsi="Georgia" w:cs="Georgia"/>
          <w:color w:val="007F00"/>
          <w:sz w:val="18"/>
          <w:szCs w:val="18"/>
          <w:lang w:val="en-US"/>
        </w:rPr>
        <w:t>// Create MapLayer of 'locations'</w:t>
      </w:r>
    </w:p>
    <w:p w14:paraId="2B1BA386" w14:textId="77777777" w:rsidR="009C1720" w:rsidRPr="009C1720" w:rsidRDefault="009C1720" w:rsidP="003F5F9E">
      <w:pPr>
        <w:autoSpaceDE w:val="0"/>
        <w:autoSpaceDN w:val="0"/>
        <w:adjustRightInd w:val="0"/>
        <w:spacing w:after="0" w:line="240" w:lineRule="auto"/>
        <w:rPr>
          <w:rFonts w:ascii="Georgia" w:hAnsi="Georgia" w:cs="Georgia"/>
          <w:color w:val="007F0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var</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polyLineLayer</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new</w:t>
      </w: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MapLayer</w:t>
      </w:r>
      <w:r w:rsidRPr="009C1720">
        <w:rPr>
          <w:rFonts w:ascii="Verdana" w:hAnsi="Verdana" w:cs="Verdana"/>
          <w:b/>
          <w:bCs/>
          <w:color w:val="000000"/>
          <w:sz w:val="18"/>
          <w:szCs w:val="18"/>
          <w:lang w:val="en-US"/>
        </w:rPr>
        <w:t>(</w:t>
      </w:r>
      <w:proofErr w:type="gramEnd"/>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Georgia" w:hAnsi="Georgia" w:cs="Georgia"/>
          <w:color w:val="007F00"/>
          <w:sz w:val="18"/>
          <w:szCs w:val="18"/>
          <w:lang w:val="en-US"/>
        </w:rPr>
        <w:t>// Layer used only for MapPolyLines for easier cleaning</w:t>
      </w:r>
    </w:p>
    <w:p w14:paraId="5E5D0632"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for</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b/>
          <w:bCs/>
          <w:color w:val="00007F"/>
          <w:sz w:val="18"/>
          <w:szCs w:val="18"/>
          <w:lang w:val="en-US"/>
        </w:rPr>
        <w:t>var</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i</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7F7F"/>
          <w:sz w:val="18"/>
          <w:szCs w:val="18"/>
          <w:lang w:val="en-US"/>
        </w:rPr>
        <w:t>1</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i</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&lt;</w:t>
      </w: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locations</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Count</w:t>
      </w:r>
      <w:proofErr w:type="gramEnd"/>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i</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31C3A70C"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var</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polyLine</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new</w:t>
      </w: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MapPolyline</w:t>
      </w:r>
      <w:r w:rsidRPr="009C1720">
        <w:rPr>
          <w:rFonts w:ascii="Verdana" w:hAnsi="Verdana" w:cs="Verdana"/>
          <w:b/>
          <w:bCs/>
          <w:color w:val="000000"/>
          <w:sz w:val="18"/>
          <w:szCs w:val="18"/>
          <w:lang w:val="en-US"/>
        </w:rPr>
        <w:t>(</w:t>
      </w:r>
      <w:proofErr w:type="gramEnd"/>
      <w:r w:rsidRPr="009C1720">
        <w:rPr>
          <w:rFonts w:ascii="Verdana" w:hAnsi="Verdana" w:cs="Verdana"/>
          <w:b/>
          <w:bCs/>
          <w:color w:val="000000"/>
          <w:sz w:val="18"/>
          <w:szCs w:val="18"/>
          <w:lang w:val="en-US"/>
        </w:rPr>
        <w:t>);</w:t>
      </w:r>
    </w:p>
    <w:p w14:paraId="39EC4D01"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var</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colourBrush</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new</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SolidColorBrush</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Color</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Color</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FromRgb</w:t>
      </w:r>
      <w:r w:rsidRPr="009C1720">
        <w:rPr>
          <w:rFonts w:ascii="Verdana" w:hAnsi="Verdana" w:cs="Verdana"/>
          <w:b/>
          <w:bCs/>
          <w:color w:val="000000"/>
          <w:sz w:val="18"/>
          <w:szCs w:val="18"/>
          <w:lang w:val="en-US"/>
        </w:rPr>
        <w:t>(</w:t>
      </w:r>
      <w:r w:rsidRPr="009C1720">
        <w:rPr>
          <w:rFonts w:ascii="Verdana" w:hAnsi="Verdana" w:cs="Verdana"/>
          <w:color w:val="007F7F"/>
          <w:sz w:val="18"/>
          <w:szCs w:val="18"/>
          <w:lang w:val="en-US"/>
        </w:rPr>
        <w:t>232</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7F7F"/>
          <w:sz w:val="18"/>
          <w:szCs w:val="18"/>
          <w:lang w:val="en-US"/>
        </w:rPr>
        <w:t>123</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7F7F"/>
          <w:sz w:val="18"/>
          <w:szCs w:val="18"/>
          <w:lang w:val="en-US"/>
        </w:rPr>
        <w:t>45</w:t>
      </w:r>
      <w:r w:rsidRPr="009C1720">
        <w:rPr>
          <w:rFonts w:ascii="Verdana" w:hAnsi="Verdana" w:cs="Verdana"/>
          <w:b/>
          <w:bCs/>
          <w:color w:val="000000"/>
          <w:sz w:val="18"/>
          <w:szCs w:val="18"/>
          <w:lang w:val="en-US"/>
        </w:rPr>
        <w:t>)};</w:t>
      </w:r>
    </w:p>
    <w:p w14:paraId="3952EA71"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polyLine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Stroke</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colourBrush</w:t>
      </w:r>
      <w:r w:rsidRPr="009C1720">
        <w:rPr>
          <w:rFonts w:ascii="Verdana" w:hAnsi="Verdana" w:cs="Verdana"/>
          <w:b/>
          <w:bCs/>
          <w:color w:val="000000"/>
          <w:sz w:val="18"/>
          <w:szCs w:val="18"/>
          <w:lang w:val="en-US"/>
        </w:rPr>
        <w:t>;</w:t>
      </w:r>
    </w:p>
    <w:p w14:paraId="3CF8CB0A"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polyLine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StrokeThickness</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7F7F"/>
          <w:sz w:val="18"/>
          <w:szCs w:val="18"/>
          <w:lang w:val="en-US"/>
        </w:rPr>
        <w:t>3</w:t>
      </w:r>
      <w:r w:rsidRPr="009C1720">
        <w:rPr>
          <w:rFonts w:ascii="Verdana" w:hAnsi="Verdana" w:cs="Verdana"/>
          <w:b/>
          <w:bCs/>
          <w:color w:val="000000"/>
          <w:sz w:val="18"/>
          <w:szCs w:val="18"/>
          <w:lang w:val="en-US"/>
        </w:rPr>
        <w:t>;</w:t>
      </w:r>
    </w:p>
    <w:p w14:paraId="2F921E3E"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polyLine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Opacity</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7F7F"/>
          <w:sz w:val="18"/>
          <w:szCs w:val="18"/>
          <w:lang w:val="en-US"/>
        </w:rPr>
        <w:t>1.0</w:t>
      </w:r>
      <w:r w:rsidRPr="009C1720">
        <w:rPr>
          <w:rFonts w:ascii="Verdana" w:hAnsi="Verdana" w:cs="Verdana"/>
          <w:b/>
          <w:bCs/>
          <w:color w:val="000000"/>
          <w:sz w:val="18"/>
          <w:szCs w:val="18"/>
          <w:lang w:val="en-US"/>
        </w:rPr>
        <w:t>;</w:t>
      </w:r>
    </w:p>
    <w:p w14:paraId="139F01AC"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p>
    <w:p w14:paraId="560FF275"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polyLine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Locations</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new</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LocationCollection</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3CD55D94"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new</w:t>
      </w: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Location</w:t>
      </w:r>
      <w:r w:rsidRPr="009C1720">
        <w:rPr>
          <w:rFonts w:ascii="Verdana" w:hAnsi="Verdana" w:cs="Verdana"/>
          <w:b/>
          <w:bCs/>
          <w:color w:val="000000"/>
          <w:sz w:val="18"/>
          <w:szCs w:val="18"/>
          <w:lang w:val="en-US"/>
        </w:rPr>
        <w:t>(</w:t>
      </w:r>
      <w:proofErr w:type="gramEnd"/>
      <w:r w:rsidRPr="009C1720">
        <w:rPr>
          <w:rFonts w:ascii="Verdana" w:hAnsi="Verdana" w:cs="Verdana"/>
          <w:b/>
          <w:bCs/>
          <w:color w:val="00007F"/>
          <w:sz w:val="18"/>
          <w:szCs w:val="18"/>
          <w:lang w:val="en-US"/>
        </w:rPr>
        <w:t>double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Parse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locations</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i</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7F7F"/>
          <w:sz w:val="18"/>
          <w:szCs w:val="18"/>
          <w:lang w:val="en-US"/>
        </w:rPr>
        <w:t>1</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Latitude</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CultureInfo</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InvariantCulture</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double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Parse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locations</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i</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7F7F"/>
          <w:sz w:val="18"/>
          <w:szCs w:val="18"/>
          <w:lang w:val="en-US"/>
        </w:rPr>
        <w:t>1</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Longitude</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CultureInfo</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InvariantCulture</w:t>
      </w:r>
      <w:r w:rsidRPr="009C1720">
        <w:rPr>
          <w:rFonts w:ascii="Verdana" w:hAnsi="Verdana" w:cs="Verdana"/>
          <w:b/>
          <w:bCs/>
          <w:color w:val="000000"/>
          <w:sz w:val="18"/>
          <w:szCs w:val="18"/>
          <w:lang w:val="en-US"/>
        </w:rPr>
        <w:t>)),</w:t>
      </w:r>
    </w:p>
    <w:p w14:paraId="6073BFE5"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new</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Location</w:t>
      </w:r>
      <w:r w:rsidRPr="009C1720">
        <w:rPr>
          <w:rFonts w:ascii="Verdana" w:hAnsi="Verdana" w:cs="Verdana"/>
          <w:b/>
          <w:bCs/>
          <w:color w:val="000000"/>
          <w:sz w:val="18"/>
          <w:szCs w:val="18"/>
          <w:lang w:val="en-US"/>
        </w:rPr>
        <w:t>(</w:t>
      </w:r>
      <w:proofErr w:type="gramStart"/>
      <w:r w:rsidRPr="009C1720">
        <w:rPr>
          <w:rFonts w:ascii="Verdana" w:hAnsi="Verdana" w:cs="Verdana"/>
          <w:b/>
          <w:bCs/>
          <w:color w:val="00007F"/>
          <w:sz w:val="18"/>
          <w:szCs w:val="18"/>
          <w:lang w:val="en-US"/>
        </w:rPr>
        <w:t>double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Parse</w:t>
      </w:r>
      <w:proofErr w:type="gramEnd"/>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locations</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i</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Latitude</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CultureInfo</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InvariantCulture</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double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Parse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locations</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i</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Longitude</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CultureInfo</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InvariantCulture</w:t>
      </w:r>
      <w:r w:rsidRPr="009C1720">
        <w:rPr>
          <w:rFonts w:ascii="Verdana" w:hAnsi="Verdana" w:cs="Verdana"/>
          <w:b/>
          <w:bCs/>
          <w:color w:val="000000"/>
          <w:sz w:val="18"/>
          <w:szCs w:val="18"/>
          <w:lang w:val="en-US"/>
        </w:rPr>
        <w:t>))</w:t>
      </w:r>
    </w:p>
    <w:p w14:paraId="539598D2"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2D1487F5" w14:textId="77777777" w:rsidR="009C1720" w:rsidRPr="009C1720" w:rsidRDefault="009C1720" w:rsidP="003F5F9E">
      <w:pPr>
        <w:autoSpaceDE w:val="0"/>
        <w:autoSpaceDN w:val="0"/>
        <w:adjustRightInd w:val="0"/>
        <w:spacing w:after="0" w:line="240" w:lineRule="auto"/>
        <w:rPr>
          <w:rFonts w:ascii="Georgia" w:hAnsi="Georgia" w:cs="Georgia"/>
          <w:color w:val="007F00"/>
          <w:sz w:val="18"/>
          <w:szCs w:val="18"/>
          <w:lang w:val="en-US"/>
        </w:rPr>
      </w:pP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polyLineLayer</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Children</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Add</w:t>
      </w:r>
      <w:proofErr w:type="gramEnd"/>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polyLine</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Georgia" w:hAnsi="Georgia" w:cs="Georgia"/>
          <w:color w:val="007F00"/>
          <w:sz w:val="18"/>
          <w:szCs w:val="18"/>
          <w:lang w:val="en-US"/>
        </w:rPr>
        <w:t>// Adds a new line to the layer</w:t>
      </w:r>
    </w:p>
    <w:p w14:paraId="07B0896A"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lastRenderedPageBreak/>
        <w:t xml:space="preserve">            </w:t>
      </w:r>
      <w:r w:rsidRPr="009C1720">
        <w:rPr>
          <w:rFonts w:ascii="Verdana" w:hAnsi="Verdana" w:cs="Verdana"/>
          <w:b/>
          <w:bCs/>
          <w:color w:val="000000"/>
          <w:sz w:val="18"/>
          <w:szCs w:val="18"/>
          <w:lang w:val="en-US"/>
        </w:rPr>
        <w:t>}</w:t>
      </w:r>
    </w:p>
    <w:p w14:paraId="1A945EF5"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p>
    <w:p w14:paraId="490BA05D" w14:textId="77777777" w:rsidR="009C1720" w:rsidRPr="009C1720" w:rsidRDefault="009C1720" w:rsidP="003F5F9E">
      <w:pPr>
        <w:autoSpaceDE w:val="0"/>
        <w:autoSpaceDN w:val="0"/>
        <w:adjustRightInd w:val="0"/>
        <w:spacing w:after="0" w:line="240" w:lineRule="auto"/>
        <w:rPr>
          <w:rFonts w:ascii="Georgia" w:hAnsi="Georgia" w:cs="Georgia"/>
          <w:color w:val="007F00"/>
          <w:sz w:val="18"/>
          <w:szCs w:val="18"/>
          <w:lang w:val="en-US"/>
        </w:rPr>
      </w:pPr>
      <w:r w:rsidRPr="009C1720">
        <w:rPr>
          <w:rFonts w:ascii="Verdana" w:hAnsi="Verdana" w:cs="Verdana"/>
          <w:color w:val="808080"/>
          <w:sz w:val="18"/>
          <w:szCs w:val="18"/>
          <w:lang w:val="en-US"/>
        </w:rPr>
        <w:t xml:space="preserve">            </w:t>
      </w:r>
      <w:r w:rsidRPr="009C1720">
        <w:rPr>
          <w:rFonts w:ascii="Georgia" w:hAnsi="Georgia" w:cs="Georgia"/>
          <w:color w:val="007F00"/>
          <w:sz w:val="18"/>
          <w:szCs w:val="18"/>
          <w:lang w:val="en-US"/>
        </w:rPr>
        <w:t>// Create new bounds</w:t>
      </w:r>
    </w:p>
    <w:p w14:paraId="5E13F4F0"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var</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bounds</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new</w:t>
      </w: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LocationRect</w:t>
      </w:r>
      <w:r w:rsidRPr="009C1720">
        <w:rPr>
          <w:rFonts w:ascii="Verdana" w:hAnsi="Verdana" w:cs="Verdana"/>
          <w:b/>
          <w:bCs/>
          <w:color w:val="000000"/>
          <w:sz w:val="18"/>
          <w:szCs w:val="18"/>
          <w:lang w:val="en-US"/>
        </w:rPr>
        <w:t>(</w:t>
      </w:r>
      <w:proofErr w:type="gramEnd"/>
      <w:r w:rsidRPr="009C1720">
        <w:rPr>
          <w:rFonts w:ascii="Verdana" w:hAnsi="Verdana" w:cs="Verdana"/>
          <w:b/>
          <w:bCs/>
          <w:color w:val="00007F"/>
          <w:sz w:val="18"/>
          <w:szCs w:val="18"/>
          <w:lang w:val="en-US"/>
        </w:rPr>
        <w:t>new</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Location</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item</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Bounds</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Center</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Latitude</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7F7F"/>
          <w:sz w:val="18"/>
          <w:szCs w:val="18"/>
          <w:lang w:val="en-US"/>
        </w:rPr>
        <w:t>0.0065</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item</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Bounds</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Center</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Longitude</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item</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Bounds</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Width</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7F7F"/>
          <w:sz w:val="18"/>
          <w:szCs w:val="18"/>
          <w:lang w:val="en-US"/>
        </w:rPr>
        <w:t>0.05</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item</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Bounds</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Height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7F7F"/>
          <w:sz w:val="18"/>
          <w:szCs w:val="18"/>
          <w:lang w:val="en-US"/>
        </w:rPr>
        <w:t>0.05</w:t>
      </w:r>
      <w:r w:rsidRPr="009C1720">
        <w:rPr>
          <w:rFonts w:ascii="Verdana" w:hAnsi="Verdana" w:cs="Verdana"/>
          <w:b/>
          <w:bCs/>
          <w:color w:val="000000"/>
          <w:sz w:val="18"/>
          <w:szCs w:val="18"/>
          <w:lang w:val="en-US"/>
        </w:rPr>
        <w:t>);</w:t>
      </w:r>
    </w:p>
    <w:p w14:paraId="3EA87D45"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p>
    <w:p w14:paraId="60DA90FD" w14:textId="77777777" w:rsidR="009C1720" w:rsidRPr="009C1720" w:rsidRDefault="009C1720" w:rsidP="003F5F9E">
      <w:pPr>
        <w:autoSpaceDE w:val="0"/>
        <w:autoSpaceDN w:val="0"/>
        <w:adjustRightInd w:val="0"/>
        <w:spacing w:after="0" w:line="240" w:lineRule="auto"/>
        <w:rPr>
          <w:rFonts w:ascii="Georgia" w:hAnsi="Georgia" w:cs="Georgia"/>
          <w:color w:val="007F00"/>
          <w:sz w:val="18"/>
          <w:szCs w:val="18"/>
          <w:lang w:val="en-US"/>
        </w:rPr>
      </w:pPr>
      <w:r w:rsidRPr="009C1720">
        <w:rPr>
          <w:rFonts w:ascii="Verdana" w:hAnsi="Verdana" w:cs="Verdana"/>
          <w:color w:val="808080"/>
          <w:sz w:val="18"/>
          <w:szCs w:val="18"/>
          <w:lang w:val="en-US"/>
        </w:rPr>
        <w:t xml:space="preserve">            </w:t>
      </w:r>
      <w:r w:rsidRPr="009C1720">
        <w:rPr>
          <w:rFonts w:ascii="Georgia" w:hAnsi="Georgia" w:cs="Georgia"/>
          <w:color w:val="007F00"/>
          <w:sz w:val="18"/>
          <w:szCs w:val="18"/>
          <w:lang w:val="en-US"/>
        </w:rPr>
        <w:t>// Clear TripTileCollection for smoother RouteViewerMap</w:t>
      </w:r>
    </w:p>
    <w:p w14:paraId="3BF91A58"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TripTileCollection</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Clear</w:t>
      </w:r>
      <w:r w:rsidRPr="009C1720">
        <w:rPr>
          <w:rFonts w:ascii="Verdana" w:hAnsi="Verdana" w:cs="Verdana"/>
          <w:b/>
          <w:bCs/>
          <w:color w:val="000000"/>
          <w:sz w:val="18"/>
          <w:szCs w:val="18"/>
          <w:lang w:val="en-US"/>
        </w:rPr>
        <w:t>();</w:t>
      </w:r>
    </w:p>
    <w:p w14:paraId="5E74730A"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p>
    <w:p w14:paraId="346E3501" w14:textId="77777777" w:rsidR="009C1720" w:rsidRPr="009C1720" w:rsidRDefault="009C1720" w:rsidP="003F5F9E">
      <w:pPr>
        <w:autoSpaceDE w:val="0"/>
        <w:autoSpaceDN w:val="0"/>
        <w:adjustRightInd w:val="0"/>
        <w:spacing w:after="0" w:line="240" w:lineRule="auto"/>
        <w:rPr>
          <w:rFonts w:ascii="Georgia" w:hAnsi="Georgia" w:cs="Georgia"/>
          <w:color w:val="007F00"/>
          <w:sz w:val="18"/>
          <w:szCs w:val="18"/>
          <w:lang w:val="en-US"/>
        </w:rPr>
      </w:pPr>
      <w:r w:rsidRPr="009C1720">
        <w:rPr>
          <w:rFonts w:ascii="Verdana" w:hAnsi="Verdana" w:cs="Verdana"/>
          <w:color w:val="808080"/>
          <w:sz w:val="18"/>
          <w:szCs w:val="18"/>
          <w:lang w:val="en-US"/>
        </w:rPr>
        <w:t xml:space="preserve">            </w:t>
      </w:r>
      <w:r w:rsidRPr="009C1720">
        <w:rPr>
          <w:rFonts w:ascii="Georgia" w:hAnsi="Georgia" w:cs="Georgia"/>
          <w:color w:val="007F00"/>
          <w:sz w:val="18"/>
          <w:szCs w:val="18"/>
          <w:lang w:val="en-US"/>
        </w:rPr>
        <w:t>// Setup Map</w:t>
      </w:r>
    </w:p>
    <w:p w14:paraId="02F43033"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RouteViewerMap</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SetView</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bounds</w:t>
      </w:r>
      <w:r w:rsidRPr="009C1720">
        <w:rPr>
          <w:rFonts w:ascii="Verdana" w:hAnsi="Verdana" w:cs="Verdana"/>
          <w:b/>
          <w:bCs/>
          <w:color w:val="000000"/>
          <w:sz w:val="18"/>
          <w:szCs w:val="18"/>
          <w:lang w:val="en-US"/>
        </w:rPr>
        <w:t>);</w:t>
      </w:r>
    </w:p>
    <w:p w14:paraId="6CE9B6EB"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RouteViewerMap</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Children</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Add</w:t>
      </w:r>
      <w:proofErr w:type="gramEnd"/>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polyLineLayer</w:t>
      </w:r>
      <w:r w:rsidRPr="009C1720">
        <w:rPr>
          <w:rFonts w:ascii="Verdana" w:hAnsi="Verdana" w:cs="Verdana"/>
          <w:b/>
          <w:bCs/>
          <w:color w:val="000000"/>
          <w:sz w:val="18"/>
          <w:szCs w:val="18"/>
          <w:lang w:val="en-US"/>
        </w:rPr>
        <w:t>);</w:t>
      </w:r>
    </w:p>
    <w:p w14:paraId="5D1B3D86"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p>
    <w:p w14:paraId="79141AAA"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RouteViewerMap</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Children</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Add</w:t>
      </w:r>
      <w:proofErr w:type="gramEnd"/>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startLocation</w:t>
      </w:r>
      <w:r w:rsidRPr="009C1720">
        <w:rPr>
          <w:rFonts w:ascii="Verdana" w:hAnsi="Verdana" w:cs="Verdana"/>
          <w:b/>
          <w:bCs/>
          <w:color w:val="000000"/>
          <w:sz w:val="18"/>
          <w:szCs w:val="18"/>
          <w:lang w:val="en-US"/>
        </w:rPr>
        <w:t>);</w:t>
      </w:r>
    </w:p>
    <w:p w14:paraId="134FD58F"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RouteViewerMap</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Children</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Add</w:t>
      </w:r>
      <w:proofErr w:type="gramEnd"/>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endLocation</w:t>
      </w:r>
      <w:r w:rsidRPr="009C1720">
        <w:rPr>
          <w:rFonts w:ascii="Verdana" w:hAnsi="Verdana" w:cs="Verdana"/>
          <w:b/>
          <w:bCs/>
          <w:color w:val="000000"/>
          <w:sz w:val="18"/>
          <w:szCs w:val="18"/>
          <w:lang w:val="en-US"/>
        </w:rPr>
        <w:t>);</w:t>
      </w:r>
    </w:p>
    <w:p w14:paraId="78C094B4"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0F15C1B8" w14:textId="5D496716" w:rsidR="009C1720" w:rsidRDefault="009C1720" w:rsidP="003F5F9E">
      <w:pPr>
        <w:autoSpaceDE w:val="0"/>
        <w:autoSpaceDN w:val="0"/>
        <w:adjustRightInd w:val="0"/>
        <w:spacing w:after="0" w:line="240" w:lineRule="auto"/>
        <w:rPr>
          <w:rFonts w:ascii="Verdana" w:hAnsi="Verdana" w:cs="Verdana"/>
          <w:color w:val="808080"/>
          <w:sz w:val="18"/>
          <w:szCs w:val="18"/>
          <w:lang w:val="en-US"/>
        </w:rPr>
      </w:pPr>
    </w:p>
    <w:p w14:paraId="6404AEE0" w14:textId="3E31B14E" w:rsidR="00A537CB" w:rsidRPr="009C1720" w:rsidRDefault="00A537CB" w:rsidP="003F5F9E">
      <w:pPr>
        <w:pStyle w:val="Heading4"/>
        <w:rPr>
          <w:rFonts w:ascii="Verdana" w:hAnsi="Verdana" w:cs="Verdana"/>
          <w:color w:val="808080"/>
          <w:sz w:val="18"/>
          <w:szCs w:val="18"/>
          <w:lang w:val="en-US"/>
        </w:rPr>
      </w:pPr>
      <w:bookmarkStart w:id="169" w:name="_Ref485807430"/>
      <w:r>
        <w:rPr>
          <w:lang w:val="en-US"/>
        </w:rPr>
        <w:t xml:space="preserve">1.1.9 - </w:t>
      </w:r>
      <w:r w:rsidR="00E118CA" w:rsidRPr="00F756E7">
        <w:rPr>
          <w:lang w:val="en-US"/>
        </w:rPr>
        <w:t>RouteViewerMap</w:t>
      </w:r>
      <w:r w:rsidRPr="00A537CB">
        <w:rPr>
          <w:lang w:val="en-US"/>
        </w:rPr>
        <w:t>_OnMouseRightButtonUp</w:t>
      </w:r>
      <w:bookmarkEnd w:id="169"/>
    </w:p>
    <w:p w14:paraId="50B55AED" w14:textId="78A26334"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private</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void</w:t>
      </w:r>
      <w:r w:rsidRPr="009C1720">
        <w:rPr>
          <w:rFonts w:ascii="Verdana" w:hAnsi="Verdana" w:cs="Verdana"/>
          <w:color w:val="808080"/>
          <w:sz w:val="18"/>
          <w:szCs w:val="18"/>
          <w:lang w:val="en-US"/>
        </w:rPr>
        <w:t xml:space="preserve"> </w:t>
      </w:r>
      <w:r w:rsidR="00E118CA" w:rsidRPr="00E118CA">
        <w:rPr>
          <w:rFonts w:ascii="Verdana" w:hAnsi="Verdana" w:cs="Verdana"/>
          <w:color w:val="000000"/>
          <w:sz w:val="18"/>
          <w:szCs w:val="18"/>
          <w:lang w:val="en-US"/>
        </w:rPr>
        <w:t>RouteViewerMap</w:t>
      </w:r>
      <w:r w:rsidRPr="009C1720">
        <w:rPr>
          <w:rFonts w:ascii="Verdana" w:hAnsi="Verdana" w:cs="Verdana"/>
          <w:color w:val="000000"/>
          <w:sz w:val="18"/>
          <w:szCs w:val="18"/>
          <w:lang w:val="en-US"/>
        </w:rPr>
        <w:t>_</w:t>
      </w:r>
      <w:proofErr w:type="gramStart"/>
      <w:r w:rsidRPr="009C1720">
        <w:rPr>
          <w:rFonts w:ascii="Verdana" w:hAnsi="Verdana" w:cs="Verdana"/>
          <w:color w:val="000000"/>
          <w:sz w:val="18"/>
          <w:szCs w:val="18"/>
          <w:lang w:val="en-US"/>
        </w:rPr>
        <w:t>OnMouseRightButtonUp</w:t>
      </w:r>
      <w:r w:rsidRPr="009C1720">
        <w:rPr>
          <w:rFonts w:ascii="Verdana" w:hAnsi="Verdana" w:cs="Verdana"/>
          <w:b/>
          <w:bCs/>
          <w:color w:val="000000"/>
          <w:sz w:val="18"/>
          <w:szCs w:val="18"/>
          <w:lang w:val="en-US"/>
        </w:rPr>
        <w:t>(</w:t>
      </w:r>
      <w:proofErr w:type="gramEnd"/>
      <w:r w:rsidRPr="009C1720">
        <w:rPr>
          <w:rFonts w:ascii="Verdana" w:hAnsi="Verdana" w:cs="Verdana"/>
          <w:b/>
          <w:bCs/>
          <w:color w:val="00007F"/>
          <w:sz w:val="18"/>
          <w:szCs w:val="18"/>
          <w:lang w:val="en-US"/>
        </w:rPr>
        <w:t>object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sender</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MouseButtonEventArgs</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e</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586E20F2" w14:textId="77777777" w:rsidR="009C1720" w:rsidRPr="009C1720" w:rsidRDefault="009C1720" w:rsidP="003F5F9E">
      <w:pPr>
        <w:autoSpaceDE w:val="0"/>
        <w:autoSpaceDN w:val="0"/>
        <w:adjustRightInd w:val="0"/>
        <w:spacing w:after="0" w:line="240" w:lineRule="auto"/>
        <w:rPr>
          <w:rFonts w:ascii="Georgia" w:hAnsi="Georgia" w:cs="Georgia"/>
          <w:color w:val="007F00"/>
          <w:sz w:val="18"/>
          <w:szCs w:val="18"/>
          <w:lang w:val="en-US"/>
        </w:rPr>
      </w:pPr>
      <w:r w:rsidRPr="009C1720">
        <w:rPr>
          <w:rFonts w:ascii="Verdana" w:hAnsi="Verdana" w:cs="Verdana"/>
          <w:color w:val="808080"/>
          <w:sz w:val="18"/>
          <w:szCs w:val="18"/>
          <w:lang w:val="en-US"/>
        </w:rPr>
        <w:t xml:space="preserve">            </w:t>
      </w:r>
      <w:r w:rsidRPr="009C1720">
        <w:rPr>
          <w:rFonts w:ascii="Georgia" w:hAnsi="Georgia" w:cs="Georgia"/>
          <w:color w:val="007F00"/>
          <w:sz w:val="18"/>
          <w:szCs w:val="18"/>
          <w:lang w:val="en-US"/>
        </w:rPr>
        <w:t>// Visibility control</w:t>
      </w:r>
    </w:p>
    <w:p w14:paraId="13F2BE81"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TripTileGrid</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Visibility</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Visibility</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Visible</w:t>
      </w:r>
      <w:r w:rsidRPr="009C1720">
        <w:rPr>
          <w:rFonts w:ascii="Verdana" w:hAnsi="Verdana" w:cs="Verdana"/>
          <w:b/>
          <w:bCs/>
          <w:color w:val="000000"/>
          <w:sz w:val="18"/>
          <w:szCs w:val="18"/>
          <w:lang w:val="en-US"/>
        </w:rPr>
        <w:t>;</w:t>
      </w:r>
    </w:p>
    <w:p w14:paraId="6283257D"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RouteViewerGrid</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Visibility</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Visibility</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Collapsed</w:t>
      </w:r>
      <w:r w:rsidRPr="009C1720">
        <w:rPr>
          <w:rFonts w:ascii="Verdana" w:hAnsi="Verdana" w:cs="Verdana"/>
          <w:b/>
          <w:bCs/>
          <w:color w:val="000000"/>
          <w:sz w:val="18"/>
          <w:szCs w:val="18"/>
          <w:lang w:val="en-US"/>
        </w:rPr>
        <w:t>;</w:t>
      </w:r>
    </w:p>
    <w:p w14:paraId="5C422950"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RavenMainWindow</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WindowState</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WindowState</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Normal</w:t>
      </w:r>
      <w:r w:rsidRPr="009C1720">
        <w:rPr>
          <w:rFonts w:ascii="Verdana" w:hAnsi="Verdana" w:cs="Verdana"/>
          <w:b/>
          <w:bCs/>
          <w:color w:val="000000"/>
          <w:sz w:val="18"/>
          <w:szCs w:val="18"/>
          <w:lang w:val="en-US"/>
        </w:rPr>
        <w:t>;</w:t>
      </w:r>
    </w:p>
    <w:p w14:paraId="7137DA65"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p>
    <w:p w14:paraId="06C249F5" w14:textId="77777777" w:rsidR="009C1720" w:rsidRPr="009C1720" w:rsidRDefault="009C1720" w:rsidP="003F5F9E">
      <w:pPr>
        <w:autoSpaceDE w:val="0"/>
        <w:autoSpaceDN w:val="0"/>
        <w:adjustRightInd w:val="0"/>
        <w:spacing w:after="0" w:line="240" w:lineRule="auto"/>
        <w:rPr>
          <w:rFonts w:ascii="Georgia" w:hAnsi="Georgia" w:cs="Georgia"/>
          <w:color w:val="007F00"/>
          <w:sz w:val="18"/>
          <w:szCs w:val="18"/>
          <w:lang w:val="en-US"/>
        </w:rPr>
      </w:pPr>
      <w:r w:rsidRPr="009C1720">
        <w:rPr>
          <w:rFonts w:ascii="Verdana" w:hAnsi="Verdana" w:cs="Verdana"/>
          <w:color w:val="808080"/>
          <w:sz w:val="18"/>
          <w:szCs w:val="18"/>
          <w:lang w:val="en-US"/>
        </w:rPr>
        <w:t xml:space="preserve">            </w:t>
      </w:r>
      <w:r w:rsidRPr="009C1720">
        <w:rPr>
          <w:rFonts w:ascii="Georgia" w:hAnsi="Georgia" w:cs="Georgia"/>
          <w:color w:val="007F00"/>
          <w:sz w:val="18"/>
          <w:szCs w:val="18"/>
          <w:lang w:val="en-US"/>
        </w:rPr>
        <w:t>// Cleanup Map</w:t>
      </w:r>
    </w:p>
    <w:p w14:paraId="669BF9D1"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proofErr w:type="gramStart"/>
      <w:r w:rsidRPr="009C1720">
        <w:rPr>
          <w:rFonts w:ascii="Verdana" w:hAnsi="Verdana" w:cs="Verdana"/>
          <w:color w:val="000000"/>
          <w:sz w:val="18"/>
          <w:szCs w:val="18"/>
          <w:lang w:val="en-US"/>
        </w:rPr>
        <w:t>RouteViewerMap</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Children</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Clear</w:t>
      </w:r>
      <w:proofErr w:type="gramEnd"/>
      <w:r w:rsidRPr="009C1720">
        <w:rPr>
          <w:rFonts w:ascii="Verdana" w:hAnsi="Verdana" w:cs="Verdana"/>
          <w:b/>
          <w:bCs/>
          <w:color w:val="000000"/>
          <w:sz w:val="18"/>
          <w:szCs w:val="18"/>
          <w:lang w:val="en-US"/>
        </w:rPr>
        <w:t>();</w:t>
      </w:r>
    </w:p>
    <w:p w14:paraId="08CBC183"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p>
    <w:p w14:paraId="0BCB785D" w14:textId="77777777" w:rsidR="009C1720" w:rsidRPr="009C1720" w:rsidRDefault="009C1720" w:rsidP="003F5F9E">
      <w:pPr>
        <w:autoSpaceDE w:val="0"/>
        <w:autoSpaceDN w:val="0"/>
        <w:adjustRightInd w:val="0"/>
        <w:spacing w:after="0" w:line="240" w:lineRule="auto"/>
        <w:rPr>
          <w:rFonts w:ascii="Georgia" w:hAnsi="Georgia" w:cs="Georgia"/>
          <w:color w:val="007F00"/>
          <w:sz w:val="18"/>
          <w:szCs w:val="18"/>
          <w:lang w:val="en-US"/>
        </w:rPr>
      </w:pPr>
      <w:r w:rsidRPr="009C1720">
        <w:rPr>
          <w:rFonts w:ascii="Verdana" w:hAnsi="Verdana" w:cs="Verdana"/>
          <w:color w:val="808080"/>
          <w:sz w:val="18"/>
          <w:szCs w:val="18"/>
          <w:lang w:val="en-US"/>
        </w:rPr>
        <w:t xml:space="preserve">            </w:t>
      </w:r>
      <w:r w:rsidRPr="009C1720">
        <w:rPr>
          <w:rFonts w:ascii="Georgia" w:hAnsi="Georgia" w:cs="Georgia"/>
          <w:color w:val="007F00"/>
          <w:sz w:val="18"/>
          <w:szCs w:val="18"/>
          <w:lang w:val="en-US"/>
        </w:rPr>
        <w:t>// Reload TripTiles from previous search</w:t>
      </w:r>
    </w:p>
    <w:p w14:paraId="17D53CFD" w14:textId="77777777" w:rsidR="009C1720" w:rsidRPr="009C1720" w:rsidRDefault="009C1720"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LoadTripTiles</w:t>
      </w:r>
      <w:r w:rsidRPr="009C1720">
        <w:rPr>
          <w:rFonts w:ascii="Verdana" w:hAnsi="Verdana" w:cs="Verdana"/>
          <w:b/>
          <w:bCs/>
          <w:color w:val="000000"/>
          <w:sz w:val="18"/>
          <w:szCs w:val="18"/>
          <w:lang w:val="en-US"/>
        </w:rPr>
        <w:t>(</w:t>
      </w:r>
      <w:r w:rsidRPr="009C1720">
        <w:rPr>
          <w:rFonts w:ascii="Verdana" w:hAnsi="Verdana" w:cs="Verdana"/>
          <w:color w:val="000000"/>
          <w:sz w:val="18"/>
          <w:szCs w:val="18"/>
          <w:lang w:val="en-US"/>
        </w:rPr>
        <w:t>LastSearch</w:t>
      </w:r>
      <w:r w:rsidRPr="009C1720">
        <w:rPr>
          <w:rFonts w:ascii="Verdana" w:hAnsi="Verdana" w:cs="Verdana"/>
          <w:b/>
          <w:bCs/>
          <w:color w:val="000000"/>
          <w:sz w:val="18"/>
          <w:szCs w:val="18"/>
          <w:lang w:val="en-US"/>
        </w:rPr>
        <w:t>);</w:t>
      </w:r>
    </w:p>
    <w:p w14:paraId="6A916809" w14:textId="5C1F2094" w:rsidR="009C1720" w:rsidRPr="00005A66" w:rsidRDefault="009C1720" w:rsidP="003F5F9E">
      <w:pPr>
        <w:autoSpaceDE w:val="0"/>
        <w:autoSpaceDN w:val="0"/>
        <w:adjustRightInd w:val="0"/>
        <w:spacing w:after="0" w:line="240" w:lineRule="auto"/>
        <w:rPr>
          <w:rFonts w:ascii="Verdana" w:hAnsi="Verdana" w:cs="Verdana"/>
          <w:b/>
          <w:bCs/>
          <w:color w:val="000000"/>
          <w:sz w:val="18"/>
          <w:szCs w:val="18"/>
          <w:lang w:val="en-US"/>
        </w:rPr>
      </w:pPr>
      <w:r w:rsidRPr="009C1720">
        <w:rPr>
          <w:rFonts w:ascii="Verdana" w:hAnsi="Verdana" w:cs="Verdana"/>
          <w:color w:val="808080"/>
          <w:sz w:val="18"/>
          <w:szCs w:val="18"/>
          <w:lang w:val="en-US"/>
        </w:rPr>
        <w:t xml:space="preserve">        </w:t>
      </w:r>
      <w:r w:rsidRPr="00005A66">
        <w:rPr>
          <w:rFonts w:ascii="Verdana" w:hAnsi="Verdana" w:cs="Verdana"/>
          <w:b/>
          <w:bCs/>
          <w:color w:val="000000"/>
          <w:sz w:val="18"/>
          <w:szCs w:val="18"/>
          <w:lang w:val="en-US"/>
        </w:rPr>
        <w:t>}</w:t>
      </w:r>
    </w:p>
    <w:p w14:paraId="3131B40B" w14:textId="00BB62D1" w:rsidR="00A537CB" w:rsidRPr="00005A66" w:rsidRDefault="00A537CB" w:rsidP="003F5F9E">
      <w:pPr>
        <w:autoSpaceDE w:val="0"/>
        <w:autoSpaceDN w:val="0"/>
        <w:adjustRightInd w:val="0"/>
        <w:spacing w:after="0" w:line="240" w:lineRule="auto"/>
        <w:rPr>
          <w:rFonts w:ascii="Verdana" w:hAnsi="Verdana" w:cs="Verdana"/>
          <w:b/>
          <w:bCs/>
          <w:color w:val="000000"/>
          <w:sz w:val="18"/>
          <w:szCs w:val="18"/>
          <w:lang w:val="en-US"/>
        </w:rPr>
      </w:pPr>
    </w:p>
    <w:p w14:paraId="4B734207" w14:textId="5F33B364" w:rsidR="00A537CB" w:rsidRPr="009C1720" w:rsidRDefault="00A537CB" w:rsidP="003F5F9E">
      <w:pPr>
        <w:pStyle w:val="Heading4"/>
        <w:rPr>
          <w:rFonts w:ascii="Verdana" w:hAnsi="Verdana" w:cs="Verdana"/>
          <w:color w:val="808080"/>
          <w:sz w:val="18"/>
          <w:szCs w:val="18"/>
          <w:lang w:val="en-US"/>
        </w:rPr>
      </w:pPr>
      <w:r>
        <w:rPr>
          <w:lang w:val="en-US"/>
        </w:rPr>
        <w:t>1.2.</w:t>
      </w:r>
      <w:r w:rsidR="00707739">
        <w:rPr>
          <w:lang w:val="en-US"/>
        </w:rPr>
        <w:t>0</w:t>
      </w:r>
      <w:r>
        <w:rPr>
          <w:lang w:val="en-US"/>
        </w:rPr>
        <w:t xml:space="preserve"> - RootObject</w:t>
      </w:r>
    </w:p>
    <w:p w14:paraId="1FB8D3F2" w14:textId="77777777" w:rsidR="00A537CB" w:rsidRPr="009C1720" w:rsidRDefault="00A537CB"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public</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class</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RootObject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10A7B6BF" w14:textId="77777777" w:rsidR="00A537CB" w:rsidRPr="009C1720" w:rsidRDefault="00A537CB"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roofErr w:type="gramStart"/>
      <w:r w:rsidRPr="009C1720">
        <w:rPr>
          <w:rFonts w:ascii="Verdana" w:hAnsi="Verdana" w:cs="Verdana"/>
          <w:color w:val="000000"/>
          <w:sz w:val="18"/>
          <w:szCs w:val="18"/>
          <w:lang w:val="en-US"/>
        </w:rPr>
        <w:t>JsonProperty</w:t>
      </w:r>
      <w:r w:rsidRPr="009C1720">
        <w:rPr>
          <w:rFonts w:ascii="Verdana" w:hAnsi="Verdana" w:cs="Verdana"/>
          <w:b/>
          <w:bCs/>
          <w:color w:val="000000"/>
          <w:sz w:val="18"/>
          <w:szCs w:val="18"/>
          <w:lang w:val="en-US"/>
        </w:rPr>
        <w:t>(</w:t>
      </w:r>
      <w:proofErr w:type="gramEnd"/>
      <w:r w:rsidRPr="009C1720">
        <w:rPr>
          <w:rFonts w:ascii="Verdana" w:hAnsi="Verdana" w:cs="Verdana"/>
          <w:color w:val="000000"/>
          <w:sz w:val="18"/>
          <w:szCs w:val="18"/>
          <w:lang w:val="en-US"/>
        </w:rPr>
        <w:t>PropertyName</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7F007F"/>
          <w:sz w:val="18"/>
          <w:szCs w:val="18"/>
          <w:lang w:val="en-US"/>
        </w:rPr>
        <w:t>"DeltaTime"</w:t>
      </w:r>
      <w:r w:rsidRPr="009C1720">
        <w:rPr>
          <w:rFonts w:ascii="Verdana" w:hAnsi="Verdana" w:cs="Verdana"/>
          <w:b/>
          <w:bCs/>
          <w:color w:val="000000"/>
          <w:sz w:val="18"/>
          <w:szCs w:val="18"/>
          <w:lang w:val="en-US"/>
        </w:rPr>
        <w:t>)]</w:t>
      </w:r>
    </w:p>
    <w:p w14:paraId="0D1A69F9" w14:textId="77777777" w:rsidR="00A537CB" w:rsidRPr="009C1720" w:rsidRDefault="00A537CB"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public</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string</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DeltaTime</w:t>
      </w:r>
      <w:r w:rsidRPr="009C1720">
        <w:rPr>
          <w:rFonts w:ascii="Verdana" w:hAnsi="Verdana" w:cs="Verdana"/>
          <w:color w:val="808080"/>
          <w:sz w:val="18"/>
          <w:szCs w:val="18"/>
          <w:lang w:val="en-US"/>
        </w:rPr>
        <w:t xml:space="preserve"> </w:t>
      </w:r>
      <w:proofErr w:type="gramStart"/>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get</w:t>
      </w:r>
      <w:proofErr w:type="gramEnd"/>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set</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49602BDB" w14:textId="77777777" w:rsidR="00A537CB" w:rsidRPr="009C1720" w:rsidRDefault="00A537CB" w:rsidP="003F5F9E">
      <w:pPr>
        <w:autoSpaceDE w:val="0"/>
        <w:autoSpaceDN w:val="0"/>
        <w:adjustRightInd w:val="0"/>
        <w:spacing w:after="0" w:line="240" w:lineRule="auto"/>
        <w:rPr>
          <w:rFonts w:ascii="Verdana" w:hAnsi="Verdana" w:cs="Verdana"/>
          <w:color w:val="808080"/>
          <w:sz w:val="18"/>
          <w:szCs w:val="18"/>
          <w:lang w:val="en-US"/>
        </w:rPr>
      </w:pPr>
    </w:p>
    <w:p w14:paraId="097F4575" w14:textId="77777777" w:rsidR="00A537CB" w:rsidRPr="009C1720" w:rsidRDefault="00A537CB"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roofErr w:type="gramStart"/>
      <w:r w:rsidRPr="009C1720">
        <w:rPr>
          <w:rFonts w:ascii="Verdana" w:hAnsi="Verdana" w:cs="Verdana"/>
          <w:color w:val="000000"/>
          <w:sz w:val="18"/>
          <w:szCs w:val="18"/>
          <w:lang w:val="en-US"/>
        </w:rPr>
        <w:t>JsonProperty</w:t>
      </w:r>
      <w:r w:rsidRPr="009C1720">
        <w:rPr>
          <w:rFonts w:ascii="Verdana" w:hAnsi="Verdana" w:cs="Verdana"/>
          <w:b/>
          <w:bCs/>
          <w:color w:val="000000"/>
          <w:sz w:val="18"/>
          <w:szCs w:val="18"/>
          <w:lang w:val="en-US"/>
        </w:rPr>
        <w:t>(</w:t>
      </w:r>
      <w:proofErr w:type="gramEnd"/>
      <w:r w:rsidRPr="009C1720">
        <w:rPr>
          <w:rFonts w:ascii="Verdana" w:hAnsi="Verdana" w:cs="Verdana"/>
          <w:color w:val="000000"/>
          <w:sz w:val="18"/>
          <w:szCs w:val="18"/>
          <w:lang w:val="en-US"/>
        </w:rPr>
        <w:t>PropertyName</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7F007F"/>
          <w:sz w:val="18"/>
          <w:szCs w:val="18"/>
          <w:lang w:val="en-US"/>
        </w:rPr>
        <w:t>"Rpm"</w:t>
      </w:r>
      <w:r w:rsidRPr="009C1720">
        <w:rPr>
          <w:rFonts w:ascii="Verdana" w:hAnsi="Verdana" w:cs="Verdana"/>
          <w:b/>
          <w:bCs/>
          <w:color w:val="000000"/>
          <w:sz w:val="18"/>
          <w:szCs w:val="18"/>
          <w:lang w:val="en-US"/>
        </w:rPr>
        <w:t>)]</w:t>
      </w:r>
    </w:p>
    <w:p w14:paraId="72984542" w14:textId="77777777" w:rsidR="00A537CB" w:rsidRPr="009C1720" w:rsidRDefault="00A537CB"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public</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string</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Rpm</w:t>
      </w:r>
      <w:r w:rsidRPr="009C1720">
        <w:rPr>
          <w:rFonts w:ascii="Verdana" w:hAnsi="Verdana" w:cs="Verdana"/>
          <w:color w:val="808080"/>
          <w:sz w:val="18"/>
          <w:szCs w:val="18"/>
          <w:lang w:val="en-US"/>
        </w:rPr>
        <w:t xml:space="preserve"> </w:t>
      </w:r>
      <w:proofErr w:type="gramStart"/>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get</w:t>
      </w:r>
      <w:proofErr w:type="gramEnd"/>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set</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56A5F82D" w14:textId="77777777" w:rsidR="00A537CB" w:rsidRPr="009C1720" w:rsidRDefault="00A537CB" w:rsidP="003F5F9E">
      <w:pPr>
        <w:autoSpaceDE w:val="0"/>
        <w:autoSpaceDN w:val="0"/>
        <w:adjustRightInd w:val="0"/>
        <w:spacing w:after="0" w:line="240" w:lineRule="auto"/>
        <w:rPr>
          <w:rFonts w:ascii="Verdana" w:hAnsi="Verdana" w:cs="Verdana"/>
          <w:color w:val="808080"/>
          <w:sz w:val="18"/>
          <w:szCs w:val="18"/>
          <w:lang w:val="en-US"/>
        </w:rPr>
      </w:pPr>
    </w:p>
    <w:p w14:paraId="382EB249" w14:textId="77777777" w:rsidR="00A537CB" w:rsidRPr="009C1720" w:rsidRDefault="00A537CB"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roofErr w:type="gramStart"/>
      <w:r w:rsidRPr="009C1720">
        <w:rPr>
          <w:rFonts w:ascii="Verdana" w:hAnsi="Verdana" w:cs="Verdana"/>
          <w:color w:val="000000"/>
          <w:sz w:val="18"/>
          <w:szCs w:val="18"/>
          <w:lang w:val="en-US"/>
        </w:rPr>
        <w:t>JsonProperty</w:t>
      </w:r>
      <w:r w:rsidRPr="009C1720">
        <w:rPr>
          <w:rFonts w:ascii="Verdana" w:hAnsi="Verdana" w:cs="Verdana"/>
          <w:b/>
          <w:bCs/>
          <w:color w:val="000000"/>
          <w:sz w:val="18"/>
          <w:szCs w:val="18"/>
          <w:lang w:val="en-US"/>
        </w:rPr>
        <w:t>(</w:t>
      </w:r>
      <w:proofErr w:type="gramEnd"/>
      <w:r w:rsidRPr="009C1720">
        <w:rPr>
          <w:rFonts w:ascii="Verdana" w:hAnsi="Verdana" w:cs="Verdana"/>
          <w:color w:val="000000"/>
          <w:sz w:val="18"/>
          <w:szCs w:val="18"/>
          <w:lang w:val="en-US"/>
        </w:rPr>
        <w:t>PropertyName</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7F007F"/>
          <w:sz w:val="18"/>
          <w:szCs w:val="18"/>
          <w:lang w:val="en-US"/>
        </w:rPr>
        <w:t>"Speed"</w:t>
      </w:r>
      <w:r w:rsidRPr="009C1720">
        <w:rPr>
          <w:rFonts w:ascii="Verdana" w:hAnsi="Verdana" w:cs="Verdana"/>
          <w:b/>
          <w:bCs/>
          <w:color w:val="000000"/>
          <w:sz w:val="18"/>
          <w:szCs w:val="18"/>
          <w:lang w:val="en-US"/>
        </w:rPr>
        <w:t>)]</w:t>
      </w:r>
    </w:p>
    <w:p w14:paraId="727A6F7C" w14:textId="77777777" w:rsidR="00A537CB" w:rsidRPr="009C1720" w:rsidRDefault="00A537CB"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public</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string</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Speed</w:t>
      </w:r>
      <w:r w:rsidRPr="009C1720">
        <w:rPr>
          <w:rFonts w:ascii="Verdana" w:hAnsi="Verdana" w:cs="Verdana"/>
          <w:color w:val="808080"/>
          <w:sz w:val="18"/>
          <w:szCs w:val="18"/>
          <w:lang w:val="en-US"/>
        </w:rPr>
        <w:t xml:space="preserve"> </w:t>
      </w:r>
      <w:proofErr w:type="gramStart"/>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get</w:t>
      </w:r>
      <w:proofErr w:type="gramEnd"/>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set</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5E13E780" w14:textId="77777777" w:rsidR="00A537CB" w:rsidRPr="009C1720" w:rsidRDefault="00A537CB" w:rsidP="003F5F9E">
      <w:pPr>
        <w:autoSpaceDE w:val="0"/>
        <w:autoSpaceDN w:val="0"/>
        <w:adjustRightInd w:val="0"/>
        <w:spacing w:after="0" w:line="240" w:lineRule="auto"/>
        <w:rPr>
          <w:rFonts w:ascii="Verdana" w:hAnsi="Verdana" w:cs="Verdana"/>
          <w:color w:val="808080"/>
          <w:sz w:val="18"/>
          <w:szCs w:val="18"/>
          <w:lang w:val="en-US"/>
        </w:rPr>
      </w:pPr>
    </w:p>
    <w:p w14:paraId="3CA4F24A" w14:textId="77777777" w:rsidR="00A537CB" w:rsidRPr="009C1720" w:rsidRDefault="00A537CB"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roofErr w:type="gramStart"/>
      <w:r w:rsidRPr="009C1720">
        <w:rPr>
          <w:rFonts w:ascii="Verdana" w:hAnsi="Verdana" w:cs="Verdana"/>
          <w:color w:val="000000"/>
          <w:sz w:val="18"/>
          <w:szCs w:val="18"/>
          <w:lang w:val="en-US"/>
        </w:rPr>
        <w:t>JsonProperty</w:t>
      </w:r>
      <w:r w:rsidRPr="009C1720">
        <w:rPr>
          <w:rFonts w:ascii="Verdana" w:hAnsi="Verdana" w:cs="Verdana"/>
          <w:b/>
          <w:bCs/>
          <w:color w:val="000000"/>
          <w:sz w:val="18"/>
          <w:szCs w:val="18"/>
          <w:lang w:val="en-US"/>
        </w:rPr>
        <w:t>(</w:t>
      </w:r>
      <w:proofErr w:type="gramEnd"/>
      <w:r w:rsidRPr="009C1720">
        <w:rPr>
          <w:rFonts w:ascii="Verdana" w:hAnsi="Verdana" w:cs="Verdana"/>
          <w:color w:val="000000"/>
          <w:sz w:val="18"/>
          <w:szCs w:val="18"/>
          <w:lang w:val="en-US"/>
        </w:rPr>
        <w:t>PropertyName</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7F007F"/>
          <w:sz w:val="18"/>
          <w:szCs w:val="18"/>
          <w:lang w:val="en-US"/>
        </w:rPr>
        <w:t>"Lat"</w:t>
      </w:r>
      <w:r w:rsidRPr="009C1720">
        <w:rPr>
          <w:rFonts w:ascii="Verdana" w:hAnsi="Verdana" w:cs="Verdana"/>
          <w:b/>
          <w:bCs/>
          <w:color w:val="000000"/>
          <w:sz w:val="18"/>
          <w:szCs w:val="18"/>
          <w:lang w:val="en-US"/>
        </w:rPr>
        <w:t>)]</w:t>
      </w:r>
    </w:p>
    <w:p w14:paraId="1EEFE417" w14:textId="77777777" w:rsidR="00A537CB" w:rsidRPr="009C1720" w:rsidRDefault="00A537CB"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public</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string</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Latitude</w:t>
      </w:r>
      <w:r w:rsidRPr="009C1720">
        <w:rPr>
          <w:rFonts w:ascii="Verdana" w:hAnsi="Verdana" w:cs="Verdana"/>
          <w:color w:val="808080"/>
          <w:sz w:val="18"/>
          <w:szCs w:val="18"/>
          <w:lang w:val="en-US"/>
        </w:rPr>
        <w:t xml:space="preserve"> </w:t>
      </w:r>
      <w:proofErr w:type="gramStart"/>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get</w:t>
      </w:r>
      <w:proofErr w:type="gramEnd"/>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set</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740E0CB6" w14:textId="77777777" w:rsidR="00A537CB" w:rsidRPr="009C1720" w:rsidRDefault="00A537CB" w:rsidP="003F5F9E">
      <w:pPr>
        <w:autoSpaceDE w:val="0"/>
        <w:autoSpaceDN w:val="0"/>
        <w:adjustRightInd w:val="0"/>
        <w:spacing w:after="0" w:line="240" w:lineRule="auto"/>
        <w:rPr>
          <w:rFonts w:ascii="Verdana" w:hAnsi="Verdana" w:cs="Verdana"/>
          <w:color w:val="808080"/>
          <w:sz w:val="18"/>
          <w:szCs w:val="18"/>
          <w:lang w:val="en-US"/>
        </w:rPr>
      </w:pPr>
    </w:p>
    <w:p w14:paraId="5A0A9176" w14:textId="77777777" w:rsidR="00A537CB" w:rsidRPr="009C1720" w:rsidRDefault="00A537CB"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roofErr w:type="gramStart"/>
      <w:r w:rsidRPr="009C1720">
        <w:rPr>
          <w:rFonts w:ascii="Verdana" w:hAnsi="Verdana" w:cs="Verdana"/>
          <w:color w:val="000000"/>
          <w:sz w:val="18"/>
          <w:szCs w:val="18"/>
          <w:lang w:val="en-US"/>
        </w:rPr>
        <w:t>JsonProperty</w:t>
      </w:r>
      <w:r w:rsidRPr="009C1720">
        <w:rPr>
          <w:rFonts w:ascii="Verdana" w:hAnsi="Verdana" w:cs="Verdana"/>
          <w:b/>
          <w:bCs/>
          <w:color w:val="000000"/>
          <w:sz w:val="18"/>
          <w:szCs w:val="18"/>
          <w:lang w:val="en-US"/>
        </w:rPr>
        <w:t>(</w:t>
      </w:r>
      <w:proofErr w:type="gramEnd"/>
      <w:r w:rsidRPr="009C1720">
        <w:rPr>
          <w:rFonts w:ascii="Verdana" w:hAnsi="Verdana" w:cs="Verdana"/>
          <w:color w:val="000000"/>
          <w:sz w:val="18"/>
          <w:szCs w:val="18"/>
          <w:lang w:val="en-US"/>
        </w:rPr>
        <w:t>PropertyName</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7F007F"/>
          <w:sz w:val="18"/>
          <w:szCs w:val="18"/>
          <w:lang w:val="en-US"/>
        </w:rPr>
        <w:t>"Lng"</w:t>
      </w:r>
      <w:r w:rsidRPr="009C1720">
        <w:rPr>
          <w:rFonts w:ascii="Verdana" w:hAnsi="Verdana" w:cs="Verdana"/>
          <w:b/>
          <w:bCs/>
          <w:color w:val="000000"/>
          <w:sz w:val="18"/>
          <w:szCs w:val="18"/>
          <w:lang w:val="en-US"/>
        </w:rPr>
        <w:t>)]</w:t>
      </w:r>
    </w:p>
    <w:p w14:paraId="627B32B5" w14:textId="77777777" w:rsidR="00A537CB" w:rsidRPr="009C1720" w:rsidRDefault="00A537CB"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public</w:t>
      </w:r>
      <w:r w:rsidRPr="009C1720">
        <w:rPr>
          <w:rFonts w:ascii="Verdana" w:hAnsi="Verdana" w:cs="Verdana"/>
          <w:color w:val="808080"/>
          <w:sz w:val="18"/>
          <w:szCs w:val="18"/>
          <w:lang w:val="en-US"/>
        </w:rPr>
        <w:t xml:space="preserve"> </w:t>
      </w:r>
      <w:r w:rsidRPr="009C1720">
        <w:rPr>
          <w:rFonts w:ascii="Verdana" w:hAnsi="Verdana" w:cs="Verdana"/>
          <w:b/>
          <w:bCs/>
          <w:color w:val="00007F"/>
          <w:sz w:val="18"/>
          <w:szCs w:val="18"/>
          <w:lang w:val="en-US"/>
        </w:rPr>
        <w:t>string</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Longitude</w:t>
      </w:r>
      <w:r w:rsidRPr="009C1720">
        <w:rPr>
          <w:rFonts w:ascii="Verdana" w:hAnsi="Verdana" w:cs="Verdana"/>
          <w:color w:val="808080"/>
          <w:sz w:val="18"/>
          <w:szCs w:val="18"/>
          <w:lang w:val="en-US"/>
        </w:rPr>
        <w:t xml:space="preserve"> </w:t>
      </w:r>
      <w:proofErr w:type="gramStart"/>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get</w:t>
      </w:r>
      <w:proofErr w:type="gramEnd"/>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color w:val="000000"/>
          <w:sz w:val="18"/>
          <w:szCs w:val="18"/>
          <w:lang w:val="en-US"/>
        </w:rPr>
        <w:t>set</w:t>
      </w:r>
      <w:r w:rsidRPr="009C1720">
        <w:rPr>
          <w:rFonts w:ascii="Verdana" w:hAnsi="Verdana" w:cs="Verdana"/>
          <w:b/>
          <w:bCs/>
          <w:color w:val="000000"/>
          <w:sz w:val="18"/>
          <w:szCs w:val="18"/>
          <w:lang w:val="en-US"/>
        </w:rPr>
        <w:t>;</w:t>
      </w: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2B55379A" w14:textId="77777777" w:rsidR="00A537CB" w:rsidRPr="009C1720" w:rsidRDefault="00A537CB" w:rsidP="003F5F9E">
      <w:pPr>
        <w:autoSpaceDE w:val="0"/>
        <w:autoSpaceDN w:val="0"/>
        <w:adjustRightInd w:val="0"/>
        <w:spacing w:after="0" w:line="240" w:lineRule="auto"/>
        <w:rPr>
          <w:rFonts w:ascii="Verdana" w:hAnsi="Verdana" w:cs="Verdana"/>
          <w:color w:val="808080"/>
          <w:sz w:val="18"/>
          <w:szCs w:val="18"/>
          <w:lang w:val="en-US"/>
        </w:rPr>
      </w:pPr>
      <w:r w:rsidRPr="009C1720">
        <w:rPr>
          <w:rFonts w:ascii="Verdana" w:hAnsi="Verdana" w:cs="Verdana"/>
          <w:color w:val="808080"/>
          <w:sz w:val="18"/>
          <w:szCs w:val="18"/>
          <w:lang w:val="en-US"/>
        </w:rPr>
        <w:t xml:space="preserve">        </w:t>
      </w:r>
      <w:r w:rsidRPr="009C1720">
        <w:rPr>
          <w:rFonts w:ascii="Verdana" w:hAnsi="Verdana" w:cs="Verdana"/>
          <w:b/>
          <w:bCs/>
          <w:color w:val="000000"/>
          <w:sz w:val="18"/>
          <w:szCs w:val="18"/>
          <w:lang w:val="en-US"/>
        </w:rPr>
        <w:t>}</w:t>
      </w:r>
    </w:p>
    <w:p w14:paraId="2FCAA4DF" w14:textId="77777777" w:rsidR="00A537CB" w:rsidRPr="00005A66" w:rsidRDefault="00A537CB" w:rsidP="003F5F9E">
      <w:pPr>
        <w:autoSpaceDE w:val="0"/>
        <w:autoSpaceDN w:val="0"/>
        <w:adjustRightInd w:val="0"/>
        <w:spacing w:after="0" w:line="240" w:lineRule="auto"/>
        <w:rPr>
          <w:rFonts w:ascii="Verdana" w:hAnsi="Verdana" w:cs="Verdana"/>
          <w:color w:val="808080"/>
          <w:sz w:val="18"/>
          <w:szCs w:val="18"/>
          <w:lang w:val="en-US"/>
        </w:rPr>
      </w:pPr>
    </w:p>
    <w:p w14:paraId="67510EF6" w14:textId="77777777" w:rsidR="009C1720" w:rsidRPr="00005A66" w:rsidRDefault="009C1720" w:rsidP="003F5F9E">
      <w:pPr>
        <w:autoSpaceDE w:val="0"/>
        <w:autoSpaceDN w:val="0"/>
        <w:adjustRightInd w:val="0"/>
        <w:spacing w:after="0" w:line="240" w:lineRule="auto"/>
        <w:rPr>
          <w:rFonts w:ascii="Verdana" w:hAnsi="Verdana" w:cs="Verdana"/>
          <w:color w:val="808080"/>
          <w:sz w:val="18"/>
          <w:szCs w:val="18"/>
          <w:lang w:val="en-US"/>
        </w:rPr>
      </w:pPr>
      <w:r w:rsidRPr="00005A66">
        <w:rPr>
          <w:rFonts w:ascii="Verdana" w:hAnsi="Verdana" w:cs="Verdana"/>
          <w:color w:val="808080"/>
          <w:sz w:val="18"/>
          <w:szCs w:val="18"/>
          <w:lang w:val="en-US"/>
        </w:rPr>
        <w:t xml:space="preserve">    </w:t>
      </w:r>
      <w:r w:rsidRPr="00005A66">
        <w:rPr>
          <w:rFonts w:ascii="Verdana" w:hAnsi="Verdana" w:cs="Verdana"/>
          <w:b/>
          <w:bCs/>
          <w:color w:val="000000"/>
          <w:sz w:val="18"/>
          <w:szCs w:val="18"/>
          <w:lang w:val="en-US"/>
        </w:rPr>
        <w:t>}</w:t>
      </w:r>
    </w:p>
    <w:p w14:paraId="7101C992" w14:textId="2BB51009" w:rsidR="00BA5F8F" w:rsidRPr="00005A66" w:rsidRDefault="009C1720" w:rsidP="003F5F9E">
      <w:pPr>
        <w:rPr>
          <w:rFonts w:ascii="Verdana" w:hAnsi="Verdana" w:cs="Verdana"/>
          <w:b/>
          <w:bCs/>
          <w:color w:val="000000"/>
          <w:sz w:val="18"/>
          <w:szCs w:val="18"/>
          <w:lang w:val="en-US"/>
        </w:rPr>
      </w:pPr>
      <w:r w:rsidRPr="00005A66">
        <w:rPr>
          <w:rFonts w:ascii="Verdana" w:hAnsi="Verdana" w:cs="Verdana"/>
          <w:b/>
          <w:bCs/>
          <w:color w:val="000000"/>
          <w:sz w:val="18"/>
          <w:szCs w:val="18"/>
          <w:lang w:val="en-US"/>
        </w:rPr>
        <w:t>}</w:t>
      </w:r>
    </w:p>
    <w:p w14:paraId="2555BCE5" w14:textId="77777777" w:rsidR="00BA5F8F" w:rsidRDefault="00BA5F8F" w:rsidP="003F5F9E">
      <w:pPr>
        <w:rPr>
          <w:rFonts w:asciiTheme="majorHAnsi" w:eastAsiaTheme="majorEastAsia" w:hAnsiTheme="majorHAnsi" w:cstheme="majorBidi"/>
          <w:color w:val="1F4D78" w:themeColor="accent1" w:themeShade="7F"/>
          <w:szCs w:val="24"/>
          <w:lang w:val="en-US"/>
        </w:rPr>
      </w:pPr>
      <w:r>
        <w:rPr>
          <w:lang w:val="en-US"/>
        </w:rPr>
        <w:br w:type="page"/>
      </w:r>
    </w:p>
    <w:p w14:paraId="16DF8FDA" w14:textId="5BAC4064" w:rsidR="00BF545E" w:rsidRDefault="00BA5F8F" w:rsidP="003F5F9E">
      <w:pPr>
        <w:pStyle w:val="Heading3"/>
        <w:rPr>
          <w:lang w:val="en-US"/>
        </w:rPr>
      </w:pPr>
      <w:bookmarkStart w:id="170" w:name="_Toc485739107"/>
      <w:bookmarkStart w:id="171" w:name="_Toc485754296"/>
      <w:bookmarkStart w:id="172" w:name="_Toc485813014"/>
      <w:bookmarkStart w:id="173" w:name="_Toc485814348"/>
      <w:r>
        <w:rPr>
          <w:lang w:val="en-US"/>
        </w:rPr>
        <w:lastRenderedPageBreak/>
        <w:t xml:space="preserve">2.1.0 -  </w:t>
      </w:r>
      <w:r w:rsidR="00BF545E">
        <w:rPr>
          <w:lang w:val="en-US"/>
        </w:rPr>
        <w:t>LoginWindow.xaml.cs</w:t>
      </w:r>
      <w:bookmarkEnd w:id="170"/>
      <w:bookmarkEnd w:id="171"/>
      <w:bookmarkEnd w:id="172"/>
      <w:bookmarkEnd w:id="173"/>
    </w:p>
    <w:p w14:paraId="1CE23DA1"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b/>
          <w:bCs/>
          <w:color w:val="00007F"/>
          <w:sz w:val="18"/>
          <w:szCs w:val="18"/>
          <w:lang w:val="en-US"/>
        </w:rPr>
        <w:t>using</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System</w:t>
      </w:r>
      <w:r w:rsidRPr="00BA5F8F">
        <w:rPr>
          <w:rFonts w:ascii="Verdana" w:hAnsi="Verdana" w:cs="Verdana"/>
          <w:b/>
          <w:bCs/>
          <w:color w:val="000000"/>
          <w:sz w:val="18"/>
          <w:szCs w:val="18"/>
          <w:lang w:val="en-US"/>
        </w:rPr>
        <w:t>;</w:t>
      </w:r>
    </w:p>
    <w:p w14:paraId="2E63032F"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b/>
          <w:bCs/>
          <w:color w:val="00007F"/>
          <w:sz w:val="18"/>
          <w:szCs w:val="18"/>
          <w:lang w:val="en-US"/>
        </w:rPr>
        <w:t>using</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System</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Data</w:t>
      </w:r>
      <w:r w:rsidRPr="00BA5F8F">
        <w:rPr>
          <w:rFonts w:ascii="Verdana" w:hAnsi="Verdana" w:cs="Verdana"/>
          <w:b/>
          <w:bCs/>
          <w:color w:val="000000"/>
          <w:sz w:val="18"/>
          <w:szCs w:val="18"/>
          <w:lang w:val="en-US"/>
        </w:rPr>
        <w:t>;</w:t>
      </w:r>
    </w:p>
    <w:p w14:paraId="277DF6AC"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b/>
          <w:bCs/>
          <w:color w:val="00007F"/>
          <w:sz w:val="18"/>
          <w:szCs w:val="18"/>
          <w:lang w:val="en-US"/>
        </w:rPr>
        <w:t>using</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System</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Linq</w:t>
      </w:r>
      <w:r w:rsidRPr="00BA5F8F">
        <w:rPr>
          <w:rFonts w:ascii="Verdana" w:hAnsi="Verdana" w:cs="Verdana"/>
          <w:b/>
          <w:bCs/>
          <w:color w:val="000000"/>
          <w:sz w:val="18"/>
          <w:szCs w:val="18"/>
          <w:lang w:val="en-US"/>
        </w:rPr>
        <w:t>;</w:t>
      </w:r>
    </w:p>
    <w:p w14:paraId="266CDABC"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b/>
          <w:bCs/>
          <w:color w:val="00007F"/>
          <w:sz w:val="18"/>
          <w:szCs w:val="18"/>
          <w:lang w:val="en-US"/>
        </w:rPr>
        <w:t>using</w:t>
      </w:r>
      <w:r w:rsidRPr="00BA5F8F">
        <w:rPr>
          <w:rFonts w:ascii="Verdana" w:hAnsi="Verdana" w:cs="Verdana"/>
          <w:color w:val="808080"/>
          <w:sz w:val="18"/>
          <w:szCs w:val="18"/>
          <w:lang w:val="en-US"/>
        </w:rPr>
        <w:t xml:space="preserve"> </w:t>
      </w:r>
      <w:proofErr w:type="gramStart"/>
      <w:r w:rsidRPr="00BA5F8F">
        <w:rPr>
          <w:rFonts w:ascii="Verdana" w:hAnsi="Verdana" w:cs="Verdana"/>
          <w:color w:val="000000"/>
          <w:sz w:val="18"/>
          <w:szCs w:val="18"/>
          <w:lang w:val="en-US"/>
        </w:rPr>
        <w:t>System</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Runtime</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InteropServices</w:t>
      </w:r>
      <w:proofErr w:type="gramEnd"/>
      <w:r w:rsidRPr="00BA5F8F">
        <w:rPr>
          <w:rFonts w:ascii="Verdana" w:hAnsi="Verdana" w:cs="Verdana"/>
          <w:b/>
          <w:bCs/>
          <w:color w:val="000000"/>
          <w:sz w:val="18"/>
          <w:szCs w:val="18"/>
          <w:lang w:val="en-US"/>
        </w:rPr>
        <w:t>;</w:t>
      </w:r>
    </w:p>
    <w:p w14:paraId="39102541"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b/>
          <w:bCs/>
          <w:color w:val="00007F"/>
          <w:sz w:val="18"/>
          <w:szCs w:val="18"/>
          <w:lang w:val="en-US"/>
        </w:rPr>
        <w:t>using</w:t>
      </w:r>
      <w:r w:rsidRPr="00BA5F8F">
        <w:rPr>
          <w:rFonts w:ascii="Verdana" w:hAnsi="Verdana" w:cs="Verdana"/>
          <w:color w:val="808080"/>
          <w:sz w:val="18"/>
          <w:szCs w:val="18"/>
          <w:lang w:val="en-US"/>
        </w:rPr>
        <w:t xml:space="preserve"> </w:t>
      </w:r>
      <w:proofErr w:type="gramStart"/>
      <w:r w:rsidRPr="00BA5F8F">
        <w:rPr>
          <w:rFonts w:ascii="Verdana" w:hAnsi="Verdana" w:cs="Verdana"/>
          <w:color w:val="000000"/>
          <w:sz w:val="18"/>
          <w:szCs w:val="18"/>
          <w:lang w:val="en-US"/>
        </w:rPr>
        <w:t>System</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Security</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Cryptography</w:t>
      </w:r>
      <w:proofErr w:type="gramEnd"/>
      <w:r w:rsidRPr="00BA5F8F">
        <w:rPr>
          <w:rFonts w:ascii="Verdana" w:hAnsi="Verdana" w:cs="Verdana"/>
          <w:b/>
          <w:bCs/>
          <w:color w:val="000000"/>
          <w:sz w:val="18"/>
          <w:szCs w:val="18"/>
          <w:lang w:val="en-US"/>
        </w:rPr>
        <w:t>;</w:t>
      </w:r>
    </w:p>
    <w:p w14:paraId="3B7208FA"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b/>
          <w:bCs/>
          <w:color w:val="00007F"/>
          <w:sz w:val="18"/>
          <w:szCs w:val="18"/>
          <w:lang w:val="en-US"/>
        </w:rPr>
        <w:t>using</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System</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Text</w:t>
      </w:r>
      <w:r w:rsidRPr="00BA5F8F">
        <w:rPr>
          <w:rFonts w:ascii="Verdana" w:hAnsi="Verdana" w:cs="Verdana"/>
          <w:b/>
          <w:bCs/>
          <w:color w:val="000000"/>
          <w:sz w:val="18"/>
          <w:szCs w:val="18"/>
          <w:lang w:val="en-US"/>
        </w:rPr>
        <w:t>;</w:t>
      </w:r>
    </w:p>
    <w:p w14:paraId="20CF3AE9"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b/>
          <w:bCs/>
          <w:color w:val="00007F"/>
          <w:sz w:val="18"/>
          <w:szCs w:val="18"/>
          <w:lang w:val="en-US"/>
        </w:rPr>
        <w:t>using</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System</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Windows</w:t>
      </w:r>
      <w:r w:rsidRPr="00BA5F8F">
        <w:rPr>
          <w:rFonts w:ascii="Verdana" w:hAnsi="Verdana" w:cs="Verdana"/>
          <w:b/>
          <w:bCs/>
          <w:color w:val="000000"/>
          <w:sz w:val="18"/>
          <w:szCs w:val="18"/>
          <w:lang w:val="en-US"/>
        </w:rPr>
        <w:t>;</w:t>
      </w:r>
    </w:p>
    <w:p w14:paraId="4913B930"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b/>
          <w:bCs/>
          <w:color w:val="00007F"/>
          <w:sz w:val="18"/>
          <w:szCs w:val="18"/>
          <w:lang w:val="en-US"/>
        </w:rPr>
        <w:t>using</w:t>
      </w:r>
      <w:r w:rsidRPr="00BA5F8F">
        <w:rPr>
          <w:rFonts w:ascii="Verdana" w:hAnsi="Verdana" w:cs="Verdana"/>
          <w:color w:val="808080"/>
          <w:sz w:val="18"/>
          <w:szCs w:val="18"/>
          <w:lang w:val="en-US"/>
        </w:rPr>
        <w:t xml:space="preserve"> </w:t>
      </w:r>
      <w:proofErr w:type="gramStart"/>
      <w:r w:rsidRPr="00BA5F8F">
        <w:rPr>
          <w:rFonts w:ascii="Verdana" w:hAnsi="Verdana" w:cs="Verdana"/>
          <w:color w:val="000000"/>
          <w:sz w:val="18"/>
          <w:szCs w:val="18"/>
          <w:lang w:val="en-US"/>
        </w:rPr>
        <w:t>System</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Windows</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Input</w:t>
      </w:r>
      <w:proofErr w:type="gramEnd"/>
      <w:r w:rsidRPr="00BA5F8F">
        <w:rPr>
          <w:rFonts w:ascii="Verdana" w:hAnsi="Verdana" w:cs="Verdana"/>
          <w:b/>
          <w:bCs/>
          <w:color w:val="000000"/>
          <w:sz w:val="18"/>
          <w:szCs w:val="18"/>
          <w:lang w:val="en-US"/>
        </w:rPr>
        <w:t>;</w:t>
      </w:r>
    </w:p>
    <w:p w14:paraId="14B4374A"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b/>
          <w:bCs/>
          <w:color w:val="00007F"/>
          <w:sz w:val="18"/>
          <w:szCs w:val="18"/>
          <w:lang w:val="en-US"/>
        </w:rPr>
        <w:t>using</w:t>
      </w:r>
      <w:r w:rsidRPr="00BA5F8F">
        <w:rPr>
          <w:rFonts w:ascii="Verdana" w:hAnsi="Verdana" w:cs="Verdana"/>
          <w:color w:val="808080"/>
          <w:sz w:val="18"/>
          <w:szCs w:val="18"/>
          <w:lang w:val="en-US"/>
        </w:rPr>
        <w:t xml:space="preserve"> </w:t>
      </w:r>
      <w:proofErr w:type="gramStart"/>
      <w:r w:rsidRPr="00BA5F8F">
        <w:rPr>
          <w:rFonts w:ascii="Verdana" w:hAnsi="Verdana" w:cs="Verdana"/>
          <w:color w:val="000000"/>
          <w:sz w:val="18"/>
          <w:szCs w:val="18"/>
          <w:lang w:val="en-US"/>
        </w:rPr>
        <w:t>MySql</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Data</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MySqlClient</w:t>
      </w:r>
      <w:proofErr w:type="gramEnd"/>
      <w:r w:rsidRPr="00BA5F8F">
        <w:rPr>
          <w:rFonts w:ascii="Verdana" w:hAnsi="Verdana" w:cs="Verdana"/>
          <w:b/>
          <w:bCs/>
          <w:color w:val="000000"/>
          <w:sz w:val="18"/>
          <w:szCs w:val="18"/>
          <w:lang w:val="en-US"/>
        </w:rPr>
        <w:t>;</w:t>
      </w:r>
    </w:p>
    <w:p w14:paraId="60B9C4FB"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p>
    <w:p w14:paraId="51C6CCBD"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b/>
          <w:bCs/>
          <w:color w:val="00007F"/>
          <w:sz w:val="18"/>
          <w:szCs w:val="18"/>
          <w:lang w:val="en-US"/>
        </w:rPr>
        <w:t>namespace</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Raven</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Windows</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p>
    <w:p w14:paraId="52A95CA7" w14:textId="77777777" w:rsidR="00BA5F8F" w:rsidRPr="00BA5F8F" w:rsidRDefault="00BA5F8F" w:rsidP="003F5F9E">
      <w:pPr>
        <w:autoSpaceDE w:val="0"/>
        <w:autoSpaceDN w:val="0"/>
        <w:adjustRightInd w:val="0"/>
        <w:spacing w:after="0" w:line="240" w:lineRule="auto"/>
        <w:rPr>
          <w:rFonts w:ascii="Georgia" w:hAnsi="Georgia" w:cs="Georgia"/>
          <w:color w:val="3F703F"/>
          <w:sz w:val="18"/>
          <w:szCs w:val="18"/>
          <w:lang w:val="en-US"/>
        </w:rPr>
      </w:pPr>
      <w:r w:rsidRPr="00BA5F8F">
        <w:rPr>
          <w:rFonts w:ascii="Verdana" w:hAnsi="Verdana" w:cs="Verdana"/>
          <w:color w:val="808080"/>
          <w:sz w:val="18"/>
          <w:szCs w:val="18"/>
          <w:lang w:val="en-US"/>
        </w:rPr>
        <w:t xml:space="preserve">    </w:t>
      </w:r>
      <w:r w:rsidRPr="00BA5F8F">
        <w:rPr>
          <w:rFonts w:ascii="Georgia" w:hAnsi="Georgia" w:cs="Georgia"/>
          <w:color w:val="3F703F"/>
          <w:sz w:val="18"/>
          <w:szCs w:val="18"/>
          <w:lang w:val="en-US"/>
        </w:rPr>
        <w:t>/// &lt;summary&gt;</w:t>
      </w:r>
    </w:p>
    <w:p w14:paraId="46546562" w14:textId="77777777" w:rsidR="00BA5F8F" w:rsidRPr="00BA5F8F" w:rsidRDefault="00BA5F8F" w:rsidP="003F5F9E">
      <w:pPr>
        <w:autoSpaceDE w:val="0"/>
        <w:autoSpaceDN w:val="0"/>
        <w:adjustRightInd w:val="0"/>
        <w:spacing w:after="0" w:line="240" w:lineRule="auto"/>
        <w:rPr>
          <w:rFonts w:ascii="Georgia" w:hAnsi="Georgia" w:cs="Georgia"/>
          <w:color w:val="3F703F"/>
          <w:sz w:val="18"/>
          <w:szCs w:val="18"/>
          <w:lang w:val="en-US"/>
        </w:rPr>
      </w:pPr>
      <w:r w:rsidRPr="00BA5F8F">
        <w:rPr>
          <w:rFonts w:ascii="Verdana" w:hAnsi="Verdana" w:cs="Verdana"/>
          <w:color w:val="808080"/>
          <w:sz w:val="18"/>
          <w:szCs w:val="18"/>
          <w:lang w:val="en-US"/>
        </w:rPr>
        <w:t xml:space="preserve">    </w:t>
      </w:r>
      <w:r w:rsidRPr="00BA5F8F">
        <w:rPr>
          <w:rFonts w:ascii="Georgia" w:hAnsi="Georgia" w:cs="Georgia"/>
          <w:color w:val="3F703F"/>
          <w:sz w:val="18"/>
          <w:szCs w:val="18"/>
          <w:lang w:val="en-US"/>
        </w:rPr>
        <w:t>/// Interaction logic for LoginWindow.xaml</w:t>
      </w:r>
    </w:p>
    <w:p w14:paraId="2EC23DF7" w14:textId="77777777" w:rsidR="00BA5F8F" w:rsidRPr="00BA5F8F" w:rsidRDefault="00BA5F8F" w:rsidP="003F5F9E">
      <w:pPr>
        <w:autoSpaceDE w:val="0"/>
        <w:autoSpaceDN w:val="0"/>
        <w:adjustRightInd w:val="0"/>
        <w:spacing w:after="0" w:line="240" w:lineRule="auto"/>
        <w:rPr>
          <w:rFonts w:ascii="Georgia" w:hAnsi="Georgia" w:cs="Georgia"/>
          <w:color w:val="3F703F"/>
          <w:sz w:val="18"/>
          <w:szCs w:val="18"/>
          <w:lang w:val="en-US"/>
        </w:rPr>
      </w:pPr>
      <w:r w:rsidRPr="00BA5F8F">
        <w:rPr>
          <w:rFonts w:ascii="Verdana" w:hAnsi="Verdana" w:cs="Verdana"/>
          <w:color w:val="808080"/>
          <w:sz w:val="18"/>
          <w:szCs w:val="18"/>
          <w:lang w:val="en-US"/>
        </w:rPr>
        <w:t xml:space="preserve">    </w:t>
      </w:r>
      <w:r w:rsidRPr="00BA5F8F">
        <w:rPr>
          <w:rFonts w:ascii="Georgia" w:hAnsi="Georgia" w:cs="Georgia"/>
          <w:color w:val="3F703F"/>
          <w:sz w:val="18"/>
          <w:szCs w:val="18"/>
          <w:lang w:val="en-US"/>
        </w:rPr>
        <w:t>/// &lt;/summary&gt;</w:t>
      </w:r>
    </w:p>
    <w:p w14:paraId="6CCFECA4"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public</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partial</w:t>
      </w: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class</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LoginWindow</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p>
    <w:p w14:paraId="7FB64D74" w14:textId="278178DE"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private</w:t>
      </w: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const</w:t>
      </w: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string</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ConnectionString</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color w:val="7F007F"/>
          <w:sz w:val="18"/>
          <w:szCs w:val="18"/>
          <w:lang w:val="en-US"/>
        </w:rPr>
        <w:t>"</w:t>
      </w:r>
      <w:proofErr w:type="gramStart"/>
      <w:r w:rsidRPr="00BA5F8F">
        <w:rPr>
          <w:rFonts w:ascii="Verdana" w:hAnsi="Verdana" w:cs="Verdana"/>
          <w:color w:val="7F007F"/>
          <w:sz w:val="18"/>
          <w:szCs w:val="18"/>
          <w:lang w:val="en-US"/>
        </w:rPr>
        <w:t>Server=raven-gps.com;Database</w:t>
      </w:r>
      <w:proofErr w:type="gramEnd"/>
      <w:r w:rsidRPr="00BA5F8F">
        <w:rPr>
          <w:rFonts w:ascii="Verdana" w:hAnsi="Verdana" w:cs="Verdana"/>
          <w:color w:val="7F007F"/>
          <w:sz w:val="18"/>
          <w:szCs w:val="18"/>
          <w:lang w:val="en-US"/>
        </w:rPr>
        <w:t>=raven;Uid=root;Pwd=</w:t>
      </w:r>
      <w:r w:rsidR="005B7CF3">
        <w:rPr>
          <w:rFonts w:ascii="Verdana" w:hAnsi="Verdana" w:cs="Verdana"/>
          <w:b/>
          <w:color w:val="7F007F"/>
          <w:sz w:val="18"/>
          <w:szCs w:val="18"/>
          <w:lang w:val="en-US"/>
        </w:rPr>
        <w:t>####</w:t>
      </w:r>
      <w:r w:rsidRPr="00BA5F8F">
        <w:rPr>
          <w:rFonts w:ascii="Verdana" w:hAnsi="Verdana" w:cs="Verdana"/>
          <w:color w:val="7F007F"/>
          <w:sz w:val="18"/>
          <w:szCs w:val="18"/>
          <w:lang w:val="en-US"/>
        </w:rPr>
        <w:t>"</w:t>
      </w:r>
      <w:r w:rsidRPr="00BA5F8F">
        <w:rPr>
          <w:rFonts w:ascii="Verdana" w:hAnsi="Verdana" w:cs="Verdana"/>
          <w:b/>
          <w:bCs/>
          <w:color w:val="000000"/>
          <w:sz w:val="18"/>
          <w:szCs w:val="18"/>
          <w:lang w:val="en-US"/>
        </w:rPr>
        <w:t>;</w:t>
      </w:r>
    </w:p>
    <w:p w14:paraId="0FC66157"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public</w:t>
      </w: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bool</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LoginSuccess</w:t>
      </w:r>
      <w:r w:rsidRPr="00BA5F8F">
        <w:rPr>
          <w:rFonts w:ascii="Verdana" w:hAnsi="Verdana" w:cs="Verdana"/>
          <w:b/>
          <w:bCs/>
          <w:color w:val="000000"/>
          <w:sz w:val="18"/>
          <w:szCs w:val="18"/>
          <w:lang w:val="en-US"/>
        </w:rPr>
        <w:t>;</w:t>
      </w:r>
    </w:p>
    <w:p w14:paraId="4891065F" w14:textId="2534D503" w:rsidR="00BA5F8F" w:rsidRDefault="00BA5F8F" w:rsidP="003F5F9E">
      <w:pPr>
        <w:autoSpaceDE w:val="0"/>
        <w:autoSpaceDN w:val="0"/>
        <w:adjustRightInd w:val="0"/>
        <w:spacing w:after="0" w:line="240" w:lineRule="auto"/>
        <w:rPr>
          <w:rFonts w:ascii="Verdana" w:hAnsi="Verdana" w:cs="Verdana"/>
          <w:color w:val="808080"/>
          <w:sz w:val="18"/>
          <w:szCs w:val="18"/>
          <w:lang w:val="en-US"/>
        </w:rPr>
      </w:pPr>
    </w:p>
    <w:p w14:paraId="76DC9ABF" w14:textId="3A68051D" w:rsidR="00BA5F8F" w:rsidRPr="00BA5F8F" w:rsidRDefault="00BA5F8F" w:rsidP="003F5F9E">
      <w:pPr>
        <w:pStyle w:val="Heading4"/>
        <w:rPr>
          <w:rFonts w:ascii="Verdana" w:hAnsi="Verdana" w:cs="Verdana"/>
          <w:color w:val="808080"/>
          <w:sz w:val="18"/>
          <w:szCs w:val="18"/>
          <w:lang w:val="en-US"/>
        </w:rPr>
      </w:pPr>
      <w:r>
        <w:rPr>
          <w:lang w:val="en-US"/>
        </w:rPr>
        <w:t>2.1.1 - LoginWindow</w:t>
      </w:r>
    </w:p>
    <w:p w14:paraId="7EAE3416"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public</w:t>
      </w:r>
      <w:r w:rsidRPr="00BA5F8F">
        <w:rPr>
          <w:rFonts w:ascii="Verdana" w:hAnsi="Verdana" w:cs="Verdana"/>
          <w:color w:val="808080"/>
          <w:sz w:val="18"/>
          <w:szCs w:val="18"/>
          <w:lang w:val="en-US"/>
        </w:rPr>
        <w:t xml:space="preserve"> </w:t>
      </w:r>
      <w:proofErr w:type="gramStart"/>
      <w:r w:rsidRPr="00BA5F8F">
        <w:rPr>
          <w:rFonts w:ascii="Verdana" w:hAnsi="Verdana" w:cs="Verdana"/>
          <w:color w:val="000000"/>
          <w:sz w:val="18"/>
          <w:szCs w:val="18"/>
          <w:lang w:val="en-US"/>
        </w:rPr>
        <w:t>LoginWindow</w:t>
      </w:r>
      <w:r w:rsidRPr="00BA5F8F">
        <w:rPr>
          <w:rFonts w:ascii="Verdana" w:hAnsi="Verdana" w:cs="Verdana"/>
          <w:b/>
          <w:bCs/>
          <w:color w:val="000000"/>
          <w:sz w:val="18"/>
          <w:szCs w:val="18"/>
          <w:lang w:val="en-US"/>
        </w:rPr>
        <w:t>(</w:t>
      </w:r>
      <w:proofErr w:type="gramEnd"/>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p>
    <w:p w14:paraId="7C113E6D"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proofErr w:type="gramStart"/>
      <w:r w:rsidRPr="00BA5F8F">
        <w:rPr>
          <w:rFonts w:ascii="Verdana" w:hAnsi="Verdana" w:cs="Verdana"/>
          <w:color w:val="000000"/>
          <w:sz w:val="18"/>
          <w:szCs w:val="18"/>
          <w:lang w:val="en-US"/>
        </w:rPr>
        <w:t>InitializeComponent</w:t>
      </w:r>
      <w:r w:rsidRPr="00BA5F8F">
        <w:rPr>
          <w:rFonts w:ascii="Verdana" w:hAnsi="Verdana" w:cs="Verdana"/>
          <w:b/>
          <w:bCs/>
          <w:color w:val="000000"/>
          <w:sz w:val="18"/>
          <w:szCs w:val="18"/>
          <w:lang w:val="en-US"/>
        </w:rPr>
        <w:t>(</w:t>
      </w:r>
      <w:proofErr w:type="gramEnd"/>
      <w:r w:rsidRPr="00BA5F8F">
        <w:rPr>
          <w:rFonts w:ascii="Verdana" w:hAnsi="Verdana" w:cs="Verdana"/>
          <w:b/>
          <w:bCs/>
          <w:color w:val="000000"/>
          <w:sz w:val="18"/>
          <w:szCs w:val="18"/>
          <w:lang w:val="en-US"/>
        </w:rPr>
        <w:t>);</w:t>
      </w:r>
    </w:p>
    <w:p w14:paraId="3C94E757"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p>
    <w:p w14:paraId="377BC54E" w14:textId="7FDC911F" w:rsidR="00BA5F8F" w:rsidRDefault="00BA5F8F" w:rsidP="003F5F9E">
      <w:pPr>
        <w:autoSpaceDE w:val="0"/>
        <w:autoSpaceDN w:val="0"/>
        <w:adjustRightInd w:val="0"/>
        <w:spacing w:after="0" w:line="240" w:lineRule="auto"/>
        <w:rPr>
          <w:rFonts w:ascii="Verdana" w:hAnsi="Verdana" w:cs="Verdana"/>
          <w:color w:val="808080"/>
          <w:sz w:val="18"/>
          <w:szCs w:val="18"/>
          <w:lang w:val="en-US"/>
        </w:rPr>
      </w:pPr>
    </w:p>
    <w:p w14:paraId="4BB83CCF" w14:textId="7E7BB206" w:rsidR="00BA5F8F" w:rsidRPr="00BA5F8F" w:rsidRDefault="00BA5F8F" w:rsidP="003F5F9E">
      <w:pPr>
        <w:pStyle w:val="Heading4"/>
        <w:rPr>
          <w:rFonts w:ascii="Verdana" w:hAnsi="Verdana" w:cs="Verdana"/>
          <w:color w:val="808080"/>
          <w:sz w:val="18"/>
          <w:szCs w:val="18"/>
          <w:lang w:val="en-US"/>
        </w:rPr>
      </w:pPr>
      <w:r>
        <w:rPr>
          <w:lang w:val="en-US"/>
        </w:rPr>
        <w:t>2.1.2 – LoginBtn_Click</w:t>
      </w:r>
    </w:p>
    <w:p w14:paraId="224D0CDE"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private</w:t>
      </w: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void</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LoginBtn_</w:t>
      </w:r>
      <w:proofErr w:type="gramStart"/>
      <w:r w:rsidRPr="00BA5F8F">
        <w:rPr>
          <w:rFonts w:ascii="Verdana" w:hAnsi="Verdana" w:cs="Verdana"/>
          <w:color w:val="000000"/>
          <w:sz w:val="18"/>
          <w:szCs w:val="18"/>
          <w:lang w:val="en-US"/>
        </w:rPr>
        <w:t>Click</w:t>
      </w:r>
      <w:r w:rsidRPr="00BA5F8F">
        <w:rPr>
          <w:rFonts w:ascii="Verdana" w:hAnsi="Verdana" w:cs="Verdana"/>
          <w:b/>
          <w:bCs/>
          <w:color w:val="000000"/>
          <w:sz w:val="18"/>
          <w:szCs w:val="18"/>
          <w:lang w:val="en-US"/>
        </w:rPr>
        <w:t>(</w:t>
      </w:r>
      <w:proofErr w:type="gramEnd"/>
      <w:r w:rsidRPr="00BA5F8F">
        <w:rPr>
          <w:rFonts w:ascii="Verdana" w:hAnsi="Verdana" w:cs="Verdana"/>
          <w:b/>
          <w:bCs/>
          <w:color w:val="00007F"/>
          <w:sz w:val="18"/>
          <w:szCs w:val="18"/>
          <w:lang w:val="en-US"/>
        </w:rPr>
        <w:t>object</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sender</w:t>
      </w:r>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RoutedEventArgs</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e</w:t>
      </w:r>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p>
    <w:p w14:paraId="00F357BA"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proofErr w:type="gramStart"/>
      <w:r w:rsidRPr="00BA5F8F">
        <w:rPr>
          <w:rFonts w:ascii="Verdana" w:hAnsi="Verdana" w:cs="Verdana"/>
          <w:color w:val="000000"/>
          <w:sz w:val="18"/>
          <w:szCs w:val="18"/>
          <w:lang w:val="en-US"/>
        </w:rPr>
        <w:t>AttemptLogin</w:t>
      </w:r>
      <w:r w:rsidRPr="00BA5F8F">
        <w:rPr>
          <w:rFonts w:ascii="Verdana" w:hAnsi="Verdana" w:cs="Verdana"/>
          <w:b/>
          <w:bCs/>
          <w:color w:val="000000"/>
          <w:sz w:val="18"/>
          <w:szCs w:val="18"/>
          <w:lang w:val="en-US"/>
        </w:rPr>
        <w:t>(</w:t>
      </w:r>
      <w:proofErr w:type="gramEnd"/>
      <w:r w:rsidRPr="00BA5F8F">
        <w:rPr>
          <w:rFonts w:ascii="Verdana" w:hAnsi="Verdana" w:cs="Verdana"/>
          <w:b/>
          <w:bCs/>
          <w:color w:val="000000"/>
          <w:sz w:val="18"/>
          <w:szCs w:val="18"/>
          <w:lang w:val="en-US"/>
        </w:rPr>
        <w:t>);</w:t>
      </w:r>
    </w:p>
    <w:p w14:paraId="12791B18"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p>
    <w:p w14:paraId="4B1114C0" w14:textId="5449AEAC" w:rsidR="00BA5F8F" w:rsidRDefault="00BA5F8F" w:rsidP="003F5F9E">
      <w:pPr>
        <w:autoSpaceDE w:val="0"/>
        <w:autoSpaceDN w:val="0"/>
        <w:adjustRightInd w:val="0"/>
        <w:spacing w:after="0" w:line="240" w:lineRule="auto"/>
        <w:rPr>
          <w:rFonts w:ascii="Verdana" w:hAnsi="Verdana" w:cs="Verdana"/>
          <w:color w:val="808080"/>
          <w:sz w:val="18"/>
          <w:szCs w:val="18"/>
          <w:lang w:val="en-US"/>
        </w:rPr>
      </w:pPr>
    </w:p>
    <w:p w14:paraId="29BEE4F0" w14:textId="376819A6" w:rsidR="00BA5F8F" w:rsidRPr="00BA5F8F" w:rsidRDefault="00BA5F8F" w:rsidP="003F5F9E">
      <w:pPr>
        <w:pStyle w:val="Heading4"/>
        <w:rPr>
          <w:rFonts w:ascii="Verdana" w:hAnsi="Verdana" w:cs="Verdana"/>
          <w:color w:val="808080"/>
          <w:sz w:val="18"/>
          <w:szCs w:val="18"/>
          <w:lang w:val="en-US"/>
        </w:rPr>
      </w:pPr>
      <w:r>
        <w:rPr>
          <w:lang w:val="en-US"/>
        </w:rPr>
        <w:t>2.1.3 - AttemptLogin</w:t>
      </w:r>
    </w:p>
    <w:p w14:paraId="6955F575"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private</w:t>
      </w: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void</w:t>
      </w:r>
      <w:r w:rsidRPr="00BA5F8F">
        <w:rPr>
          <w:rFonts w:ascii="Verdana" w:hAnsi="Verdana" w:cs="Verdana"/>
          <w:color w:val="808080"/>
          <w:sz w:val="18"/>
          <w:szCs w:val="18"/>
          <w:lang w:val="en-US"/>
        </w:rPr>
        <w:t xml:space="preserve"> </w:t>
      </w:r>
      <w:proofErr w:type="gramStart"/>
      <w:r w:rsidRPr="00BA5F8F">
        <w:rPr>
          <w:rFonts w:ascii="Verdana" w:hAnsi="Verdana" w:cs="Verdana"/>
          <w:color w:val="000000"/>
          <w:sz w:val="18"/>
          <w:szCs w:val="18"/>
          <w:lang w:val="en-US"/>
        </w:rPr>
        <w:t>AttemptLogin</w:t>
      </w:r>
      <w:r w:rsidRPr="00BA5F8F">
        <w:rPr>
          <w:rFonts w:ascii="Verdana" w:hAnsi="Verdana" w:cs="Verdana"/>
          <w:b/>
          <w:bCs/>
          <w:color w:val="000000"/>
          <w:sz w:val="18"/>
          <w:szCs w:val="18"/>
          <w:lang w:val="en-US"/>
        </w:rPr>
        <w:t>(</w:t>
      </w:r>
      <w:proofErr w:type="gramEnd"/>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p>
    <w:p w14:paraId="21B67AA6" w14:textId="77777777" w:rsidR="00BA5F8F" w:rsidRPr="00BA5F8F" w:rsidRDefault="00BA5F8F" w:rsidP="003F5F9E">
      <w:pPr>
        <w:autoSpaceDE w:val="0"/>
        <w:autoSpaceDN w:val="0"/>
        <w:adjustRightInd w:val="0"/>
        <w:spacing w:after="0" w:line="240" w:lineRule="auto"/>
        <w:rPr>
          <w:rFonts w:ascii="Georgia" w:hAnsi="Georgia" w:cs="Georgia"/>
          <w:color w:val="007F00"/>
          <w:sz w:val="18"/>
          <w:szCs w:val="18"/>
          <w:lang w:val="en-US"/>
        </w:rPr>
      </w:pPr>
      <w:r w:rsidRPr="00BA5F8F">
        <w:rPr>
          <w:rFonts w:ascii="Verdana" w:hAnsi="Verdana" w:cs="Verdana"/>
          <w:color w:val="808080"/>
          <w:sz w:val="18"/>
          <w:szCs w:val="18"/>
          <w:lang w:val="en-US"/>
        </w:rPr>
        <w:t xml:space="preserve">            </w:t>
      </w:r>
      <w:r w:rsidRPr="00BA5F8F">
        <w:rPr>
          <w:rFonts w:ascii="Georgia" w:hAnsi="Georgia" w:cs="Georgia"/>
          <w:color w:val="007F00"/>
          <w:sz w:val="18"/>
          <w:szCs w:val="18"/>
          <w:lang w:val="en-US"/>
        </w:rPr>
        <w:t>// If login is corrrect changes LoginSuccess to true and closes LoginWindow</w:t>
      </w:r>
    </w:p>
    <w:p w14:paraId="708BF06B"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if</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AuthenticateLogin</w:t>
      </w:r>
      <w:r w:rsidRPr="00BA5F8F">
        <w:rPr>
          <w:rFonts w:ascii="Verdana" w:hAnsi="Verdana" w:cs="Verdana"/>
          <w:b/>
          <w:bCs/>
          <w:color w:val="000000"/>
          <w:sz w:val="18"/>
          <w:szCs w:val="18"/>
          <w:lang w:val="en-US"/>
        </w:rPr>
        <w:t>(</w:t>
      </w:r>
      <w:proofErr w:type="gramStart"/>
      <w:r w:rsidRPr="00BA5F8F">
        <w:rPr>
          <w:rFonts w:ascii="Verdana" w:hAnsi="Verdana" w:cs="Verdana"/>
          <w:color w:val="000000"/>
          <w:sz w:val="18"/>
          <w:szCs w:val="18"/>
          <w:lang w:val="en-US"/>
        </w:rPr>
        <w:t>UsernameText</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Text</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ToLower</w:t>
      </w:r>
      <w:proofErr w:type="gramEnd"/>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PasswordText</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Password</w:t>
      </w:r>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p>
    <w:p w14:paraId="439328F7"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LoginSuccess</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true</w:t>
      </w:r>
      <w:r w:rsidRPr="00BA5F8F">
        <w:rPr>
          <w:rFonts w:ascii="Verdana" w:hAnsi="Verdana" w:cs="Verdana"/>
          <w:b/>
          <w:bCs/>
          <w:color w:val="000000"/>
          <w:sz w:val="18"/>
          <w:szCs w:val="18"/>
          <w:lang w:val="en-US"/>
        </w:rPr>
        <w:t>;</w:t>
      </w:r>
    </w:p>
    <w:p w14:paraId="7F975B60"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MainWindow</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Username</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proofErr w:type="gramStart"/>
      <w:r w:rsidRPr="00BA5F8F">
        <w:rPr>
          <w:rFonts w:ascii="Verdana" w:hAnsi="Verdana" w:cs="Verdana"/>
          <w:color w:val="000000"/>
          <w:sz w:val="18"/>
          <w:szCs w:val="18"/>
          <w:lang w:val="en-US"/>
        </w:rPr>
        <w:t>UsernameText</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Text</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ToLower</w:t>
      </w:r>
      <w:proofErr w:type="gramEnd"/>
      <w:r w:rsidRPr="00BA5F8F">
        <w:rPr>
          <w:rFonts w:ascii="Verdana" w:hAnsi="Verdana" w:cs="Verdana"/>
          <w:b/>
          <w:bCs/>
          <w:color w:val="000000"/>
          <w:sz w:val="18"/>
          <w:szCs w:val="18"/>
          <w:lang w:val="en-US"/>
        </w:rPr>
        <w:t>();</w:t>
      </w:r>
    </w:p>
    <w:p w14:paraId="6C99754C"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proofErr w:type="gramStart"/>
      <w:r w:rsidRPr="00BA5F8F">
        <w:rPr>
          <w:rFonts w:ascii="Verdana" w:hAnsi="Verdana" w:cs="Verdana"/>
          <w:color w:val="000000"/>
          <w:sz w:val="18"/>
          <w:szCs w:val="18"/>
          <w:lang w:val="en-US"/>
        </w:rPr>
        <w:t>Close</w:t>
      </w:r>
      <w:r w:rsidRPr="00BA5F8F">
        <w:rPr>
          <w:rFonts w:ascii="Verdana" w:hAnsi="Verdana" w:cs="Verdana"/>
          <w:b/>
          <w:bCs/>
          <w:color w:val="000000"/>
          <w:sz w:val="18"/>
          <w:szCs w:val="18"/>
          <w:lang w:val="en-US"/>
        </w:rPr>
        <w:t>(</w:t>
      </w:r>
      <w:proofErr w:type="gramEnd"/>
      <w:r w:rsidRPr="00BA5F8F">
        <w:rPr>
          <w:rFonts w:ascii="Verdana" w:hAnsi="Verdana" w:cs="Verdana"/>
          <w:b/>
          <w:bCs/>
          <w:color w:val="000000"/>
          <w:sz w:val="18"/>
          <w:szCs w:val="18"/>
          <w:lang w:val="en-US"/>
        </w:rPr>
        <w:t>);</w:t>
      </w:r>
    </w:p>
    <w:p w14:paraId="5635D586"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p>
    <w:p w14:paraId="6A4D6BB1" w14:textId="77777777" w:rsidR="00BA5F8F" w:rsidRPr="00BA5F8F" w:rsidRDefault="00BA5F8F" w:rsidP="003F5F9E">
      <w:pPr>
        <w:autoSpaceDE w:val="0"/>
        <w:autoSpaceDN w:val="0"/>
        <w:adjustRightInd w:val="0"/>
        <w:spacing w:after="0" w:line="240" w:lineRule="auto"/>
        <w:rPr>
          <w:rFonts w:ascii="Georgia" w:hAnsi="Georgia" w:cs="Georgia"/>
          <w:color w:val="007F00"/>
          <w:sz w:val="18"/>
          <w:szCs w:val="18"/>
          <w:lang w:val="en-US"/>
        </w:rPr>
      </w:pPr>
      <w:r w:rsidRPr="00BA5F8F">
        <w:rPr>
          <w:rFonts w:ascii="Verdana" w:hAnsi="Verdana" w:cs="Verdana"/>
          <w:color w:val="808080"/>
          <w:sz w:val="18"/>
          <w:szCs w:val="18"/>
          <w:lang w:val="en-US"/>
        </w:rPr>
        <w:t xml:space="preserve">            </w:t>
      </w:r>
      <w:r w:rsidRPr="00BA5F8F">
        <w:rPr>
          <w:rFonts w:ascii="Georgia" w:hAnsi="Georgia" w:cs="Georgia"/>
          <w:color w:val="007F00"/>
          <w:sz w:val="18"/>
          <w:szCs w:val="18"/>
          <w:lang w:val="en-US"/>
        </w:rPr>
        <w:t>// If username or password is incorrect show error</w:t>
      </w:r>
    </w:p>
    <w:p w14:paraId="3729425D"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else</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p>
    <w:p w14:paraId="44E3B430"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MessageBox</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Show</w:t>
      </w:r>
      <w:r w:rsidRPr="00BA5F8F">
        <w:rPr>
          <w:rFonts w:ascii="Verdana" w:hAnsi="Verdana" w:cs="Verdana"/>
          <w:b/>
          <w:bCs/>
          <w:color w:val="000000"/>
          <w:sz w:val="18"/>
          <w:szCs w:val="18"/>
          <w:lang w:val="en-US"/>
        </w:rPr>
        <w:t>(</w:t>
      </w:r>
      <w:r w:rsidRPr="00BA5F8F">
        <w:rPr>
          <w:rFonts w:ascii="Verdana" w:hAnsi="Verdana" w:cs="Verdana"/>
          <w:color w:val="7F007F"/>
          <w:sz w:val="18"/>
          <w:szCs w:val="18"/>
          <w:lang w:val="en-US"/>
        </w:rPr>
        <w:t>"Username or password is incorrect"</w:t>
      </w:r>
      <w:r w:rsidRPr="00BA5F8F">
        <w:rPr>
          <w:rFonts w:ascii="Verdana" w:hAnsi="Verdana" w:cs="Verdana"/>
          <w:b/>
          <w:bCs/>
          <w:color w:val="000000"/>
          <w:sz w:val="18"/>
          <w:szCs w:val="18"/>
          <w:lang w:val="en-US"/>
        </w:rPr>
        <w:t>);</w:t>
      </w:r>
    </w:p>
    <w:p w14:paraId="6E847D6F"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p>
    <w:p w14:paraId="6BCD1005"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p>
    <w:p w14:paraId="34EC8408" w14:textId="01BA6904" w:rsidR="00BA5F8F" w:rsidRDefault="00BA5F8F" w:rsidP="003F5F9E">
      <w:pPr>
        <w:autoSpaceDE w:val="0"/>
        <w:autoSpaceDN w:val="0"/>
        <w:adjustRightInd w:val="0"/>
        <w:spacing w:after="0" w:line="240" w:lineRule="auto"/>
        <w:rPr>
          <w:rFonts w:ascii="Verdana" w:hAnsi="Verdana" w:cs="Verdana"/>
          <w:color w:val="808080"/>
          <w:sz w:val="18"/>
          <w:szCs w:val="18"/>
          <w:lang w:val="en-US"/>
        </w:rPr>
      </w:pPr>
    </w:p>
    <w:p w14:paraId="675B7200" w14:textId="5609DC37" w:rsidR="00BA5F8F" w:rsidRPr="00BA5F8F" w:rsidRDefault="00BA5F8F" w:rsidP="003F5F9E">
      <w:pPr>
        <w:pStyle w:val="Heading4"/>
        <w:rPr>
          <w:rFonts w:ascii="Verdana" w:hAnsi="Verdana" w:cs="Verdana"/>
          <w:color w:val="808080"/>
          <w:sz w:val="18"/>
          <w:szCs w:val="18"/>
          <w:lang w:val="en-US"/>
        </w:rPr>
      </w:pPr>
      <w:r>
        <w:rPr>
          <w:lang w:val="en-US"/>
        </w:rPr>
        <w:t>2.1.4 - AuthenticateLogin</w:t>
      </w:r>
    </w:p>
    <w:p w14:paraId="7091F641" w14:textId="77777777" w:rsidR="00BA5F8F" w:rsidRPr="00BA5F8F" w:rsidRDefault="00BA5F8F" w:rsidP="003F5F9E">
      <w:pPr>
        <w:autoSpaceDE w:val="0"/>
        <w:autoSpaceDN w:val="0"/>
        <w:adjustRightInd w:val="0"/>
        <w:spacing w:after="0" w:line="240" w:lineRule="auto"/>
        <w:rPr>
          <w:rFonts w:ascii="Georgia" w:hAnsi="Georgia" w:cs="Georgia"/>
          <w:color w:val="007F00"/>
          <w:sz w:val="18"/>
          <w:szCs w:val="18"/>
          <w:lang w:val="en-US"/>
        </w:rPr>
      </w:pPr>
      <w:r w:rsidRPr="00BA5F8F">
        <w:rPr>
          <w:rFonts w:ascii="Verdana" w:hAnsi="Verdana" w:cs="Verdana"/>
          <w:color w:val="808080"/>
          <w:sz w:val="18"/>
          <w:szCs w:val="18"/>
          <w:lang w:val="en-US"/>
        </w:rPr>
        <w:t xml:space="preserve">        </w:t>
      </w:r>
      <w:r w:rsidRPr="00BA5F8F">
        <w:rPr>
          <w:rFonts w:ascii="Georgia" w:hAnsi="Georgia" w:cs="Georgia"/>
          <w:color w:val="007F00"/>
          <w:sz w:val="18"/>
          <w:szCs w:val="18"/>
          <w:lang w:val="en-US"/>
        </w:rPr>
        <w:t>// Returns true or false depending on a SQL check for a login that matches username and password</w:t>
      </w:r>
    </w:p>
    <w:p w14:paraId="2AA1032A"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public</w:t>
      </w: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bool</w:t>
      </w:r>
      <w:r w:rsidRPr="00BA5F8F">
        <w:rPr>
          <w:rFonts w:ascii="Verdana" w:hAnsi="Verdana" w:cs="Verdana"/>
          <w:color w:val="808080"/>
          <w:sz w:val="18"/>
          <w:szCs w:val="18"/>
          <w:lang w:val="en-US"/>
        </w:rPr>
        <w:t xml:space="preserve"> </w:t>
      </w:r>
      <w:proofErr w:type="gramStart"/>
      <w:r w:rsidRPr="00BA5F8F">
        <w:rPr>
          <w:rFonts w:ascii="Verdana" w:hAnsi="Verdana" w:cs="Verdana"/>
          <w:color w:val="000000"/>
          <w:sz w:val="18"/>
          <w:szCs w:val="18"/>
          <w:lang w:val="en-US"/>
        </w:rPr>
        <w:t>AuthenticateLogin</w:t>
      </w:r>
      <w:r w:rsidRPr="00BA5F8F">
        <w:rPr>
          <w:rFonts w:ascii="Verdana" w:hAnsi="Verdana" w:cs="Verdana"/>
          <w:b/>
          <w:bCs/>
          <w:color w:val="000000"/>
          <w:sz w:val="18"/>
          <w:szCs w:val="18"/>
          <w:lang w:val="en-US"/>
        </w:rPr>
        <w:t>(</w:t>
      </w:r>
      <w:proofErr w:type="gramEnd"/>
      <w:r w:rsidRPr="00BA5F8F">
        <w:rPr>
          <w:rFonts w:ascii="Verdana" w:hAnsi="Verdana" w:cs="Verdana"/>
          <w:b/>
          <w:bCs/>
          <w:color w:val="00007F"/>
          <w:sz w:val="18"/>
          <w:szCs w:val="18"/>
          <w:lang w:val="en-US"/>
        </w:rPr>
        <w:t>string</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username</w:t>
      </w:r>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string</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password</w:t>
      </w:r>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p>
    <w:p w14:paraId="7E033D4B" w14:textId="77777777" w:rsidR="00BA5F8F" w:rsidRPr="00BA5F8F" w:rsidRDefault="00BA5F8F" w:rsidP="003F5F9E">
      <w:pPr>
        <w:autoSpaceDE w:val="0"/>
        <w:autoSpaceDN w:val="0"/>
        <w:adjustRightInd w:val="0"/>
        <w:spacing w:after="0" w:line="240" w:lineRule="auto"/>
        <w:rPr>
          <w:rFonts w:ascii="Georgia" w:hAnsi="Georgia" w:cs="Georgia"/>
          <w:color w:val="007F00"/>
          <w:sz w:val="18"/>
          <w:szCs w:val="18"/>
          <w:lang w:val="en-US"/>
        </w:rPr>
      </w:pPr>
      <w:r w:rsidRPr="00BA5F8F">
        <w:rPr>
          <w:rFonts w:ascii="Verdana" w:hAnsi="Verdana" w:cs="Verdana"/>
          <w:color w:val="808080"/>
          <w:sz w:val="18"/>
          <w:szCs w:val="18"/>
          <w:lang w:val="en-US"/>
        </w:rPr>
        <w:t xml:space="preserve">            </w:t>
      </w:r>
      <w:r w:rsidRPr="00BA5F8F">
        <w:rPr>
          <w:rFonts w:ascii="Georgia" w:hAnsi="Georgia" w:cs="Georgia"/>
          <w:color w:val="007F00"/>
          <w:sz w:val="18"/>
          <w:szCs w:val="18"/>
          <w:lang w:val="en-US"/>
        </w:rPr>
        <w:t>// Stores hash value of password in hash</w:t>
      </w:r>
    </w:p>
    <w:p w14:paraId="5D535AAF"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var</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hash</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GetHash</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password</w:t>
      </w:r>
      <w:r w:rsidRPr="00BA5F8F">
        <w:rPr>
          <w:rFonts w:ascii="Verdana" w:hAnsi="Verdana" w:cs="Verdana"/>
          <w:b/>
          <w:bCs/>
          <w:color w:val="000000"/>
          <w:sz w:val="18"/>
          <w:szCs w:val="18"/>
          <w:lang w:val="en-US"/>
        </w:rPr>
        <w:t>);</w:t>
      </w:r>
    </w:p>
    <w:p w14:paraId="61CACFE7"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p>
    <w:p w14:paraId="3C96B313"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var</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connection</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new</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MySqlConnection</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ConnectionString</w:t>
      </w:r>
      <w:r w:rsidRPr="00BA5F8F">
        <w:rPr>
          <w:rFonts w:ascii="Verdana" w:hAnsi="Verdana" w:cs="Verdana"/>
          <w:b/>
          <w:bCs/>
          <w:color w:val="000000"/>
          <w:sz w:val="18"/>
          <w:szCs w:val="18"/>
          <w:lang w:val="en-US"/>
        </w:rPr>
        <w:t>);</w:t>
      </w:r>
    </w:p>
    <w:p w14:paraId="7C60B7CA"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var</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dt</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new</w:t>
      </w:r>
      <w:r w:rsidRPr="00BA5F8F">
        <w:rPr>
          <w:rFonts w:ascii="Verdana" w:hAnsi="Verdana" w:cs="Verdana"/>
          <w:color w:val="808080"/>
          <w:sz w:val="18"/>
          <w:szCs w:val="18"/>
          <w:lang w:val="en-US"/>
        </w:rPr>
        <w:t xml:space="preserve"> </w:t>
      </w:r>
      <w:proofErr w:type="gramStart"/>
      <w:r w:rsidRPr="00BA5F8F">
        <w:rPr>
          <w:rFonts w:ascii="Verdana" w:hAnsi="Verdana" w:cs="Verdana"/>
          <w:color w:val="000000"/>
          <w:sz w:val="18"/>
          <w:szCs w:val="18"/>
          <w:lang w:val="en-US"/>
        </w:rPr>
        <w:t>DataTable</w:t>
      </w:r>
      <w:r w:rsidRPr="00BA5F8F">
        <w:rPr>
          <w:rFonts w:ascii="Verdana" w:hAnsi="Verdana" w:cs="Verdana"/>
          <w:b/>
          <w:bCs/>
          <w:color w:val="000000"/>
          <w:sz w:val="18"/>
          <w:szCs w:val="18"/>
          <w:lang w:val="en-US"/>
        </w:rPr>
        <w:t>(</w:t>
      </w:r>
      <w:proofErr w:type="gramEnd"/>
      <w:r w:rsidRPr="00BA5F8F">
        <w:rPr>
          <w:rFonts w:ascii="Verdana" w:hAnsi="Verdana" w:cs="Verdana"/>
          <w:b/>
          <w:bCs/>
          <w:color w:val="000000"/>
          <w:sz w:val="18"/>
          <w:szCs w:val="18"/>
          <w:lang w:val="en-US"/>
        </w:rPr>
        <w:t>);</w:t>
      </w:r>
    </w:p>
    <w:p w14:paraId="2577C30F"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proofErr w:type="gramStart"/>
      <w:r w:rsidRPr="00BA5F8F">
        <w:rPr>
          <w:rFonts w:ascii="Verdana" w:hAnsi="Verdana" w:cs="Verdana"/>
          <w:color w:val="000000"/>
          <w:sz w:val="18"/>
          <w:szCs w:val="18"/>
          <w:lang w:val="en-US"/>
        </w:rPr>
        <w:t>connection</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Open</w:t>
      </w:r>
      <w:proofErr w:type="gramEnd"/>
      <w:r w:rsidRPr="00BA5F8F">
        <w:rPr>
          <w:rFonts w:ascii="Verdana" w:hAnsi="Verdana" w:cs="Verdana"/>
          <w:b/>
          <w:bCs/>
          <w:color w:val="000000"/>
          <w:sz w:val="18"/>
          <w:szCs w:val="18"/>
          <w:lang w:val="en-US"/>
        </w:rPr>
        <w:t>();</w:t>
      </w:r>
    </w:p>
    <w:p w14:paraId="7E82E7E5"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p>
    <w:p w14:paraId="7F072709"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try</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p>
    <w:p w14:paraId="5071855F"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var</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command</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proofErr w:type="gramStart"/>
      <w:r w:rsidRPr="00BA5F8F">
        <w:rPr>
          <w:rFonts w:ascii="Verdana" w:hAnsi="Verdana" w:cs="Verdana"/>
          <w:color w:val="000000"/>
          <w:sz w:val="18"/>
          <w:szCs w:val="18"/>
          <w:lang w:val="en-US"/>
        </w:rPr>
        <w:t>connection</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CreateCommand</w:t>
      </w:r>
      <w:proofErr w:type="gramEnd"/>
      <w:r w:rsidRPr="00BA5F8F">
        <w:rPr>
          <w:rFonts w:ascii="Verdana" w:hAnsi="Verdana" w:cs="Verdana"/>
          <w:b/>
          <w:bCs/>
          <w:color w:val="000000"/>
          <w:sz w:val="18"/>
          <w:szCs w:val="18"/>
          <w:lang w:val="en-US"/>
        </w:rPr>
        <w:t>();</w:t>
      </w:r>
    </w:p>
    <w:p w14:paraId="2E166627"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proofErr w:type="gramStart"/>
      <w:r w:rsidRPr="00BA5F8F">
        <w:rPr>
          <w:rFonts w:ascii="Verdana" w:hAnsi="Verdana" w:cs="Verdana"/>
          <w:color w:val="000000"/>
          <w:sz w:val="18"/>
          <w:szCs w:val="18"/>
          <w:lang w:val="en-US"/>
        </w:rPr>
        <w:t>command</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CommandText</w:t>
      </w:r>
      <w:proofErr w:type="gramEnd"/>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color w:val="7F007F"/>
          <w:sz w:val="18"/>
          <w:szCs w:val="18"/>
          <w:lang w:val="en-US"/>
        </w:rPr>
        <w:t>"SELECT * FROM logins"</w:t>
      </w:r>
      <w:r w:rsidRPr="00BA5F8F">
        <w:rPr>
          <w:rFonts w:ascii="Verdana" w:hAnsi="Verdana" w:cs="Verdana"/>
          <w:b/>
          <w:bCs/>
          <w:color w:val="000000"/>
          <w:sz w:val="18"/>
          <w:szCs w:val="18"/>
          <w:lang w:val="en-US"/>
        </w:rPr>
        <w:t>;</w:t>
      </w:r>
    </w:p>
    <w:p w14:paraId="2C59BB70"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p>
    <w:p w14:paraId="0978864A"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lastRenderedPageBreak/>
        <w:t xml:space="preserve">                </w:t>
      </w:r>
      <w:r w:rsidRPr="00BA5F8F">
        <w:rPr>
          <w:rFonts w:ascii="Verdana" w:hAnsi="Verdana" w:cs="Verdana"/>
          <w:b/>
          <w:bCs/>
          <w:color w:val="00007F"/>
          <w:sz w:val="18"/>
          <w:szCs w:val="18"/>
          <w:lang w:val="en-US"/>
        </w:rPr>
        <w:t>using</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r w:rsidRPr="00BA5F8F">
        <w:rPr>
          <w:rFonts w:ascii="Verdana" w:hAnsi="Verdana" w:cs="Verdana"/>
          <w:b/>
          <w:bCs/>
          <w:color w:val="00007F"/>
          <w:sz w:val="18"/>
          <w:szCs w:val="18"/>
          <w:lang w:val="en-US"/>
        </w:rPr>
        <w:t>var</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dr</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proofErr w:type="gramStart"/>
      <w:r w:rsidRPr="00BA5F8F">
        <w:rPr>
          <w:rFonts w:ascii="Verdana" w:hAnsi="Verdana" w:cs="Verdana"/>
          <w:color w:val="000000"/>
          <w:sz w:val="18"/>
          <w:szCs w:val="18"/>
          <w:lang w:val="en-US"/>
        </w:rPr>
        <w:t>command</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ExecuteReader</w:t>
      </w:r>
      <w:proofErr w:type="gramEnd"/>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p>
    <w:p w14:paraId="6FC48D1C"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proofErr w:type="gramStart"/>
      <w:r w:rsidRPr="00BA5F8F">
        <w:rPr>
          <w:rFonts w:ascii="Verdana" w:hAnsi="Verdana" w:cs="Verdana"/>
          <w:color w:val="000000"/>
          <w:sz w:val="18"/>
          <w:szCs w:val="18"/>
          <w:lang w:val="en-US"/>
        </w:rPr>
        <w:t>dt</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Load</w:t>
      </w:r>
      <w:proofErr w:type="gramEnd"/>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dr</w:t>
      </w:r>
      <w:r w:rsidRPr="00BA5F8F">
        <w:rPr>
          <w:rFonts w:ascii="Verdana" w:hAnsi="Verdana" w:cs="Verdana"/>
          <w:b/>
          <w:bCs/>
          <w:color w:val="000000"/>
          <w:sz w:val="18"/>
          <w:szCs w:val="18"/>
          <w:lang w:val="en-US"/>
        </w:rPr>
        <w:t>);</w:t>
      </w:r>
    </w:p>
    <w:p w14:paraId="62666F45"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p>
    <w:p w14:paraId="0EC78CE6" w14:textId="77777777" w:rsidR="00BA5F8F" w:rsidRPr="00BA5F8F" w:rsidRDefault="00BA5F8F" w:rsidP="003F5F9E">
      <w:pPr>
        <w:autoSpaceDE w:val="0"/>
        <w:autoSpaceDN w:val="0"/>
        <w:adjustRightInd w:val="0"/>
        <w:spacing w:after="0" w:line="240" w:lineRule="auto"/>
        <w:rPr>
          <w:rFonts w:ascii="Georgia" w:hAnsi="Georgia" w:cs="Georgia"/>
          <w:color w:val="007F00"/>
          <w:sz w:val="18"/>
          <w:szCs w:val="18"/>
          <w:lang w:val="en-US"/>
        </w:rPr>
      </w:pPr>
      <w:r w:rsidRPr="00BA5F8F">
        <w:rPr>
          <w:rFonts w:ascii="Verdana" w:hAnsi="Verdana" w:cs="Verdana"/>
          <w:color w:val="808080"/>
          <w:sz w:val="18"/>
          <w:szCs w:val="18"/>
          <w:lang w:val="en-US"/>
        </w:rPr>
        <w:t xml:space="preserve">                    </w:t>
      </w:r>
      <w:r w:rsidRPr="00BA5F8F">
        <w:rPr>
          <w:rFonts w:ascii="Georgia" w:hAnsi="Georgia" w:cs="Georgia"/>
          <w:color w:val="007F00"/>
          <w:sz w:val="18"/>
          <w:szCs w:val="18"/>
          <w:lang w:val="en-US"/>
        </w:rPr>
        <w:t>// Returns true using LINQ expression</w:t>
      </w:r>
    </w:p>
    <w:p w14:paraId="18751D70"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if</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proofErr w:type="gramStart"/>
      <w:r w:rsidRPr="00BA5F8F">
        <w:rPr>
          <w:rFonts w:ascii="Verdana" w:hAnsi="Verdana" w:cs="Verdana"/>
          <w:color w:val="000000"/>
          <w:sz w:val="18"/>
          <w:szCs w:val="18"/>
          <w:lang w:val="en-US"/>
        </w:rPr>
        <w:t>dt</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Rows</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Cast</w:t>
      </w:r>
      <w:proofErr w:type="gramEnd"/>
      <w:r w:rsidRPr="00BA5F8F">
        <w:rPr>
          <w:rFonts w:ascii="Verdana" w:hAnsi="Verdana" w:cs="Verdana"/>
          <w:b/>
          <w:bCs/>
          <w:color w:val="000000"/>
          <w:sz w:val="18"/>
          <w:szCs w:val="18"/>
          <w:lang w:val="en-US"/>
        </w:rPr>
        <w:t>&lt;</w:t>
      </w:r>
      <w:r w:rsidRPr="00BA5F8F">
        <w:rPr>
          <w:rFonts w:ascii="Verdana" w:hAnsi="Verdana" w:cs="Verdana"/>
          <w:color w:val="000000"/>
          <w:sz w:val="18"/>
          <w:szCs w:val="18"/>
          <w:lang w:val="en-US"/>
        </w:rPr>
        <w:t>DataRow</w:t>
      </w:r>
      <w:r w:rsidRPr="00BA5F8F">
        <w:rPr>
          <w:rFonts w:ascii="Verdana" w:hAnsi="Verdana" w:cs="Verdana"/>
          <w:b/>
          <w:bCs/>
          <w:color w:val="000000"/>
          <w:sz w:val="18"/>
          <w:szCs w:val="18"/>
          <w:lang w:val="en-US"/>
        </w:rPr>
        <w:t>&gt;().</w:t>
      </w:r>
      <w:r w:rsidRPr="00BA5F8F">
        <w:rPr>
          <w:rFonts w:ascii="Verdana" w:hAnsi="Verdana" w:cs="Verdana"/>
          <w:color w:val="000000"/>
          <w:sz w:val="18"/>
          <w:szCs w:val="18"/>
          <w:lang w:val="en-US"/>
        </w:rPr>
        <w:t>Where</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variable</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=&gt;</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variable</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Field</w:t>
      </w:r>
      <w:r w:rsidRPr="00BA5F8F">
        <w:rPr>
          <w:rFonts w:ascii="Verdana" w:hAnsi="Verdana" w:cs="Verdana"/>
          <w:b/>
          <w:bCs/>
          <w:color w:val="000000"/>
          <w:sz w:val="18"/>
          <w:szCs w:val="18"/>
          <w:lang w:val="en-US"/>
        </w:rPr>
        <w:t>&lt;</w:t>
      </w:r>
      <w:r w:rsidRPr="00BA5F8F">
        <w:rPr>
          <w:rFonts w:ascii="Verdana" w:hAnsi="Verdana" w:cs="Verdana"/>
          <w:b/>
          <w:bCs/>
          <w:color w:val="00007F"/>
          <w:sz w:val="18"/>
          <w:szCs w:val="18"/>
          <w:lang w:val="en-US"/>
        </w:rPr>
        <w:t>string</w:t>
      </w:r>
      <w:r w:rsidRPr="00BA5F8F">
        <w:rPr>
          <w:rFonts w:ascii="Verdana" w:hAnsi="Verdana" w:cs="Verdana"/>
          <w:b/>
          <w:bCs/>
          <w:color w:val="000000"/>
          <w:sz w:val="18"/>
          <w:szCs w:val="18"/>
          <w:lang w:val="en-US"/>
        </w:rPr>
        <w:t>&gt;(</w:t>
      </w:r>
      <w:r w:rsidRPr="00BA5F8F">
        <w:rPr>
          <w:rFonts w:ascii="Verdana" w:hAnsi="Verdana" w:cs="Verdana"/>
          <w:color w:val="7F007F"/>
          <w:sz w:val="18"/>
          <w:szCs w:val="18"/>
          <w:lang w:val="en-US"/>
        </w:rPr>
        <w:t>"username"</w:t>
      </w:r>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username</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Any</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variable</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=&gt;</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variable</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Field</w:t>
      </w:r>
      <w:r w:rsidRPr="00BA5F8F">
        <w:rPr>
          <w:rFonts w:ascii="Verdana" w:hAnsi="Verdana" w:cs="Verdana"/>
          <w:b/>
          <w:bCs/>
          <w:color w:val="000000"/>
          <w:sz w:val="18"/>
          <w:szCs w:val="18"/>
          <w:lang w:val="en-US"/>
        </w:rPr>
        <w:t>&lt;</w:t>
      </w:r>
      <w:r w:rsidRPr="00BA5F8F">
        <w:rPr>
          <w:rFonts w:ascii="Verdana" w:hAnsi="Verdana" w:cs="Verdana"/>
          <w:b/>
          <w:bCs/>
          <w:color w:val="00007F"/>
          <w:sz w:val="18"/>
          <w:szCs w:val="18"/>
          <w:lang w:val="en-US"/>
        </w:rPr>
        <w:t>string</w:t>
      </w:r>
      <w:r w:rsidRPr="00BA5F8F">
        <w:rPr>
          <w:rFonts w:ascii="Verdana" w:hAnsi="Verdana" w:cs="Verdana"/>
          <w:b/>
          <w:bCs/>
          <w:color w:val="000000"/>
          <w:sz w:val="18"/>
          <w:szCs w:val="18"/>
          <w:lang w:val="en-US"/>
        </w:rPr>
        <w:t>&gt;(</w:t>
      </w:r>
      <w:r w:rsidRPr="00BA5F8F">
        <w:rPr>
          <w:rFonts w:ascii="Verdana" w:hAnsi="Verdana" w:cs="Verdana"/>
          <w:color w:val="7F007F"/>
          <w:sz w:val="18"/>
          <w:szCs w:val="18"/>
          <w:lang w:val="en-US"/>
        </w:rPr>
        <w:t>"password"</w:t>
      </w:r>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hash</w:t>
      </w:r>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p>
    <w:p w14:paraId="5FF708E8"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return</w:t>
      </w: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true</w:t>
      </w:r>
      <w:r w:rsidRPr="00BA5F8F">
        <w:rPr>
          <w:rFonts w:ascii="Verdana" w:hAnsi="Verdana" w:cs="Verdana"/>
          <w:b/>
          <w:bCs/>
          <w:color w:val="000000"/>
          <w:sz w:val="18"/>
          <w:szCs w:val="18"/>
          <w:lang w:val="en-US"/>
        </w:rPr>
        <w:t>;</w:t>
      </w:r>
    </w:p>
    <w:p w14:paraId="231DA777"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p>
    <w:p w14:paraId="43AE4B62"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p>
    <w:p w14:paraId="108ECF90"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p>
    <w:p w14:paraId="51BD7C70"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catch</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MySqlException</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exception</w:t>
      </w:r>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p>
    <w:p w14:paraId="6D5BA635"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MessageBox</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Show</w:t>
      </w:r>
      <w:r w:rsidRPr="00BA5F8F">
        <w:rPr>
          <w:rFonts w:ascii="Verdana" w:hAnsi="Verdana" w:cs="Verdana"/>
          <w:b/>
          <w:bCs/>
          <w:color w:val="000000"/>
          <w:sz w:val="18"/>
          <w:szCs w:val="18"/>
          <w:lang w:val="en-US"/>
        </w:rPr>
        <w:t>(</w:t>
      </w:r>
      <w:proofErr w:type="gramStart"/>
      <w:r w:rsidRPr="00BA5F8F">
        <w:rPr>
          <w:rFonts w:ascii="Verdana" w:hAnsi="Verdana" w:cs="Verdana"/>
          <w:color w:val="000000"/>
          <w:sz w:val="18"/>
          <w:szCs w:val="18"/>
          <w:lang w:val="en-US"/>
        </w:rPr>
        <w:t>exception</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ToString</w:t>
      </w:r>
      <w:proofErr w:type="gramEnd"/>
      <w:r w:rsidRPr="00BA5F8F">
        <w:rPr>
          <w:rFonts w:ascii="Verdana" w:hAnsi="Verdana" w:cs="Verdana"/>
          <w:b/>
          <w:bCs/>
          <w:color w:val="000000"/>
          <w:sz w:val="18"/>
          <w:szCs w:val="18"/>
          <w:lang w:val="en-US"/>
        </w:rPr>
        <w:t>());</w:t>
      </w:r>
    </w:p>
    <w:p w14:paraId="70043111"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return</w:t>
      </w: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false</w:t>
      </w:r>
      <w:r w:rsidRPr="00BA5F8F">
        <w:rPr>
          <w:rFonts w:ascii="Verdana" w:hAnsi="Verdana" w:cs="Verdana"/>
          <w:b/>
          <w:bCs/>
          <w:color w:val="000000"/>
          <w:sz w:val="18"/>
          <w:szCs w:val="18"/>
          <w:lang w:val="en-US"/>
        </w:rPr>
        <w:t>;</w:t>
      </w:r>
    </w:p>
    <w:p w14:paraId="6BDB5614"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p>
    <w:p w14:paraId="588235AD"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return</w:t>
      </w: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false</w:t>
      </w:r>
      <w:r w:rsidRPr="00BA5F8F">
        <w:rPr>
          <w:rFonts w:ascii="Verdana" w:hAnsi="Verdana" w:cs="Verdana"/>
          <w:b/>
          <w:bCs/>
          <w:color w:val="000000"/>
          <w:sz w:val="18"/>
          <w:szCs w:val="18"/>
          <w:lang w:val="en-US"/>
        </w:rPr>
        <w:t>;</w:t>
      </w:r>
    </w:p>
    <w:p w14:paraId="165203CB"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p>
    <w:p w14:paraId="63684355" w14:textId="2547F761" w:rsid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p>
    <w:p w14:paraId="54EA031A" w14:textId="7A70B9A4" w:rsidR="00BA5F8F" w:rsidRPr="00BA5F8F" w:rsidRDefault="00BA5F8F" w:rsidP="003F5F9E">
      <w:pPr>
        <w:pStyle w:val="Heading4"/>
        <w:rPr>
          <w:rFonts w:ascii="Verdana" w:hAnsi="Verdana" w:cs="Verdana"/>
          <w:color w:val="808080"/>
          <w:sz w:val="18"/>
          <w:szCs w:val="18"/>
          <w:lang w:val="en-US"/>
        </w:rPr>
      </w:pPr>
      <w:r>
        <w:rPr>
          <w:lang w:val="en-US"/>
        </w:rPr>
        <w:t>2.1.5 - GetHash</w:t>
      </w:r>
    </w:p>
    <w:p w14:paraId="31EC03BF" w14:textId="77777777" w:rsidR="00BA5F8F" w:rsidRPr="00BA5F8F" w:rsidRDefault="00BA5F8F" w:rsidP="003F5F9E">
      <w:pPr>
        <w:autoSpaceDE w:val="0"/>
        <w:autoSpaceDN w:val="0"/>
        <w:adjustRightInd w:val="0"/>
        <w:spacing w:after="0" w:line="240" w:lineRule="auto"/>
        <w:rPr>
          <w:rFonts w:ascii="Georgia" w:hAnsi="Georgia" w:cs="Georgia"/>
          <w:color w:val="007F00"/>
          <w:sz w:val="18"/>
          <w:szCs w:val="18"/>
          <w:lang w:val="en-US"/>
        </w:rPr>
      </w:pPr>
      <w:r w:rsidRPr="00BA5F8F">
        <w:rPr>
          <w:rFonts w:ascii="Verdana" w:hAnsi="Verdana" w:cs="Verdana"/>
          <w:color w:val="808080"/>
          <w:sz w:val="18"/>
          <w:szCs w:val="18"/>
          <w:lang w:val="en-US"/>
        </w:rPr>
        <w:t xml:space="preserve">        </w:t>
      </w:r>
      <w:r w:rsidRPr="00BA5F8F">
        <w:rPr>
          <w:rFonts w:ascii="Georgia" w:hAnsi="Georgia" w:cs="Georgia"/>
          <w:color w:val="007F00"/>
          <w:sz w:val="18"/>
          <w:szCs w:val="18"/>
          <w:lang w:val="en-US"/>
        </w:rPr>
        <w:t>// Returns plain password converted to SHA512 encrypted as string</w:t>
      </w:r>
    </w:p>
    <w:p w14:paraId="4658977E"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public</w:t>
      </w: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static</w:t>
      </w: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string</w:t>
      </w:r>
      <w:r w:rsidRPr="00BA5F8F">
        <w:rPr>
          <w:rFonts w:ascii="Verdana" w:hAnsi="Verdana" w:cs="Verdana"/>
          <w:color w:val="808080"/>
          <w:sz w:val="18"/>
          <w:szCs w:val="18"/>
          <w:lang w:val="en-US"/>
        </w:rPr>
        <w:t xml:space="preserve"> </w:t>
      </w:r>
      <w:proofErr w:type="gramStart"/>
      <w:r w:rsidRPr="00BA5F8F">
        <w:rPr>
          <w:rFonts w:ascii="Verdana" w:hAnsi="Verdana" w:cs="Verdana"/>
          <w:color w:val="000000"/>
          <w:sz w:val="18"/>
          <w:szCs w:val="18"/>
          <w:lang w:val="en-US"/>
        </w:rPr>
        <w:t>GetHash</w:t>
      </w:r>
      <w:r w:rsidRPr="00BA5F8F">
        <w:rPr>
          <w:rFonts w:ascii="Verdana" w:hAnsi="Verdana" w:cs="Verdana"/>
          <w:b/>
          <w:bCs/>
          <w:color w:val="000000"/>
          <w:sz w:val="18"/>
          <w:szCs w:val="18"/>
          <w:lang w:val="en-US"/>
        </w:rPr>
        <w:t>(</w:t>
      </w:r>
      <w:proofErr w:type="gramEnd"/>
      <w:r w:rsidRPr="00BA5F8F">
        <w:rPr>
          <w:rFonts w:ascii="Verdana" w:hAnsi="Verdana" w:cs="Verdana"/>
          <w:b/>
          <w:bCs/>
          <w:color w:val="00007F"/>
          <w:sz w:val="18"/>
          <w:szCs w:val="18"/>
          <w:lang w:val="en-US"/>
        </w:rPr>
        <w:t>string</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inputString</w:t>
      </w:r>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p>
    <w:p w14:paraId="4FB8A632"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var</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sha512</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SHA512</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Create</w:t>
      </w:r>
      <w:r w:rsidRPr="00BA5F8F">
        <w:rPr>
          <w:rFonts w:ascii="Verdana" w:hAnsi="Verdana" w:cs="Verdana"/>
          <w:b/>
          <w:bCs/>
          <w:color w:val="000000"/>
          <w:sz w:val="18"/>
          <w:szCs w:val="18"/>
          <w:lang w:val="en-US"/>
        </w:rPr>
        <w:t>();</w:t>
      </w:r>
    </w:p>
    <w:p w14:paraId="79CCBBCE"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var</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bytes</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Encoding</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UTF</w:t>
      </w:r>
      <w:proofErr w:type="gramStart"/>
      <w:r w:rsidRPr="00BA5F8F">
        <w:rPr>
          <w:rFonts w:ascii="Verdana" w:hAnsi="Verdana" w:cs="Verdana"/>
          <w:color w:val="000000"/>
          <w:sz w:val="18"/>
          <w:szCs w:val="18"/>
          <w:lang w:val="en-US"/>
        </w:rPr>
        <w:t>8</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GetBytes</w:t>
      </w:r>
      <w:proofErr w:type="gramEnd"/>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inputString</w:t>
      </w:r>
      <w:r w:rsidRPr="00BA5F8F">
        <w:rPr>
          <w:rFonts w:ascii="Verdana" w:hAnsi="Verdana" w:cs="Verdana"/>
          <w:b/>
          <w:bCs/>
          <w:color w:val="000000"/>
          <w:sz w:val="18"/>
          <w:szCs w:val="18"/>
          <w:lang w:val="en-US"/>
        </w:rPr>
        <w:t>);</w:t>
      </w:r>
    </w:p>
    <w:p w14:paraId="3E4DC067"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var</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hash</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sha512</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ComputeHash</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bytes</w:t>
      </w:r>
      <w:r w:rsidRPr="00BA5F8F">
        <w:rPr>
          <w:rFonts w:ascii="Verdana" w:hAnsi="Verdana" w:cs="Verdana"/>
          <w:b/>
          <w:bCs/>
          <w:color w:val="000000"/>
          <w:sz w:val="18"/>
          <w:szCs w:val="18"/>
          <w:lang w:val="en-US"/>
        </w:rPr>
        <w:t>);</w:t>
      </w:r>
    </w:p>
    <w:p w14:paraId="47DAFEEB"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return</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GetStringFromHash</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hash</w:t>
      </w:r>
      <w:r w:rsidRPr="00BA5F8F">
        <w:rPr>
          <w:rFonts w:ascii="Verdana" w:hAnsi="Verdana" w:cs="Verdana"/>
          <w:b/>
          <w:bCs/>
          <w:color w:val="000000"/>
          <w:sz w:val="18"/>
          <w:szCs w:val="18"/>
          <w:lang w:val="en-US"/>
        </w:rPr>
        <w:t>);</w:t>
      </w:r>
    </w:p>
    <w:p w14:paraId="37724C7F"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p>
    <w:p w14:paraId="36ED76C9" w14:textId="56DD5A3D" w:rsidR="00BA5F8F" w:rsidRDefault="00BA5F8F" w:rsidP="003F5F9E">
      <w:pPr>
        <w:autoSpaceDE w:val="0"/>
        <w:autoSpaceDN w:val="0"/>
        <w:adjustRightInd w:val="0"/>
        <w:spacing w:after="0" w:line="240" w:lineRule="auto"/>
        <w:rPr>
          <w:rFonts w:ascii="Verdana" w:hAnsi="Verdana" w:cs="Verdana"/>
          <w:color w:val="808080"/>
          <w:sz w:val="18"/>
          <w:szCs w:val="18"/>
          <w:lang w:val="en-US"/>
        </w:rPr>
      </w:pPr>
    </w:p>
    <w:p w14:paraId="04DBB938" w14:textId="6F2543A4" w:rsidR="00BA5F8F" w:rsidRPr="00BA5F8F" w:rsidRDefault="00BA5F8F" w:rsidP="003F5F9E">
      <w:pPr>
        <w:pStyle w:val="Heading4"/>
        <w:rPr>
          <w:rFonts w:ascii="Verdana" w:hAnsi="Verdana" w:cs="Verdana"/>
          <w:color w:val="808080"/>
          <w:sz w:val="18"/>
          <w:szCs w:val="18"/>
          <w:lang w:val="en-US"/>
        </w:rPr>
      </w:pPr>
      <w:r>
        <w:rPr>
          <w:lang w:val="en-US"/>
        </w:rPr>
        <w:t>2.1.6 - GetStringFromHash</w:t>
      </w:r>
    </w:p>
    <w:p w14:paraId="4EF2BDE8" w14:textId="77777777" w:rsidR="00BA5F8F" w:rsidRPr="00BA5F8F" w:rsidRDefault="00BA5F8F" w:rsidP="003F5F9E">
      <w:pPr>
        <w:autoSpaceDE w:val="0"/>
        <w:autoSpaceDN w:val="0"/>
        <w:adjustRightInd w:val="0"/>
        <w:spacing w:after="0" w:line="240" w:lineRule="auto"/>
        <w:rPr>
          <w:rFonts w:ascii="Georgia" w:hAnsi="Georgia" w:cs="Georgia"/>
          <w:color w:val="007F00"/>
          <w:sz w:val="18"/>
          <w:szCs w:val="18"/>
          <w:lang w:val="en-US"/>
        </w:rPr>
      </w:pPr>
      <w:r w:rsidRPr="00BA5F8F">
        <w:rPr>
          <w:rFonts w:ascii="Verdana" w:hAnsi="Verdana" w:cs="Verdana"/>
          <w:color w:val="808080"/>
          <w:sz w:val="18"/>
          <w:szCs w:val="18"/>
          <w:lang w:val="en-US"/>
        </w:rPr>
        <w:t xml:space="preserve">        </w:t>
      </w:r>
      <w:r w:rsidRPr="00BA5F8F">
        <w:rPr>
          <w:rFonts w:ascii="Georgia" w:hAnsi="Georgia" w:cs="Georgia"/>
          <w:color w:val="007F00"/>
          <w:sz w:val="18"/>
          <w:szCs w:val="18"/>
          <w:lang w:val="en-US"/>
        </w:rPr>
        <w:t>// Returns a hash string built from a byte array</w:t>
      </w:r>
    </w:p>
    <w:p w14:paraId="516C52A9"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private</w:t>
      </w: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static</w:t>
      </w: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string</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GetStringFromHash</w:t>
      </w:r>
      <w:r w:rsidRPr="00BA5F8F">
        <w:rPr>
          <w:rFonts w:ascii="Verdana" w:hAnsi="Verdana" w:cs="Verdana"/>
          <w:b/>
          <w:bCs/>
          <w:color w:val="000000"/>
          <w:sz w:val="18"/>
          <w:szCs w:val="18"/>
          <w:lang w:val="en-US"/>
        </w:rPr>
        <w:t>(</w:t>
      </w:r>
      <w:proofErr w:type="gramStart"/>
      <w:r w:rsidRPr="00BA5F8F">
        <w:rPr>
          <w:rFonts w:ascii="Verdana" w:hAnsi="Verdana" w:cs="Verdana"/>
          <w:b/>
          <w:bCs/>
          <w:color w:val="00007F"/>
          <w:sz w:val="18"/>
          <w:szCs w:val="18"/>
          <w:lang w:val="en-US"/>
        </w:rPr>
        <w:t>byte</w:t>
      </w:r>
      <w:r w:rsidRPr="00BA5F8F">
        <w:rPr>
          <w:rFonts w:ascii="Verdana" w:hAnsi="Verdana" w:cs="Verdana"/>
          <w:b/>
          <w:bCs/>
          <w:color w:val="000000"/>
          <w:sz w:val="18"/>
          <w:szCs w:val="18"/>
          <w:lang w:val="en-US"/>
        </w:rPr>
        <w:t>[</w:t>
      </w:r>
      <w:proofErr w:type="gramEnd"/>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hash</w:t>
      </w:r>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p>
    <w:p w14:paraId="43ABEE04"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var</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result</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new</w:t>
      </w:r>
      <w:r w:rsidRPr="00BA5F8F">
        <w:rPr>
          <w:rFonts w:ascii="Verdana" w:hAnsi="Verdana" w:cs="Verdana"/>
          <w:color w:val="808080"/>
          <w:sz w:val="18"/>
          <w:szCs w:val="18"/>
          <w:lang w:val="en-US"/>
        </w:rPr>
        <w:t xml:space="preserve"> </w:t>
      </w:r>
      <w:proofErr w:type="gramStart"/>
      <w:r w:rsidRPr="00BA5F8F">
        <w:rPr>
          <w:rFonts w:ascii="Verdana" w:hAnsi="Verdana" w:cs="Verdana"/>
          <w:color w:val="000000"/>
          <w:sz w:val="18"/>
          <w:szCs w:val="18"/>
          <w:lang w:val="en-US"/>
        </w:rPr>
        <w:t>StringBuilder</w:t>
      </w:r>
      <w:r w:rsidRPr="00BA5F8F">
        <w:rPr>
          <w:rFonts w:ascii="Verdana" w:hAnsi="Verdana" w:cs="Verdana"/>
          <w:b/>
          <w:bCs/>
          <w:color w:val="000000"/>
          <w:sz w:val="18"/>
          <w:szCs w:val="18"/>
          <w:lang w:val="en-US"/>
        </w:rPr>
        <w:t>(</w:t>
      </w:r>
      <w:proofErr w:type="gramEnd"/>
      <w:r w:rsidRPr="00BA5F8F">
        <w:rPr>
          <w:rFonts w:ascii="Verdana" w:hAnsi="Verdana" w:cs="Verdana"/>
          <w:b/>
          <w:bCs/>
          <w:color w:val="000000"/>
          <w:sz w:val="18"/>
          <w:szCs w:val="18"/>
          <w:lang w:val="en-US"/>
        </w:rPr>
        <w:t>);</w:t>
      </w:r>
    </w:p>
    <w:p w14:paraId="35D6FA60"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foreach</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r w:rsidRPr="00BA5F8F">
        <w:rPr>
          <w:rFonts w:ascii="Verdana" w:hAnsi="Verdana" w:cs="Verdana"/>
          <w:b/>
          <w:bCs/>
          <w:color w:val="00007F"/>
          <w:sz w:val="18"/>
          <w:szCs w:val="18"/>
          <w:lang w:val="en-US"/>
        </w:rPr>
        <w:t>var</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t</w:t>
      </w: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in</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hash</w:t>
      </w:r>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p>
    <w:p w14:paraId="1350166F"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proofErr w:type="gramStart"/>
      <w:r w:rsidRPr="00BA5F8F">
        <w:rPr>
          <w:rFonts w:ascii="Verdana" w:hAnsi="Verdana" w:cs="Verdana"/>
          <w:color w:val="000000"/>
          <w:sz w:val="18"/>
          <w:szCs w:val="18"/>
          <w:lang w:val="en-US"/>
        </w:rPr>
        <w:t>result</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Append</w:t>
      </w:r>
      <w:proofErr w:type="gramEnd"/>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t</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ToString</w:t>
      </w:r>
      <w:r w:rsidRPr="00BA5F8F">
        <w:rPr>
          <w:rFonts w:ascii="Verdana" w:hAnsi="Verdana" w:cs="Verdana"/>
          <w:b/>
          <w:bCs/>
          <w:color w:val="000000"/>
          <w:sz w:val="18"/>
          <w:szCs w:val="18"/>
          <w:lang w:val="en-US"/>
        </w:rPr>
        <w:t>(</w:t>
      </w:r>
      <w:r w:rsidRPr="00BA5F8F">
        <w:rPr>
          <w:rFonts w:ascii="Verdana" w:hAnsi="Verdana" w:cs="Verdana"/>
          <w:color w:val="7F007F"/>
          <w:sz w:val="18"/>
          <w:szCs w:val="18"/>
          <w:lang w:val="en-US"/>
        </w:rPr>
        <w:t>"X2"</w:t>
      </w:r>
      <w:r w:rsidRPr="00BA5F8F">
        <w:rPr>
          <w:rFonts w:ascii="Verdana" w:hAnsi="Verdana" w:cs="Verdana"/>
          <w:b/>
          <w:bCs/>
          <w:color w:val="000000"/>
          <w:sz w:val="18"/>
          <w:szCs w:val="18"/>
          <w:lang w:val="en-US"/>
        </w:rPr>
        <w:t>));</w:t>
      </w:r>
    </w:p>
    <w:p w14:paraId="027966D6"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p>
    <w:p w14:paraId="066AD04D"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return</w:t>
      </w:r>
      <w:r w:rsidRPr="00BA5F8F">
        <w:rPr>
          <w:rFonts w:ascii="Verdana" w:hAnsi="Verdana" w:cs="Verdana"/>
          <w:color w:val="808080"/>
          <w:sz w:val="18"/>
          <w:szCs w:val="18"/>
          <w:lang w:val="en-US"/>
        </w:rPr>
        <w:t xml:space="preserve"> </w:t>
      </w:r>
      <w:proofErr w:type="gramStart"/>
      <w:r w:rsidRPr="00BA5F8F">
        <w:rPr>
          <w:rFonts w:ascii="Verdana" w:hAnsi="Verdana" w:cs="Verdana"/>
          <w:color w:val="000000"/>
          <w:sz w:val="18"/>
          <w:szCs w:val="18"/>
          <w:lang w:val="en-US"/>
        </w:rPr>
        <w:t>result</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ToString</w:t>
      </w:r>
      <w:proofErr w:type="gramEnd"/>
      <w:r w:rsidRPr="00BA5F8F">
        <w:rPr>
          <w:rFonts w:ascii="Verdana" w:hAnsi="Verdana" w:cs="Verdana"/>
          <w:b/>
          <w:bCs/>
          <w:color w:val="000000"/>
          <w:sz w:val="18"/>
          <w:szCs w:val="18"/>
          <w:lang w:val="en-US"/>
        </w:rPr>
        <w:t>();</w:t>
      </w:r>
    </w:p>
    <w:p w14:paraId="4AC5C210"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p>
    <w:p w14:paraId="1FB2B11A" w14:textId="48EC4A53" w:rsidR="00BA5F8F" w:rsidRDefault="00BA5F8F" w:rsidP="003F5F9E">
      <w:pPr>
        <w:autoSpaceDE w:val="0"/>
        <w:autoSpaceDN w:val="0"/>
        <w:adjustRightInd w:val="0"/>
        <w:spacing w:after="0" w:line="240" w:lineRule="auto"/>
        <w:rPr>
          <w:rFonts w:ascii="Verdana" w:hAnsi="Verdana" w:cs="Verdana"/>
          <w:color w:val="808080"/>
          <w:sz w:val="18"/>
          <w:szCs w:val="18"/>
          <w:lang w:val="en-US"/>
        </w:rPr>
      </w:pPr>
    </w:p>
    <w:p w14:paraId="2BEC2F37" w14:textId="27FE1B8C" w:rsidR="00BA5F8F" w:rsidRPr="00BA5F8F" w:rsidRDefault="00BA5F8F" w:rsidP="003F5F9E">
      <w:pPr>
        <w:pStyle w:val="Heading4"/>
        <w:rPr>
          <w:color w:val="808080"/>
          <w:lang w:val="en-US"/>
        </w:rPr>
      </w:pPr>
      <w:r w:rsidRPr="0013045D">
        <w:rPr>
          <w:lang w:val="en-US"/>
        </w:rPr>
        <w:t>2</w:t>
      </w:r>
      <w:r>
        <w:rPr>
          <w:lang w:val="en-US"/>
        </w:rPr>
        <w:t>.1.7 - UsernameText_</w:t>
      </w:r>
      <w:r w:rsidR="0031378E">
        <w:rPr>
          <w:lang w:val="en-US"/>
        </w:rPr>
        <w:t>On</w:t>
      </w:r>
      <w:r w:rsidRPr="00BA5F8F">
        <w:rPr>
          <w:lang w:val="en-US"/>
        </w:rPr>
        <w:t>LostKeyboardFocus</w:t>
      </w:r>
    </w:p>
    <w:p w14:paraId="25410013" w14:textId="77777777" w:rsidR="00BA5F8F" w:rsidRPr="00BA5F8F" w:rsidRDefault="00BA5F8F" w:rsidP="003F5F9E">
      <w:pPr>
        <w:autoSpaceDE w:val="0"/>
        <w:autoSpaceDN w:val="0"/>
        <w:adjustRightInd w:val="0"/>
        <w:spacing w:after="0" w:line="240" w:lineRule="auto"/>
        <w:rPr>
          <w:rFonts w:ascii="Georgia" w:hAnsi="Georgia" w:cs="Georgia"/>
          <w:color w:val="007F00"/>
          <w:sz w:val="18"/>
          <w:szCs w:val="18"/>
          <w:lang w:val="en-US"/>
        </w:rPr>
      </w:pPr>
      <w:r w:rsidRPr="00BA5F8F">
        <w:rPr>
          <w:rFonts w:ascii="Verdana" w:hAnsi="Verdana" w:cs="Verdana"/>
          <w:color w:val="808080"/>
          <w:sz w:val="18"/>
          <w:szCs w:val="18"/>
          <w:lang w:val="en-US"/>
        </w:rPr>
        <w:t xml:space="preserve">        </w:t>
      </w:r>
      <w:r w:rsidRPr="00BA5F8F">
        <w:rPr>
          <w:rFonts w:ascii="Georgia" w:hAnsi="Georgia" w:cs="Georgia"/>
          <w:color w:val="007F00"/>
          <w:sz w:val="18"/>
          <w:szCs w:val="18"/>
          <w:lang w:val="en-US"/>
        </w:rPr>
        <w:t>// Empties UsernameText if there are no characters when losing focus</w:t>
      </w:r>
    </w:p>
    <w:p w14:paraId="49AC9345"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private</w:t>
      </w: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void</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UsernameText_</w:t>
      </w:r>
      <w:proofErr w:type="gramStart"/>
      <w:r w:rsidRPr="00BA5F8F">
        <w:rPr>
          <w:rFonts w:ascii="Verdana" w:hAnsi="Verdana" w:cs="Verdana"/>
          <w:color w:val="000000"/>
          <w:sz w:val="18"/>
          <w:szCs w:val="18"/>
          <w:lang w:val="en-US"/>
        </w:rPr>
        <w:t>OnLostKeyboardFocus</w:t>
      </w:r>
      <w:r w:rsidRPr="00BA5F8F">
        <w:rPr>
          <w:rFonts w:ascii="Verdana" w:hAnsi="Verdana" w:cs="Verdana"/>
          <w:b/>
          <w:bCs/>
          <w:color w:val="000000"/>
          <w:sz w:val="18"/>
          <w:szCs w:val="18"/>
          <w:lang w:val="en-US"/>
        </w:rPr>
        <w:t>(</w:t>
      </w:r>
      <w:proofErr w:type="gramEnd"/>
      <w:r w:rsidRPr="00BA5F8F">
        <w:rPr>
          <w:rFonts w:ascii="Verdana" w:hAnsi="Verdana" w:cs="Verdana"/>
          <w:b/>
          <w:bCs/>
          <w:color w:val="00007F"/>
          <w:sz w:val="18"/>
          <w:szCs w:val="18"/>
          <w:lang w:val="en-US"/>
        </w:rPr>
        <w:t>object</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sender</w:t>
      </w:r>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KeyboardFocusChangedEventArgs</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e</w:t>
      </w:r>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p>
    <w:p w14:paraId="7C9AAB02"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if</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proofErr w:type="gramStart"/>
      <w:r w:rsidRPr="00BA5F8F">
        <w:rPr>
          <w:rFonts w:ascii="Verdana" w:hAnsi="Verdana" w:cs="Verdana"/>
          <w:b/>
          <w:bCs/>
          <w:color w:val="00007F"/>
          <w:sz w:val="18"/>
          <w:szCs w:val="18"/>
          <w:lang w:val="en-US"/>
        </w:rPr>
        <w:t>string</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IsNullOrEmpty</w:t>
      </w:r>
      <w:proofErr w:type="gramEnd"/>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UsernameText</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Text</w:t>
      </w:r>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p>
    <w:p w14:paraId="549F6FF9"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UsernameText</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Text</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null</w:t>
      </w:r>
      <w:r w:rsidRPr="00BA5F8F">
        <w:rPr>
          <w:rFonts w:ascii="Verdana" w:hAnsi="Verdana" w:cs="Verdana"/>
          <w:b/>
          <w:bCs/>
          <w:color w:val="000000"/>
          <w:sz w:val="18"/>
          <w:szCs w:val="18"/>
          <w:lang w:val="en-US"/>
        </w:rPr>
        <w:t>;</w:t>
      </w:r>
    </w:p>
    <w:p w14:paraId="0397943A"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p>
    <w:p w14:paraId="691E36B5"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p>
    <w:p w14:paraId="47259C17" w14:textId="0AAACD7F" w:rsid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p>
    <w:p w14:paraId="559A3A28" w14:textId="435773D4" w:rsidR="00BA5F8F" w:rsidRPr="00BA5F8F" w:rsidRDefault="00BA5F8F" w:rsidP="003F5F9E">
      <w:pPr>
        <w:pStyle w:val="Heading4"/>
        <w:rPr>
          <w:rFonts w:ascii="Verdana" w:hAnsi="Verdana" w:cs="Verdana"/>
          <w:color w:val="808080"/>
          <w:sz w:val="18"/>
          <w:szCs w:val="18"/>
          <w:lang w:val="en-US"/>
        </w:rPr>
      </w:pPr>
      <w:r w:rsidRPr="0013045D">
        <w:rPr>
          <w:lang w:val="en-US"/>
        </w:rPr>
        <w:t>2</w:t>
      </w:r>
      <w:r>
        <w:rPr>
          <w:lang w:val="en-US"/>
        </w:rPr>
        <w:t xml:space="preserve">.1.8 - </w:t>
      </w:r>
      <w:r w:rsidRPr="00BA5F8F">
        <w:rPr>
          <w:lang w:val="en-US"/>
        </w:rPr>
        <w:t>PasswordText_OnGotKeyboardFocus</w:t>
      </w:r>
    </w:p>
    <w:p w14:paraId="08E1EC22" w14:textId="77777777" w:rsidR="00BA5F8F" w:rsidRPr="00BA5F8F" w:rsidRDefault="00BA5F8F" w:rsidP="003F5F9E">
      <w:pPr>
        <w:autoSpaceDE w:val="0"/>
        <w:autoSpaceDN w:val="0"/>
        <w:adjustRightInd w:val="0"/>
        <w:spacing w:after="0" w:line="240" w:lineRule="auto"/>
        <w:rPr>
          <w:rFonts w:ascii="Georgia" w:hAnsi="Georgia" w:cs="Georgia"/>
          <w:color w:val="007F00"/>
          <w:sz w:val="18"/>
          <w:szCs w:val="18"/>
          <w:lang w:val="en-US"/>
        </w:rPr>
      </w:pPr>
      <w:r w:rsidRPr="00BA5F8F">
        <w:rPr>
          <w:rFonts w:ascii="Verdana" w:hAnsi="Verdana" w:cs="Verdana"/>
          <w:color w:val="808080"/>
          <w:sz w:val="18"/>
          <w:szCs w:val="18"/>
          <w:lang w:val="en-US"/>
        </w:rPr>
        <w:t xml:space="preserve">        </w:t>
      </w:r>
      <w:r w:rsidRPr="00BA5F8F">
        <w:rPr>
          <w:rFonts w:ascii="Georgia" w:hAnsi="Georgia" w:cs="Georgia"/>
          <w:color w:val="007F00"/>
          <w:sz w:val="18"/>
          <w:szCs w:val="18"/>
          <w:lang w:val="en-US"/>
        </w:rPr>
        <w:t>// Empties PasswordText if it contains dummy characters when getting focus</w:t>
      </w:r>
    </w:p>
    <w:p w14:paraId="5E2C9CA8"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private</w:t>
      </w: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void</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PasswordText_</w:t>
      </w:r>
      <w:proofErr w:type="gramStart"/>
      <w:r w:rsidRPr="00BA5F8F">
        <w:rPr>
          <w:rFonts w:ascii="Verdana" w:hAnsi="Verdana" w:cs="Verdana"/>
          <w:color w:val="000000"/>
          <w:sz w:val="18"/>
          <w:szCs w:val="18"/>
          <w:lang w:val="en-US"/>
        </w:rPr>
        <w:t>OnGotKeyboardFocus</w:t>
      </w:r>
      <w:r w:rsidRPr="00BA5F8F">
        <w:rPr>
          <w:rFonts w:ascii="Verdana" w:hAnsi="Verdana" w:cs="Verdana"/>
          <w:b/>
          <w:bCs/>
          <w:color w:val="000000"/>
          <w:sz w:val="18"/>
          <w:szCs w:val="18"/>
          <w:lang w:val="en-US"/>
        </w:rPr>
        <w:t>(</w:t>
      </w:r>
      <w:proofErr w:type="gramEnd"/>
      <w:r w:rsidRPr="00BA5F8F">
        <w:rPr>
          <w:rFonts w:ascii="Verdana" w:hAnsi="Verdana" w:cs="Verdana"/>
          <w:b/>
          <w:bCs/>
          <w:color w:val="00007F"/>
          <w:sz w:val="18"/>
          <w:szCs w:val="18"/>
          <w:lang w:val="en-US"/>
        </w:rPr>
        <w:t>object</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sender</w:t>
      </w:r>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KeyboardFocusChangedEventArgs</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e</w:t>
      </w:r>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p>
    <w:p w14:paraId="7082BDBB"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if</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PasswordText</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Password</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color w:val="7F007F"/>
          <w:sz w:val="18"/>
          <w:szCs w:val="18"/>
          <w:lang w:val="en-US"/>
        </w:rPr>
        <w:t>"PPPPPPPP"</w:t>
      </w:r>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p>
    <w:p w14:paraId="62B5B3EE"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PasswordText</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Password</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null</w:t>
      </w:r>
      <w:r w:rsidRPr="00BA5F8F">
        <w:rPr>
          <w:rFonts w:ascii="Verdana" w:hAnsi="Verdana" w:cs="Verdana"/>
          <w:b/>
          <w:bCs/>
          <w:color w:val="000000"/>
          <w:sz w:val="18"/>
          <w:szCs w:val="18"/>
          <w:lang w:val="en-US"/>
        </w:rPr>
        <w:t>;</w:t>
      </w:r>
    </w:p>
    <w:p w14:paraId="6FC49B2F"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p>
    <w:p w14:paraId="64823F3A"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p>
    <w:p w14:paraId="73C0764C" w14:textId="680BBD75" w:rsidR="00BA5F8F" w:rsidRDefault="00BA5F8F" w:rsidP="003F5F9E">
      <w:pPr>
        <w:autoSpaceDE w:val="0"/>
        <w:autoSpaceDN w:val="0"/>
        <w:adjustRightInd w:val="0"/>
        <w:spacing w:after="0" w:line="240" w:lineRule="auto"/>
        <w:rPr>
          <w:rFonts w:ascii="Verdana" w:hAnsi="Verdana" w:cs="Verdana"/>
          <w:color w:val="808080"/>
          <w:sz w:val="18"/>
          <w:szCs w:val="18"/>
          <w:lang w:val="en-US"/>
        </w:rPr>
      </w:pPr>
    </w:p>
    <w:p w14:paraId="25702319" w14:textId="7A46D2E4" w:rsidR="00BA5F8F" w:rsidRPr="00BA5F8F" w:rsidRDefault="00BA5F8F" w:rsidP="003F5F9E">
      <w:pPr>
        <w:pStyle w:val="Heading4"/>
        <w:rPr>
          <w:color w:val="808080"/>
          <w:lang w:val="en-US"/>
        </w:rPr>
      </w:pPr>
      <w:r>
        <w:rPr>
          <w:lang w:val="en-US"/>
        </w:rPr>
        <w:t>2.1.9 - PasswordText_</w:t>
      </w:r>
      <w:r w:rsidR="0031378E">
        <w:rPr>
          <w:lang w:val="en-US"/>
        </w:rPr>
        <w:t>OnLost</w:t>
      </w:r>
      <w:r w:rsidRPr="00005A66">
        <w:rPr>
          <w:lang w:val="en-US"/>
        </w:rPr>
        <w:t>KeyboardFocus</w:t>
      </w:r>
    </w:p>
    <w:p w14:paraId="398746D5" w14:textId="77777777" w:rsidR="00BA5F8F" w:rsidRPr="00BA5F8F" w:rsidRDefault="00BA5F8F" w:rsidP="003F5F9E">
      <w:pPr>
        <w:autoSpaceDE w:val="0"/>
        <w:autoSpaceDN w:val="0"/>
        <w:adjustRightInd w:val="0"/>
        <w:spacing w:after="0" w:line="240" w:lineRule="auto"/>
        <w:rPr>
          <w:rFonts w:ascii="Georgia" w:hAnsi="Georgia" w:cs="Georgia"/>
          <w:color w:val="007F00"/>
          <w:sz w:val="18"/>
          <w:szCs w:val="18"/>
          <w:lang w:val="en-US"/>
        </w:rPr>
      </w:pPr>
      <w:r w:rsidRPr="00BA5F8F">
        <w:rPr>
          <w:rFonts w:ascii="Verdana" w:hAnsi="Verdana" w:cs="Verdana"/>
          <w:color w:val="808080"/>
          <w:sz w:val="18"/>
          <w:szCs w:val="18"/>
          <w:lang w:val="en-US"/>
        </w:rPr>
        <w:t xml:space="preserve">        </w:t>
      </w:r>
      <w:r w:rsidRPr="00BA5F8F">
        <w:rPr>
          <w:rFonts w:ascii="Georgia" w:hAnsi="Georgia" w:cs="Georgia"/>
          <w:color w:val="007F00"/>
          <w:sz w:val="18"/>
          <w:szCs w:val="18"/>
          <w:lang w:val="en-US"/>
        </w:rPr>
        <w:t>// Fills PasswordText with dummy characters when losing focus</w:t>
      </w:r>
    </w:p>
    <w:p w14:paraId="15B531B9"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private</w:t>
      </w: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void</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PasswordText_</w:t>
      </w:r>
      <w:proofErr w:type="gramStart"/>
      <w:r w:rsidRPr="00BA5F8F">
        <w:rPr>
          <w:rFonts w:ascii="Verdana" w:hAnsi="Verdana" w:cs="Verdana"/>
          <w:color w:val="000000"/>
          <w:sz w:val="18"/>
          <w:szCs w:val="18"/>
          <w:lang w:val="en-US"/>
        </w:rPr>
        <w:t>LostGotKeyboardFocus</w:t>
      </w:r>
      <w:r w:rsidRPr="00BA5F8F">
        <w:rPr>
          <w:rFonts w:ascii="Verdana" w:hAnsi="Verdana" w:cs="Verdana"/>
          <w:b/>
          <w:bCs/>
          <w:color w:val="000000"/>
          <w:sz w:val="18"/>
          <w:szCs w:val="18"/>
          <w:lang w:val="en-US"/>
        </w:rPr>
        <w:t>(</w:t>
      </w:r>
      <w:proofErr w:type="gramEnd"/>
      <w:r w:rsidRPr="00BA5F8F">
        <w:rPr>
          <w:rFonts w:ascii="Verdana" w:hAnsi="Verdana" w:cs="Verdana"/>
          <w:b/>
          <w:bCs/>
          <w:color w:val="00007F"/>
          <w:sz w:val="18"/>
          <w:szCs w:val="18"/>
          <w:lang w:val="en-US"/>
        </w:rPr>
        <w:t>object</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sender</w:t>
      </w:r>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KeyboardFocusChangedEventArgs</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e</w:t>
      </w:r>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p>
    <w:p w14:paraId="63413F9A"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lastRenderedPageBreak/>
        <w:t xml:space="preserve">            </w:t>
      </w:r>
      <w:r w:rsidRPr="00BA5F8F">
        <w:rPr>
          <w:rFonts w:ascii="Verdana" w:hAnsi="Verdana" w:cs="Verdana"/>
          <w:b/>
          <w:bCs/>
          <w:color w:val="00007F"/>
          <w:sz w:val="18"/>
          <w:szCs w:val="18"/>
          <w:lang w:val="en-US"/>
        </w:rPr>
        <w:t>if</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PasswordText</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Password</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color w:val="7F007F"/>
          <w:sz w:val="18"/>
          <w:szCs w:val="18"/>
          <w:lang w:val="en-US"/>
        </w:rPr>
        <w:t>""</w:t>
      </w:r>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p>
    <w:p w14:paraId="5931D607"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PasswordText</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Password</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color w:val="7F007F"/>
          <w:sz w:val="18"/>
          <w:szCs w:val="18"/>
          <w:lang w:val="en-US"/>
        </w:rPr>
        <w:t>"PPPPPPPP"</w:t>
      </w:r>
      <w:r w:rsidRPr="00BA5F8F">
        <w:rPr>
          <w:rFonts w:ascii="Verdana" w:hAnsi="Verdana" w:cs="Verdana"/>
          <w:b/>
          <w:bCs/>
          <w:color w:val="000000"/>
          <w:sz w:val="18"/>
          <w:szCs w:val="18"/>
          <w:lang w:val="en-US"/>
        </w:rPr>
        <w:t>;</w:t>
      </w:r>
    </w:p>
    <w:p w14:paraId="67ECB7A3"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p>
    <w:p w14:paraId="7F4DD408"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p>
    <w:p w14:paraId="67CC45B8" w14:textId="1C2C731A" w:rsidR="00BA5F8F" w:rsidRDefault="00BA5F8F" w:rsidP="003F5F9E">
      <w:pPr>
        <w:autoSpaceDE w:val="0"/>
        <w:autoSpaceDN w:val="0"/>
        <w:adjustRightInd w:val="0"/>
        <w:spacing w:after="0" w:line="240" w:lineRule="auto"/>
        <w:rPr>
          <w:rFonts w:ascii="Verdana" w:hAnsi="Verdana" w:cs="Verdana"/>
          <w:color w:val="808080"/>
          <w:sz w:val="18"/>
          <w:szCs w:val="18"/>
          <w:lang w:val="en-US"/>
        </w:rPr>
      </w:pPr>
    </w:p>
    <w:p w14:paraId="70487E1D" w14:textId="3DAF8413" w:rsidR="00BA5F8F" w:rsidRPr="00BA5F8F" w:rsidRDefault="00BA5F8F" w:rsidP="003F5F9E">
      <w:pPr>
        <w:pStyle w:val="Heading4"/>
        <w:rPr>
          <w:rFonts w:ascii="Verdana" w:hAnsi="Verdana" w:cs="Verdana"/>
          <w:color w:val="808080"/>
          <w:sz w:val="18"/>
          <w:szCs w:val="18"/>
          <w:lang w:val="en-US"/>
        </w:rPr>
      </w:pPr>
      <w:r w:rsidRPr="0013045D">
        <w:rPr>
          <w:lang w:val="en-US"/>
        </w:rPr>
        <w:t>2</w:t>
      </w:r>
      <w:r>
        <w:rPr>
          <w:lang w:val="en-US"/>
        </w:rPr>
        <w:t xml:space="preserve">.1.10 - </w:t>
      </w:r>
      <w:r w:rsidRPr="00BA5F8F">
        <w:rPr>
          <w:lang w:val="en-US"/>
        </w:rPr>
        <w:t>LoginWindow_OnKeyDown</w:t>
      </w:r>
    </w:p>
    <w:p w14:paraId="229B85C7" w14:textId="77777777" w:rsidR="00BA5F8F" w:rsidRPr="00BA5F8F" w:rsidRDefault="00BA5F8F" w:rsidP="003F5F9E">
      <w:pPr>
        <w:autoSpaceDE w:val="0"/>
        <w:autoSpaceDN w:val="0"/>
        <w:adjustRightInd w:val="0"/>
        <w:spacing w:after="0" w:line="240" w:lineRule="auto"/>
        <w:rPr>
          <w:rFonts w:ascii="Georgia" w:hAnsi="Georgia" w:cs="Georgia"/>
          <w:color w:val="007F00"/>
          <w:sz w:val="18"/>
          <w:szCs w:val="18"/>
          <w:lang w:val="en-US"/>
        </w:rPr>
      </w:pPr>
      <w:r w:rsidRPr="00BA5F8F">
        <w:rPr>
          <w:rFonts w:ascii="Verdana" w:hAnsi="Verdana" w:cs="Verdana"/>
          <w:color w:val="808080"/>
          <w:sz w:val="18"/>
          <w:szCs w:val="18"/>
          <w:lang w:val="en-US"/>
        </w:rPr>
        <w:t xml:space="preserve">        </w:t>
      </w:r>
      <w:r w:rsidRPr="00BA5F8F">
        <w:rPr>
          <w:rFonts w:ascii="Georgia" w:hAnsi="Georgia" w:cs="Georgia"/>
          <w:color w:val="007F00"/>
          <w:sz w:val="18"/>
          <w:szCs w:val="18"/>
          <w:lang w:val="en-US"/>
        </w:rPr>
        <w:t>// Key event that registers Enter or RShift + Enter</w:t>
      </w:r>
    </w:p>
    <w:p w14:paraId="4367E647"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private</w:t>
      </w: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void</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LoginWindow_</w:t>
      </w:r>
      <w:proofErr w:type="gramStart"/>
      <w:r w:rsidRPr="00BA5F8F">
        <w:rPr>
          <w:rFonts w:ascii="Verdana" w:hAnsi="Verdana" w:cs="Verdana"/>
          <w:color w:val="000000"/>
          <w:sz w:val="18"/>
          <w:szCs w:val="18"/>
          <w:lang w:val="en-US"/>
        </w:rPr>
        <w:t>OnKeyDown</w:t>
      </w:r>
      <w:r w:rsidRPr="00BA5F8F">
        <w:rPr>
          <w:rFonts w:ascii="Verdana" w:hAnsi="Verdana" w:cs="Verdana"/>
          <w:b/>
          <w:bCs/>
          <w:color w:val="000000"/>
          <w:sz w:val="18"/>
          <w:szCs w:val="18"/>
          <w:lang w:val="en-US"/>
        </w:rPr>
        <w:t>(</w:t>
      </w:r>
      <w:proofErr w:type="gramEnd"/>
      <w:r w:rsidRPr="00BA5F8F">
        <w:rPr>
          <w:rFonts w:ascii="Verdana" w:hAnsi="Verdana" w:cs="Verdana"/>
          <w:b/>
          <w:bCs/>
          <w:color w:val="00007F"/>
          <w:sz w:val="18"/>
          <w:szCs w:val="18"/>
          <w:lang w:val="en-US"/>
        </w:rPr>
        <w:t>object</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sender</w:t>
      </w:r>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KeyEventArgs</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e</w:t>
      </w:r>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p>
    <w:p w14:paraId="03FA1A79"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switch</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proofErr w:type="gramStart"/>
      <w:r w:rsidRPr="00BA5F8F">
        <w:rPr>
          <w:rFonts w:ascii="Verdana" w:hAnsi="Verdana" w:cs="Verdana"/>
          <w:color w:val="000000"/>
          <w:sz w:val="18"/>
          <w:szCs w:val="18"/>
          <w:lang w:val="en-US"/>
        </w:rPr>
        <w:t>e</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Key</w:t>
      </w:r>
      <w:proofErr w:type="gramEnd"/>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p>
    <w:p w14:paraId="2CD63DEB"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case</w:t>
      </w: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Key</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Enter</w:t>
      </w:r>
      <w:r w:rsidRPr="00BA5F8F">
        <w:rPr>
          <w:rFonts w:ascii="Verdana" w:hAnsi="Verdana" w:cs="Verdana"/>
          <w:b/>
          <w:bCs/>
          <w:color w:val="000000"/>
          <w:sz w:val="18"/>
          <w:szCs w:val="18"/>
          <w:lang w:val="en-US"/>
        </w:rPr>
        <w:t>:</w:t>
      </w:r>
    </w:p>
    <w:p w14:paraId="32122F6C"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if</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Keyboard</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IsKeyDown</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Key</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RightShift</w:t>
      </w:r>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p>
    <w:p w14:paraId="7EB20DE9"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LoginSuccess</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b/>
          <w:bCs/>
          <w:color w:val="00007F"/>
          <w:sz w:val="18"/>
          <w:szCs w:val="18"/>
          <w:lang w:val="en-US"/>
        </w:rPr>
        <w:t>true</w:t>
      </w:r>
      <w:r w:rsidRPr="00BA5F8F">
        <w:rPr>
          <w:rFonts w:ascii="Verdana" w:hAnsi="Verdana" w:cs="Verdana"/>
          <w:b/>
          <w:bCs/>
          <w:color w:val="000000"/>
          <w:sz w:val="18"/>
          <w:szCs w:val="18"/>
          <w:lang w:val="en-US"/>
        </w:rPr>
        <w:t>;</w:t>
      </w:r>
    </w:p>
    <w:p w14:paraId="0FCC8F05" w14:textId="77777777" w:rsidR="00BA5F8F" w:rsidRPr="00BA5F8F"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r w:rsidRPr="00BA5F8F">
        <w:rPr>
          <w:rFonts w:ascii="Verdana" w:hAnsi="Verdana" w:cs="Verdana"/>
          <w:color w:val="000000"/>
          <w:sz w:val="18"/>
          <w:szCs w:val="18"/>
          <w:lang w:val="en-US"/>
        </w:rPr>
        <w:t>MainWindow</w:t>
      </w:r>
      <w:r w:rsidRPr="00BA5F8F">
        <w:rPr>
          <w:rFonts w:ascii="Verdana" w:hAnsi="Verdana" w:cs="Verdana"/>
          <w:b/>
          <w:bCs/>
          <w:color w:val="000000"/>
          <w:sz w:val="18"/>
          <w:szCs w:val="18"/>
          <w:lang w:val="en-US"/>
        </w:rPr>
        <w:t>.</w:t>
      </w:r>
      <w:r w:rsidRPr="00BA5F8F">
        <w:rPr>
          <w:rFonts w:ascii="Verdana" w:hAnsi="Verdana" w:cs="Verdana"/>
          <w:color w:val="000000"/>
          <w:sz w:val="18"/>
          <w:szCs w:val="18"/>
          <w:lang w:val="en-US"/>
        </w:rPr>
        <w:t>Username</w:t>
      </w:r>
      <w:r w:rsidRPr="00BA5F8F">
        <w:rPr>
          <w:rFonts w:ascii="Verdana" w:hAnsi="Verdana" w:cs="Verdana"/>
          <w:color w:val="808080"/>
          <w:sz w:val="18"/>
          <w:szCs w:val="18"/>
          <w:lang w:val="en-US"/>
        </w:rPr>
        <w:t xml:space="preserve"> </w:t>
      </w:r>
      <w:r w:rsidRPr="00BA5F8F">
        <w:rPr>
          <w:rFonts w:ascii="Verdana" w:hAnsi="Verdana" w:cs="Verdana"/>
          <w:b/>
          <w:bCs/>
          <w:color w:val="000000"/>
          <w:sz w:val="18"/>
          <w:szCs w:val="18"/>
          <w:lang w:val="en-US"/>
        </w:rPr>
        <w:t>=</w:t>
      </w:r>
      <w:r w:rsidRPr="00BA5F8F">
        <w:rPr>
          <w:rFonts w:ascii="Verdana" w:hAnsi="Verdana" w:cs="Verdana"/>
          <w:color w:val="808080"/>
          <w:sz w:val="18"/>
          <w:szCs w:val="18"/>
          <w:lang w:val="en-US"/>
        </w:rPr>
        <w:t xml:space="preserve"> </w:t>
      </w:r>
      <w:r w:rsidRPr="00BA5F8F">
        <w:rPr>
          <w:rFonts w:ascii="Verdana" w:hAnsi="Verdana" w:cs="Verdana"/>
          <w:color w:val="7F007F"/>
          <w:sz w:val="18"/>
          <w:szCs w:val="18"/>
          <w:lang w:val="en-US"/>
        </w:rPr>
        <w:t>"DebugUser"</w:t>
      </w:r>
      <w:r w:rsidRPr="00BA5F8F">
        <w:rPr>
          <w:rFonts w:ascii="Verdana" w:hAnsi="Verdana" w:cs="Verdana"/>
          <w:b/>
          <w:bCs/>
          <w:color w:val="000000"/>
          <w:sz w:val="18"/>
          <w:szCs w:val="18"/>
          <w:lang w:val="en-US"/>
        </w:rPr>
        <w:t>;</w:t>
      </w:r>
    </w:p>
    <w:p w14:paraId="35977188" w14:textId="77777777" w:rsidR="00BA5F8F" w:rsidRPr="00005A66" w:rsidRDefault="00BA5F8F" w:rsidP="003F5F9E">
      <w:pPr>
        <w:autoSpaceDE w:val="0"/>
        <w:autoSpaceDN w:val="0"/>
        <w:adjustRightInd w:val="0"/>
        <w:spacing w:after="0" w:line="240" w:lineRule="auto"/>
        <w:rPr>
          <w:rFonts w:ascii="Verdana" w:hAnsi="Verdana" w:cs="Verdana"/>
          <w:color w:val="808080"/>
          <w:sz w:val="18"/>
          <w:szCs w:val="18"/>
          <w:lang w:val="en-US"/>
        </w:rPr>
      </w:pPr>
      <w:r w:rsidRPr="00BA5F8F">
        <w:rPr>
          <w:rFonts w:ascii="Verdana" w:hAnsi="Verdana" w:cs="Verdana"/>
          <w:color w:val="808080"/>
          <w:sz w:val="18"/>
          <w:szCs w:val="18"/>
          <w:lang w:val="en-US"/>
        </w:rPr>
        <w:t xml:space="preserve">                        </w:t>
      </w:r>
      <w:proofErr w:type="gramStart"/>
      <w:r w:rsidRPr="00005A66">
        <w:rPr>
          <w:rFonts w:ascii="Verdana" w:hAnsi="Verdana" w:cs="Verdana"/>
          <w:color w:val="000000"/>
          <w:sz w:val="18"/>
          <w:szCs w:val="18"/>
          <w:lang w:val="en-US"/>
        </w:rPr>
        <w:t>Close</w:t>
      </w:r>
      <w:r w:rsidRPr="00005A66">
        <w:rPr>
          <w:rFonts w:ascii="Verdana" w:hAnsi="Verdana" w:cs="Verdana"/>
          <w:b/>
          <w:bCs/>
          <w:color w:val="000000"/>
          <w:sz w:val="18"/>
          <w:szCs w:val="18"/>
          <w:lang w:val="en-US"/>
        </w:rPr>
        <w:t>(</w:t>
      </w:r>
      <w:proofErr w:type="gramEnd"/>
      <w:r w:rsidRPr="00005A66">
        <w:rPr>
          <w:rFonts w:ascii="Verdana" w:hAnsi="Verdana" w:cs="Verdana"/>
          <w:b/>
          <w:bCs/>
          <w:color w:val="000000"/>
          <w:sz w:val="18"/>
          <w:szCs w:val="18"/>
          <w:lang w:val="en-US"/>
        </w:rPr>
        <w:t>);</w:t>
      </w:r>
    </w:p>
    <w:p w14:paraId="0DEB4986" w14:textId="77777777" w:rsidR="00BA5F8F" w:rsidRPr="00005A66" w:rsidRDefault="00BA5F8F" w:rsidP="003F5F9E">
      <w:pPr>
        <w:autoSpaceDE w:val="0"/>
        <w:autoSpaceDN w:val="0"/>
        <w:adjustRightInd w:val="0"/>
        <w:spacing w:after="0" w:line="240" w:lineRule="auto"/>
        <w:rPr>
          <w:rFonts w:ascii="Verdana" w:hAnsi="Verdana" w:cs="Verdana"/>
          <w:color w:val="808080"/>
          <w:sz w:val="18"/>
          <w:szCs w:val="18"/>
          <w:lang w:val="en-US"/>
        </w:rPr>
      </w:pPr>
      <w:r w:rsidRPr="00005A66">
        <w:rPr>
          <w:rFonts w:ascii="Verdana" w:hAnsi="Verdana" w:cs="Verdana"/>
          <w:color w:val="808080"/>
          <w:sz w:val="18"/>
          <w:szCs w:val="18"/>
          <w:lang w:val="en-US"/>
        </w:rPr>
        <w:t xml:space="preserve">                    </w:t>
      </w:r>
      <w:r w:rsidRPr="00005A66">
        <w:rPr>
          <w:rFonts w:ascii="Verdana" w:hAnsi="Verdana" w:cs="Verdana"/>
          <w:b/>
          <w:bCs/>
          <w:color w:val="000000"/>
          <w:sz w:val="18"/>
          <w:szCs w:val="18"/>
          <w:lang w:val="en-US"/>
        </w:rPr>
        <w:t>}</w:t>
      </w:r>
    </w:p>
    <w:p w14:paraId="1670485D" w14:textId="77777777" w:rsidR="00BA5F8F" w:rsidRPr="00005A66" w:rsidRDefault="00BA5F8F" w:rsidP="003F5F9E">
      <w:pPr>
        <w:autoSpaceDE w:val="0"/>
        <w:autoSpaceDN w:val="0"/>
        <w:adjustRightInd w:val="0"/>
        <w:spacing w:after="0" w:line="240" w:lineRule="auto"/>
        <w:rPr>
          <w:rFonts w:ascii="Verdana" w:hAnsi="Verdana" w:cs="Verdana"/>
          <w:color w:val="808080"/>
          <w:sz w:val="18"/>
          <w:szCs w:val="18"/>
          <w:lang w:val="en-US"/>
        </w:rPr>
      </w:pPr>
      <w:r w:rsidRPr="00005A66">
        <w:rPr>
          <w:rFonts w:ascii="Verdana" w:hAnsi="Verdana" w:cs="Verdana"/>
          <w:color w:val="808080"/>
          <w:sz w:val="18"/>
          <w:szCs w:val="18"/>
          <w:lang w:val="en-US"/>
        </w:rPr>
        <w:t xml:space="preserve">                    </w:t>
      </w:r>
      <w:r w:rsidRPr="00005A66">
        <w:rPr>
          <w:rFonts w:ascii="Verdana" w:hAnsi="Verdana" w:cs="Verdana"/>
          <w:b/>
          <w:bCs/>
          <w:color w:val="00007F"/>
          <w:sz w:val="18"/>
          <w:szCs w:val="18"/>
          <w:lang w:val="en-US"/>
        </w:rPr>
        <w:t>else</w:t>
      </w:r>
      <w:r w:rsidRPr="00005A66">
        <w:rPr>
          <w:rFonts w:ascii="Verdana" w:hAnsi="Verdana" w:cs="Verdana"/>
          <w:color w:val="808080"/>
          <w:sz w:val="18"/>
          <w:szCs w:val="18"/>
          <w:lang w:val="en-US"/>
        </w:rPr>
        <w:t xml:space="preserve"> </w:t>
      </w:r>
      <w:r w:rsidRPr="00005A66">
        <w:rPr>
          <w:rFonts w:ascii="Verdana" w:hAnsi="Verdana" w:cs="Verdana"/>
          <w:b/>
          <w:bCs/>
          <w:color w:val="000000"/>
          <w:sz w:val="18"/>
          <w:szCs w:val="18"/>
          <w:lang w:val="en-US"/>
        </w:rPr>
        <w:t>{</w:t>
      </w:r>
    </w:p>
    <w:p w14:paraId="6C94D17A" w14:textId="77777777" w:rsidR="00BA5F8F" w:rsidRPr="00005A66" w:rsidRDefault="00BA5F8F" w:rsidP="003F5F9E">
      <w:pPr>
        <w:autoSpaceDE w:val="0"/>
        <w:autoSpaceDN w:val="0"/>
        <w:adjustRightInd w:val="0"/>
        <w:spacing w:after="0" w:line="240" w:lineRule="auto"/>
        <w:rPr>
          <w:rFonts w:ascii="Verdana" w:hAnsi="Verdana" w:cs="Verdana"/>
          <w:color w:val="808080"/>
          <w:sz w:val="18"/>
          <w:szCs w:val="18"/>
          <w:lang w:val="en-US"/>
        </w:rPr>
      </w:pPr>
      <w:r w:rsidRPr="00005A66">
        <w:rPr>
          <w:rFonts w:ascii="Verdana" w:hAnsi="Verdana" w:cs="Verdana"/>
          <w:color w:val="808080"/>
          <w:sz w:val="18"/>
          <w:szCs w:val="18"/>
          <w:lang w:val="en-US"/>
        </w:rPr>
        <w:t xml:space="preserve">                        </w:t>
      </w:r>
      <w:proofErr w:type="gramStart"/>
      <w:r w:rsidRPr="00005A66">
        <w:rPr>
          <w:rFonts w:ascii="Verdana" w:hAnsi="Verdana" w:cs="Verdana"/>
          <w:color w:val="000000"/>
          <w:sz w:val="18"/>
          <w:szCs w:val="18"/>
          <w:lang w:val="en-US"/>
        </w:rPr>
        <w:t>AttemptLogin</w:t>
      </w:r>
      <w:r w:rsidRPr="00005A66">
        <w:rPr>
          <w:rFonts w:ascii="Verdana" w:hAnsi="Verdana" w:cs="Verdana"/>
          <w:b/>
          <w:bCs/>
          <w:color w:val="000000"/>
          <w:sz w:val="18"/>
          <w:szCs w:val="18"/>
          <w:lang w:val="en-US"/>
        </w:rPr>
        <w:t>(</w:t>
      </w:r>
      <w:proofErr w:type="gramEnd"/>
      <w:r w:rsidRPr="00005A66">
        <w:rPr>
          <w:rFonts w:ascii="Verdana" w:hAnsi="Verdana" w:cs="Verdana"/>
          <w:b/>
          <w:bCs/>
          <w:color w:val="000000"/>
          <w:sz w:val="18"/>
          <w:szCs w:val="18"/>
          <w:lang w:val="en-US"/>
        </w:rPr>
        <w:t>);</w:t>
      </w:r>
    </w:p>
    <w:p w14:paraId="24353048" w14:textId="77777777" w:rsidR="00BA5F8F" w:rsidRPr="00005A66" w:rsidRDefault="00BA5F8F" w:rsidP="003F5F9E">
      <w:pPr>
        <w:autoSpaceDE w:val="0"/>
        <w:autoSpaceDN w:val="0"/>
        <w:adjustRightInd w:val="0"/>
        <w:spacing w:after="0" w:line="240" w:lineRule="auto"/>
        <w:rPr>
          <w:rFonts w:ascii="Verdana" w:hAnsi="Verdana" w:cs="Verdana"/>
          <w:color w:val="808080"/>
          <w:sz w:val="18"/>
          <w:szCs w:val="18"/>
          <w:lang w:val="en-US"/>
        </w:rPr>
      </w:pPr>
      <w:r w:rsidRPr="00005A66">
        <w:rPr>
          <w:rFonts w:ascii="Verdana" w:hAnsi="Verdana" w:cs="Verdana"/>
          <w:color w:val="808080"/>
          <w:sz w:val="18"/>
          <w:szCs w:val="18"/>
          <w:lang w:val="en-US"/>
        </w:rPr>
        <w:t xml:space="preserve">                    </w:t>
      </w:r>
      <w:r w:rsidRPr="00005A66">
        <w:rPr>
          <w:rFonts w:ascii="Verdana" w:hAnsi="Verdana" w:cs="Verdana"/>
          <w:b/>
          <w:bCs/>
          <w:color w:val="000000"/>
          <w:sz w:val="18"/>
          <w:szCs w:val="18"/>
          <w:lang w:val="en-US"/>
        </w:rPr>
        <w:t>}</w:t>
      </w:r>
    </w:p>
    <w:p w14:paraId="2789F07B" w14:textId="77777777" w:rsidR="00BA5F8F" w:rsidRPr="00005A66" w:rsidRDefault="00BA5F8F" w:rsidP="003F5F9E">
      <w:pPr>
        <w:autoSpaceDE w:val="0"/>
        <w:autoSpaceDN w:val="0"/>
        <w:adjustRightInd w:val="0"/>
        <w:spacing w:after="0" w:line="240" w:lineRule="auto"/>
        <w:rPr>
          <w:rFonts w:ascii="Verdana" w:hAnsi="Verdana" w:cs="Verdana"/>
          <w:color w:val="808080"/>
          <w:sz w:val="18"/>
          <w:szCs w:val="18"/>
          <w:lang w:val="en-US"/>
        </w:rPr>
      </w:pPr>
      <w:r w:rsidRPr="00005A66">
        <w:rPr>
          <w:rFonts w:ascii="Verdana" w:hAnsi="Verdana" w:cs="Verdana"/>
          <w:color w:val="808080"/>
          <w:sz w:val="18"/>
          <w:szCs w:val="18"/>
          <w:lang w:val="en-US"/>
        </w:rPr>
        <w:t xml:space="preserve">                    </w:t>
      </w:r>
      <w:r w:rsidRPr="00005A66">
        <w:rPr>
          <w:rFonts w:ascii="Verdana" w:hAnsi="Verdana" w:cs="Verdana"/>
          <w:b/>
          <w:bCs/>
          <w:color w:val="00007F"/>
          <w:sz w:val="18"/>
          <w:szCs w:val="18"/>
          <w:lang w:val="en-US"/>
        </w:rPr>
        <w:t>break</w:t>
      </w:r>
      <w:r w:rsidRPr="00005A66">
        <w:rPr>
          <w:rFonts w:ascii="Verdana" w:hAnsi="Verdana" w:cs="Verdana"/>
          <w:b/>
          <w:bCs/>
          <w:color w:val="000000"/>
          <w:sz w:val="18"/>
          <w:szCs w:val="18"/>
          <w:lang w:val="en-US"/>
        </w:rPr>
        <w:t>;</w:t>
      </w:r>
    </w:p>
    <w:p w14:paraId="71DB6C9B" w14:textId="77777777" w:rsidR="00BA5F8F" w:rsidRPr="00005A66" w:rsidRDefault="00BA5F8F" w:rsidP="003F5F9E">
      <w:pPr>
        <w:autoSpaceDE w:val="0"/>
        <w:autoSpaceDN w:val="0"/>
        <w:adjustRightInd w:val="0"/>
        <w:spacing w:after="0" w:line="240" w:lineRule="auto"/>
        <w:rPr>
          <w:rFonts w:ascii="Verdana" w:hAnsi="Verdana" w:cs="Verdana"/>
          <w:color w:val="808080"/>
          <w:sz w:val="18"/>
          <w:szCs w:val="18"/>
          <w:lang w:val="en-US"/>
        </w:rPr>
      </w:pPr>
      <w:r w:rsidRPr="00005A66">
        <w:rPr>
          <w:rFonts w:ascii="Verdana" w:hAnsi="Verdana" w:cs="Verdana"/>
          <w:color w:val="808080"/>
          <w:sz w:val="18"/>
          <w:szCs w:val="18"/>
          <w:lang w:val="en-US"/>
        </w:rPr>
        <w:t xml:space="preserve">            </w:t>
      </w:r>
      <w:r w:rsidRPr="00005A66">
        <w:rPr>
          <w:rFonts w:ascii="Verdana" w:hAnsi="Verdana" w:cs="Verdana"/>
          <w:b/>
          <w:bCs/>
          <w:color w:val="000000"/>
          <w:sz w:val="18"/>
          <w:szCs w:val="18"/>
          <w:lang w:val="en-US"/>
        </w:rPr>
        <w:t>}</w:t>
      </w:r>
    </w:p>
    <w:p w14:paraId="09E272EB" w14:textId="77777777" w:rsidR="00BA5F8F" w:rsidRPr="00005A66" w:rsidRDefault="00BA5F8F" w:rsidP="003F5F9E">
      <w:pPr>
        <w:autoSpaceDE w:val="0"/>
        <w:autoSpaceDN w:val="0"/>
        <w:adjustRightInd w:val="0"/>
        <w:spacing w:after="0" w:line="240" w:lineRule="auto"/>
        <w:rPr>
          <w:rFonts w:ascii="Verdana" w:hAnsi="Verdana" w:cs="Verdana"/>
          <w:color w:val="808080"/>
          <w:sz w:val="18"/>
          <w:szCs w:val="18"/>
          <w:lang w:val="en-US"/>
        </w:rPr>
      </w:pPr>
      <w:r w:rsidRPr="00005A66">
        <w:rPr>
          <w:rFonts w:ascii="Verdana" w:hAnsi="Verdana" w:cs="Verdana"/>
          <w:color w:val="808080"/>
          <w:sz w:val="18"/>
          <w:szCs w:val="18"/>
          <w:lang w:val="en-US"/>
        </w:rPr>
        <w:t xml:space="preserve">        </w:t>
      </w:r>
      <w:r w:rsidRPr="00005A66">
        <w:rPr>
          <w:rFonts w:ascii="Verdana" w:hAnsi="Verdana" w:cs="Verdana"/>
          <w:b/>
          <w:bCs/>
          <w:color w:val="000000"/>
          <w:sz w:val="18"/>
          <w:szCs w:val="18"/>
          <w:lang w:val="en-US"/>
        </w:rPr>
        <w:t>}</w:t>
      </w:r>
    </w:p>
    <w:p w14:paraId="4F5F578B" w14:textId="77777777" w:rsidR="00BA5F8F" w:rsidRPr="00005A66" w:rsidRDefault="00BA5F8F" w:rsidP="003F5F9E">
      <w:pPr>
        <w:autoSpaceDE w:val="0"/>
        <w:autoSpaceDN w:val="0"/>
        <w:adjustRightInd w:val="0"/>
        <w:spacing w:after="0" w:line="240" w:lineRule="auto"/>
        <w:rPr>
          <w:rFonts w:ascii="Verdana" w:hAnsi="Verdana" w:cs="Verdana"/>
          <w:color w:val="808080"/>
          <w:sz w:val="18"/>
          <w:szCs w:val="18"/>
          <w:lang w:val="en-US"/>
        </w:rPr>
      </w:pPr>
      <w:r w:rsidRPr="00005A66">
        <w:rPr>
          <w:rFonts w:ascii="Verdana" w:hAnsi="Verdana" w:cs="Verdana"/>
          <w:color w:val="808080"/>
          <w:sz w:val="18"/>
          <w:szCs w:val="18"/>
          <w:lang w:val="en-US"/>
        </w:rPr>
        <w:t xml:space="preserve">    </w:t>
      </w:r>
      <w:r w:rsidRPr="00005A66">
        <w:rPr>
          <w:rFonts w:ascii="Verdana" w:hAnsi="Verdana" w:cs="Verdana"/>
          <w:b/>
          <w:bCs/>
          <w:color w:val="000000"/>
          <w:sz w:val="18"/>
          <w:szCs w:val="18"/>
          <w:lang w:val="en-US"/>
        </w:rPr>
        <w:t>}</w:t>
      </w:r>
    </w:p>
    <w:p w14:paraId="5F2F9D8C" w14:textId="1099D7B8" w:rsidR="00412BE6" w:rsidRPr="00005A66" w:rsidRDefault="00BA5F8F" w:rsidP="003F5F9E">
      <w:pPr>
        <w:rPr>
          <w:rFonts w:ascii="Verdana" w:hAnsi="Verdana" w:cs="Verdana"/>
          <w:b/>
          <w:bCs/>
          <w:color w:val="000000"/>
          <w:sz w:val="18"/>
          <w:szCs w:val="18"/>
          <w:lang w:val="en-US"/>
        </w:rPr>
      </w:pPr>
      <w:r w:rsidRPr="00005A66">
        <w:rPr>
          <w:rFonts w:ascii="Verdana" w:hAnsi="Verdana" w:cs="Verdana"/>
          <w:b/>
          <w:bCs/>
          <w:color w:val="000000"/>
          <w:sz w:val="18"/>
          <w:szCs w:val="18"/>
          <w:lang w:val="en-US"/>
        </w:rPr>
        <w:t>}</w:t>
      </w:r>
    </w:p>
    <w:p w14:paraId="78F55A0C" w14:textId="24584B99" w:rsidR="00EC08BF" w:rsidRDefault="00EC08BF" w:rsidP="003F5F9E">
      <w:pPr>
        <w:pStyle w:val="Heading4"/>
        <w:rPr>
          <w:lang w:val="en-US"/>
        </w:rPr>
      </w:pPr>
      <w:r>
        <w:rPr>
          <w:lang w:val="en-US"/>
        </w:rPr>
        <w:t>3.1.0 - TileMap.xaml.cs</w:t>
      </w:r>
    </w:p>
    <w:p w14:paraId="329C6395" w14:textId="77777777" w:rsidR="00EC08BF" w:rsidRPr="00EC08BF" w:rsidRDefault="00EC08BF" w:rsidP="003F5F9E">
      <w:pPr>
        <w:autoSpaceDE w:val="0"/>
        <w:autoSpaceDN w:val="0"/>
        <w:adjustRightInd w:val="0"/>
        <w:spacing w:after="0" w:line="240" w:lineRule="auto"/>
        <w:rPr>
          <w:rFonts w:ascii="Consolas" w:hAnsi="Consolas" w:cs="Consolas"/>
          <w:color w:val="000000"/>
          <w:sz w:val="19"/>
          <w:szCs w:val="19"/>
          <w:lang w:val="en-US"/>
        </w:rPr>
      </w:pPr>
      <w:r w:rsidRPr="00EC08BF">
        <w:rPr>
          <w:rFonts w:ascii="Consolas" w:hAnsi="Consolas" w:cs="Consolas"/>
          <w:color w:val="0000FF"/>
          <w:sz w:val="19"/>
          <w:szCs w:val="19"/>
          <w:lang w:val="en-US"/>
        </w:rPr>
        <w:t>using</w:t>
      </w:r>
      <w:r w:rsidRPr="00EC08BF">
        <w:rPr>
          <w:rFonts w:ascii="Consolas" w:hAnsi="Consolas" w:cs="Consolas"/>
          <w:color w:val="000000"/>
          <w:sz w:val="19"/>
          <w:szCs w:val="19"/>
          <w:lang w:val="en-US"/>
        </w:rPr>
        <w:t xml:space="preserve"> System.Windows;</w:t>
      </w:r>
    </w:p>
    <w:p w14:paraId="34A52B43" w14:textId="77777777" w:rsidR="00EC08BF" w:rsidRPr="00EC08BF" w:rsidRDefault="00EC08BF" w:rsidP="003F5F9E">
      <w:pPr>
        <w:autoSpaceDE w:val="0"/>
        <w:autoSpaceDN w:val="0"/>
        <w:adjustRightInd w:val="0"/>
        <w:spacing w:after="0" w:line="240" w:lineRule="auto"/>
        <w:rPr>
          <w:rFonts w:ascii="Consolas" w:hAnsi="Consolas" w:cs="Consolas"/>
          <w:color w:val="000000"/>
          <w:sz w:val="19"/>
          <w:szCs w:val="19"/>
          <w:lang w:val="en-US"/>
        </w:rPr>
      </w:pPr>
      <w:r w:rsidRPr="00EC08BF">
        <w:rPr>
          <w:rFonts w:ascii="Consolas" w:hAnsi="Consolas" w:cs="Consolas"/>
          <w:color w:val="0000FF"/>
          <w:sz w:val="19"/>
          <w:szCs w:val="19"/>
          <w:lang w:val="en-US"/>
        </w:rPr>
        <w:t>using</w:t>
      </w:r>
      <w:r w:rsidRPr="00EC08BF">
        <w:rPr>
          <w:rFonts w:ascii="Consolas" w:hAnsi="Consolas" w:cs="Consolas"/>
          <w:color w:val="000000"/>
          <w:sz w:val="19"/>
          <w:szCs w:val="19"/>
          <w:lang w:val="en-US"/>
        </w:rPr>
        <w:t xml:space="preserve"> </w:t>
      </w:r>
      <w:proofErr w:type="gramStart"/>
      <w:r w:rsidRPr="00EC08BF">
        <w:rPr>
          <w:rFonts w:ascii="Consolas" w:hAnsi="Consolas" w:cs="Consolas"/>
          <w:color w:val="000000"/>
          <w:sz w:val="19"/>
          <w:szCs w:val="19"/>
          <w:lang w:val="en-US"/>
        </w:rPr>
        <w:t>System.Windows.Media</w:t>
      </w:r>
      <w:proofErr w:type="gramEnd"/>
      <w:r w:rsidRPr="00EC08BF">
        <w:rPr>
          <w:rFonts w:ascii="Consolas" w:hAnsi="Consolas" w:cs="Consolas"/>
          <w:color w:val="000000"/>
          <w:sz w:val="19"/>
          <w:szCs w:val="19"/>
          <w:lang w:val="en-US"/>
        </w:rPr>
        <w:t>;</w:t>
      </w:r>
    </w:p>
    <w:p w14:paraId="3F7984E7" w14:textId="77777777" w:rsidR="00EC08BF" w:rsidRPr="00EC08BF" w:rsidRDefault="00EC08BF" w:rsidP="003F5F9E">
      <w:pPr>
        <w:autoSpaceDE w:val="0"/>
        <w:autoSpaceDN w:val="0"/>
        <w:adjustRightInd w:val="0"/>
        <w:spacing w:after="0" w:line="240" w:lineRule="auto"/>
        <w:rPr>
          <w:rFonts w:ascii="Consolas" w:hAnsi="Consolas" w:cs="Consolas"/>
          <w:color w:val="000000"/>
          <w:sz w:val="19"/>
          <w:szCs w:val="19"/>
          <w:lang w:val="en-US"/>
        </w:rPr>
      </w:pPr>
      <w:r w:rsidRPr="00EC08BF">
        <w:rPr>
          <w:rFonts w:ascii="Consolas" w:hAnsi="Consolas" w:cs="Consolas"/>
          <w:color w:val="0000FF"/>
          <w:sz w:val="19"/>
          <w:szCs w:val="19"/>
          <w:lang w:val="en-US"/>
        </w:rPr>
        <w:t>using</w:t>
      </w:r>
      <w:r w:rsidRPr="00EC08BF">
        <w:rPr>
          <w:rFonts w:ascii="Consolas" w:hAnsi="Consolas" w:cs="Consolas"/>
          <w:color w:val="000000"/>
          <w:sz w:val="19"/>
          <w:szCs w:val="19"/>
          <w:lang w:val="en-US"/>
        </w:rPr>
        <w:t xml:space="preserve"> Microsoft.Maps.MapControl.WPF;</w:t>
      </w:r>
    </w:p>
    <w:p w14:paraId="33EC6A69" w14:textId="77777777" w:rsidR="00EC08BF" w:rsidRPr="00EC08BF" w:rsidRDefault="00EC08BF" w:rsidP="003F5F9E">
      <w:pPr>
        <w:autoSpaceDE w:val="0"/>
        <w:autoSpaceDN w:val="0"/>
        <w:adjustRightInd w:val="0"/>
        <w:spacing w:after="0" w:line="240" w:lineRule="auto"/>
        <w:rPr>
          <w:rFonts w:ascii="Consolas" w:hAnsi="Consolas" w:cs="Consolas"/>
          <w:color w:val="000000"/>
          <w:sz w:val="19"/>
          <w:szCs w:val="19"/>
          <w:lang w:val="en-US"/>
        </w:rPr>
      </w:pPr>
    </w:p>
    <w:p w14:paraId="0FBB057B" w14:textId="77777777" w:rsidR="00EC08BF" w:rsidRPr="00EC08BF" w:rsidRDefault="00EC08BF" w:rsidP="003F5F9E">
      <w:pPr>
        <w:autoSpaceDE w:val="0"/>
        <w:autoSpaceDN w:val="0"/>
        <w:adjustRightInd w:val="0"/>
        <w:spacing w:after="0" w:line="240" w:lineRule="auto"/>
        <w:rPr>
          <w:rFonts w:ascii="Consolas" w:hAnsi="Consolas" w:cs="Consolas"/>
          <w:color w:val="000000"/>
          <w:sz w:val="19"/>
          <w:szCs w:val="19"/>
          <w:lang w:val="en-US"/>
        </w:rPr>
      </w:pPr>
      <w:r w:rsidRPr="00EC08BF">
        <w:rPr>
          <w:rFonts w:ascii="Consolas" w:hAnsi="Consolas" w:cs="Consolas"/>
          <w:color w:val="0000FF"/>
          <w:sz w:val="19"/>
          <w:szCs w:val="19"/>
          <w:lang w:val="en-US"/>
        </w:rPr>
        <w:t>namespace</w:t>
      </w:r>
      <w:r w:rsidRPr="00EC08BF">
        <w:rPr>
          <w:rFonts w:ascii="Consolas" w:hAnsi="Consolas" w:cs="Consolas"/>
          <w:color w:val="000000"/>
          <w:sz w:val="19"/>
          <w:szCs w:val="19"/>
          <w:lang w:val="en-US"/>
        </w:rPr>
        <w:t xml:space="preserve"> Raven.Controls {</w:t>
      </w:r>
    </w:p>
    <w:p w14:paraId="14CDF02A" w14:textId="77777777" w:rsidR="00EC08BF" w:rsidRPr="00EC08BF" w:rsidRDefault="00EC08BF" w:rsidP="003F5F9E">
      <w:pPr>
        <w:autoSpaceDE w:val="0"/>
        <w:autoSpaceDN w:val="0"/>
        <w:adjustRightInd w:val="0"/>
        <w:spacing w:after="0" w:line="240" w:lineRule="auto"/>
        <w:rPr>
          <w:rFonts w:ascii="Consolas" w:hAnsi="Consolas" w:cs="Consolas"/>
          <w:color w:val="000000"/>
          <w:sz w:val="19"/>
          <w:szCs w:val="19"/>
          <w:lang w:val="en-US"/>
        </w:rPr>
      </w:pPr>
      <w:r w:rsidRPr="00EC08BF">
        <w:rPr>
          <w:rFonts w:ascii="Consolas" w:hAnsi="Consolas" w:cs="Consolas"/>
          <w:color w:val="000000"/>
          <w:sz w:val="19"/>
          <w:szCs w:val="19"/>
          <w:lang w:val="en-US"/>
        </w:rPr>
        <w:t xml:space="preserve">    </w:t>
      </w:r>
      <w:r w:rsidRPr="00EC08BF">
        <w:rPr>
          <w:rFonts w:ascii="Consolas" w:hAnsi="Consolas" w:cs="Consolas"/>
          <w:color w:val="808080"/>
          <w:sz w:val="19"/>
          <w:szCs w:val="19"/>
          <w:lang w:val="en-US"/>
        </w:rPr>
        <w:t>///</w:t>
      </w:r>
      <w:r w:rsidRPr="00EC08BF">
        <w:rPr>
          <w:rFonts w:ascii="Consolas" w:hAnsi="Consolas" w:cs="Consolas"/>
          <w:color w:val="008000"/>
          <w:sz w:val="19"/>
          <w:szCs w:val="19"/>
          <w:lang w:val="en-US"/>
        </w:rPr>
        <w:t xml:space="preserve"> </w:t>
      </w:r>
      <w:r w:rsidRPr="00EC08BF">
        <w:rPr>
          <w:rFonts w:ascii="Consolas" w:hAnsi="Consolas" w:cs="Consolas"/>
          <w:color w:val="808080"/>
          <w:sz w:val="19"/>
          <w:szCs w:val="19"/>
          <w:lang w:val="en-US"/>
        </w:rPr>
        <w:t>&lt;summary&gt;</w:t>
      </w:r>
    </w:p>
    <w:p w14:paraId="3B8342BD" w14:textId="77777777" w:rsidR="00EC08BF" w:rsidRPr="00EC08BF" w:rsidRDefault="00EC08BF" w:rsidP="003F5F9E">
      <w:pPr>
        <w:autoSpaceDE w:val="0"/>
        <w:autoSpaceDN w:val="0"/>
        <w:adjustRightInd w:val="0"/>
        <w:spacing w:after="0" w:line="240" w:lineRule="auto"/>
        <w:rPr>
          <w:rFonts w:ascii="Consolas" w:hAnsi="Consolas" w:cs="Consolas"/>
          <w:color w:val="000000"/>
          <w:sz w:val="19"/>
          <w:szCs w:val="19"/>
          <w:lang w:val="en-US"/>
        </w:rPr>
      </w:pPr>
      <w:r w:rsidRPr="00EC08BF">
        <w:rPr>
          <w:rFonts w:ascii="Consolas" w:hAnsi="Consolas" w:cs="Consolas"/>
          <w:color w:val="000000"/>
          <w:sz w:val="19"/>
          <w:szCs w:val="19"/>
          <w:lang w:val="en-US"/>
        </w:rPr>
        <w:t xml:space="preserve">    </w:t>
      </w:r>
      <w:r w:rsidRPr="00EC08BF">
        <w:rPr>
          <w:rFonts w:ascii="Consolas" w:hAnsi="Consolas" w:cs="Consolas"/>
          <w:color w:val="808080"/>
          <w:sz w:val="19"/>
          <w:szCs w:val="19"/>
          <w:lang w:val="en-US"/>
        </w:rPr>
        <w:t>///</w:t>
      </w:r>
      <w:r w:rsidRPr="00EC08BF">
        <w:rPr>
          <w:rFonts w:ascii="Consolas" w:hAnsi="Consolas" w:cs="Consolas"/>
          <w:color w:val="008000"/>
          <w:sz w:val="19"/>
          <w:szCs w:val="19"/>
          <w:lang w:val="en-US"/>
        </w:rPr>
        <w:t xml:space="preserve"> Interaction logic for TileMap.xaml</w:t>
      </w:r>
    </w:p>
    <w:p w14:paraId="35A43171" w14:textId="77777777" w:rsidR="00EC08BF" w:rsidRPr="00EC08BF" w:rsidRDefault="00EC08BF" w:rsidP="003F5F9E">
      <w:pPr>
        <w:autoSpaceDE w:val="0"/>
        <w:autoSpaceDN w:val="0"/>
        <w:adjustRightInd w:val="0"/>
        <w:spacing w:after="0" w:line="240" w:lineRule="auto"/>
        <w:rPr>
          <w:rFonts w:ascii="Consolas" w:hAnsi="Consolas" w:cs="Consolas"/>
          <w:color w:val="000000"/>
          <w:sz w:val="19"/>
          <w:szCs w:val="19"/>
          <w:lang w:val="en-US"/>
        </w:rPr>
      </w:pPr>
      <w:r w:rsidRPr="00EC08BF">
        <w:rPr>
          <w:rFonts w:ascii="Consolas" w:hAnsi="Consolas" w:cs="Consolas"/>
          <w:color w:val="000000"/>
          <w:sz w:val="19"/>
          <w:szCs w:val="19"/>
          <w:lang w:val="en-US"/>
        </w:rPr>
        <w:t xml:space="preserve">    </w:t>
      </w:r>
      <w:r w:rsidRPr="00EC08BF">
        <w:rPr>
          <w:rFonts w:ascii="Consolas" w:hAnsi="Consolas" w:cs="Consolas"/>
          <w:color w:val="808080"/>
          <w:sz w:val="19"/>
          <w:szCs w:val="19"/>
          <w:lang w:val="en-US"/>
        </w:rPr>
        <w:t>///</w:t>
      </w:r>
      <w:r w:rsidRPr="00EC08BF">
        <w:rPr>
          <w:rFonts w:ascii="Consolas" w:hAnsi="Consolas" w:cs="Consolas"/>
          <w:color w:val="008000"/>
          <w:sz w:val="19"/>
          <w:szCs w:val="19"/>
          <w:lang w:val="en-US"/>
        </w:rPr>
        <w:t xml:space="preserve"> </w:t>
      </w:r>
      <w:r w:rsidRPr="00EC08BF">
        <w:rPr>
          <w:rFonts w:ascii="Consolas" w:hAnsi="Consolas" w:cs="Consolas"/>
          <w:color w:val="808080"/>
          <w:sz w:val="19"/>
          <w:szCs w:val="19"/>
          <w:lang w:val="en-US"/>
        </w:rPr>
        <w:t>&lt;/summary&gt;</w:t>
      </w:r>
    </w:p>
    <w:p w14:paraId="77097B4A" w14:textId="77777777" w:rsidR="00EC08BF" w:rsidRPr="00EC08BF" w:rsidRDefault="00EC08BF" w:rsidP="003F5F9E">
      <w:pPr>
        <w:autoSpaceDE w:val="0"/>
        <w:autoSpaceDN w:val="0"/>
        <w:adjustRightInd w:val="0"/>
        <w:spacing w:after="0" w:line="240" w:lineRule="auto"/>
        <w:rPr>
          <w:rFonts w:ascii="Consolas" w:hAnsi="Consolas" w:cs="Consolas"/>
          <w:color w:val="000000"/>
          <w:sz w:val="19"/>
          <w:szCs w:val="19"/>
          <w:lang w:val="en-US"/>
        </w:rPr>
      </w:pPr>
      <w:r w:rsidRPr="00EC08BF">
        <w:rPr>
          <w:rFonts w:ascii="Consolas" w:hAnsi="Consolas" w:cs="Consolas"/>
          <w:color w:val="000000"/>
          <w:sz w:val="19"/>
          <w:szCs w:val="19"/>
          <w:lang w:val="en-US"/>
        </w:rPr>
        <w:t xml:space="preserve">    </w:t>
      </w:r>
      <w:r w:rsidRPr="00EC08BF">
        <w:rPr>
          <w:rFonts w:ascii="Consolas" w:hAnsi="Consolas" w:cs="Consolas"/>
          <w:color w:val="0000FF"/>
          <w:sz w:val="19"/>
          <w:szCs w:val="19"/>
          <w:lang w:val="en-US"/>
        </w:rPr>
        <w:t>public</w:t>
      </w:r>
      <w:r w:rsidRPr="00EC08BF">
        <w:rPr>
          <w:rFonts w:ascii="Consolas" w:hAnsi="Consolas" w:cs="Consolas"/>
          <w:color w:val="000000"/>
          <w:sz w:val="19"/>
          <w:szCs w:val="19"/>
          <w:lang w:val="en-US"/>
        </w:rPr>
        <w:t xml:space="preserve"> </w:t>
      </w:r>
      <w:r w:rsidRPr="00EC08BF">
        <w:rPr>
          <w:rFonts w:ascii="Consolas" w:hAnsi="Consolas" w:cs="Consolas"/>
          <w:color w:val="0000FF"/>
          <w:sz w:val="19"/>
          <w:szCs w:val="19"/>
          <w:lang w:val="en-US"/>
        </w:rPr>
        <w:t>partial</w:t>
      </w:r>
      <w:r w:rsidRPr="00EC08BF">
        <w:rPr>
          <w:rFonts w:ascii="Consolas" w:hAnsi="Consolas" w:cs="Consolas"/>
          <w:color w:val="000000"/>
          <w:sz w:val="19"/>
          <w:szCs w:val="19"/>
          <w:lang w:val="en-US"/>
        </w:rPr>
        <w:t xml:space="preserve"> </w:t>
      </w:r>
      <w:r w:rsidRPr="00EC08BF">
        <w:rPr>
          <w:rFonts w:ascii="Consolas" w:hAnsi="Consolas" w:cs="Consolas"/>
          <w:color w:val="0000FF"/>
          <w:sz w:val="19"/>
          <w:szCs w:val="19"/>
          <w:lang w:val="en-US"/>
        </w:rPr>
        <w:t>class</w:t>
      </w:r>
      <w:r w:rsidRPr="00EC08BF">
        <w:rPr>
          <w:rFonts w:ascii="Consolas" w:hAnsi="Consolas" w:cs="Consolas"/>
          <w:color w:val="000000"/>
          <w:sz w:val="19"/>
          <w:szCs w:val="19"/>
          <w:lang w:val="en-US"/>
        </w:rPr>
        <w:t xml:space="preserve"> </w:t>
      </w:r>
      <w:r w:rsidRPr="00EC08BF">
        <w:rPr>
          <w:rFonts w:ascii="Consolas" w:hAnsi="Consolas" w:cs="Consolas"/>
          <w:color w:val="2B91AF"/>
          <w:sz w:val="19"/>
          <w:szCs w:val="19"/>
          <w:lang w:val="en-US"/>
        </w:rPr>
        <w:t>TileMap</w:t>
      </w:r>
      <w:r w:rsidRPr="00EC08BF">
        <w:rPr>
          <w:rFonts w:ascii="Consolas" w:hAnsi="Consolas" w:cs="Consolas"/>
          <w:color w:val="000000"/>
          <w:sz w:val="19"/>
          <w:szCs w:val="19"/>
          <w:lang w:val="en-US"/>
        </w:rPr>
        <w:t xml:space="preserve"> {</w:t>
      </w:r>
    </w:p>
    <w:p w14:paraId="41CBAB69" w14:textId="257B1F98" w:rsidR="00EC08BF" w:rsidRDefault="00EC08BF" w:rsidP="003F5F9E">
      <w:pPr>
        <w:autoSpaceDE w:val="0"/>
        <w:autoSpaceDN w:val="0"/>
        <w:adjustRightInd w:val="0"/>
        <w:spacing w:after="0" w:line="240" w:lineRule="auto"/>
        <w:rPr>
          <w:rFonts w:ascii="Consolas" w:hAnsi="Consolas" w:cs="Consolas"/>
          <w:color w:val="000000"/>
          <w:sz w:val="19"/>
          <w:szCs w:val="19"/>
          <w:lang w:val="en-US"/>
        </w:rPr>
      </w:pPr>
    </w:p>
    <w:p w14:paraId="7F77DD50" w14:textId="672E0B44" w:rsidR="00EC08BF" w:rsidRPr="00EC08BF" w:rsidRDefault="00EC08BF" w:rsidP="003F5F9E">
      <w:pPr>
        <w:pStyle w:val="Heading4"/>
        <w:rPr>
          <w:lang w:val="en-US"/>
        </w:rPr>
      </w:pPr>
      <w:r>
        <w:rPr>
          <w:lang w:val="en-US"/>
        </w:rPr>
        <w:t>3.1.1 - TileMap</w:t>
      </w:r>
    </w:p>
    <w:p w14:paraId="3D7BB9C8" w14:textId="77777777" w:rsidR="00EC08BF" w:rsidRPr="00EC08BF" w:rsidRDefault="00EC08BF" w:rsidP="003F5F9E">
      <w:pPr>
        <w:autoSpaceDE w:val="0"/>
        <w:autoSpaceDN w:val="0"/>
        <w:adjustRightInd w:val="0"/>
        <w:spacing w:after="0" w:line="240" w:lineRule="auto"/>
        <w:rPr>
          <w:rFonts w:ascii="Consolas" w:hAnsi="Consolas" w:cs="Consolas"/>
          <w:color w:val="000000"/>
          <w:sz w:val="19"/>
          <w:szCs w:val="19"/>
          <w:lang w:val="en-US"/>
        </w:rPr>
      </w:pPr>
      <w:r w:rsidRPr="00EC08BF">
        <w:rPr>
          <w:rFonts w:ascii="Consolas" w:hAnsi="Consolas" w:cs="Consolas"/>
          <w:color w:val="000000"/>
          <w:sz w:val="19"/>
          <w:szCs w:val="19"/>
          <w:lang w:val="en-US"/>
        </w:rPr>
        <w:t xml:space="preserve">        </w:t>
      </w:r>
      <w:r w:rsidRPr="00EC08BF">
        <w:rPr>
          <w:rFonts w:ascii="Consolas" w:hAnsi="Consolas" w:cs="Consolas"/>
          <w:color w:val="0000FF"/>
          <w:sz w:val="19"/>
          <w:szCs w:val="19"/>
          <w:lang w:val="en-US"/>
        </w:rPr>
        <w:t>public</w:t>
      </w:r>
      <w:r w:rsidRPr="00EC08BF">
        <w:rPr>
          <w:rFonts w:ascii="Consolas" w:hAnsi="Consolas" w:cs="Consolas"/>
          <w:color w:val="000000"/>
          <w:sz w:val="19"/>
          <w:szCs w:val="19"/>
          <w:lang w:val="en-US"/>
        </w:rPr>
        <w:t xml:space="preserve"> </w:t>
      </w:r>
      <w:proofErr w:type="gramStart"/>
      <w:r w:rsidRPr="00EC08BF">
        <w:rPr>
          <w:rFonts w:ascii="Consolas" w:hAnsi="Consolas" w:cs="Consolas"/>
          <w:color w:val="000000"/>
          <w:sz w:val="19"/>
          <w:szCs w:val="19"/>
          <w:lang w:val="en-US"/>
        </w:rPr>
        <w:t>TileMap(</w:t>
      </w:r>
      <w:proofErr w:type="gramEnd"/>
      <w:r w:rsidRPr="00EC08BF">
        <w:rPr>
          <w:rFonts w:ascii="Consolas" w:hAnsi="Consolas" w:cs="Consolas"/>
          <w:color w:val="000000"/>
          <w:sz w:val="19"/>
          <w:szCs w:val="19"/>
          <w:lang w:val="en-US"/>
        </w:rPr>
        <w:t>) {</w:t>
      </w:r>
    </w:p>
    <w:p w14:paraId="4E92F0F1" w14:textId="77777777" w:rsidR="00EC08BF" w:rsidRPr="00EC08BF" w:rsidRDefault="00EC08BF" w:rsidP="003F5F9E">
      <w:pPr>
        <w:autoSpaceDE w:val="0"/>
        <w:autoSpaceDN w:val="0"/>
        <w:adjustRightInd w:val="0"/>
        <w:spacing w:after="0" w:line="240" w:lineRule="auto"/>
        <w:rPr>
          <w:rFonts w:ascii="Consolas" w:hAnsi="Consolas" w:cs="Consolas"/>
          <w:color w:val="000000"/>
          <w:sz w:val="19"/>
          <w:szCs w:val="19"/>
          <w:lang w:val="en-US"/>
        </w:rPr>
      </w:pPr>
      <w:r w:rsidRPr="00EC08BF">
        <w:rPr>
          <w:rFonts w:ascii="Consolas" w:hAnsi="Consolas" w:cs="Consolas"/>
          <w:color w:val="000000"/>
          <w:sz w:val="19"/>
          <w:szCs w:val="19"/>
          <w:lang w:val="en-US"/>
        </w:rPr>
        <w:t xml:space="preserve">            </w:t>
      </w:r>
      <w:proofErr w:type="gramStart"/>
      <w:r w:rsidRPr="00EC08BF">
        <w:rPr>
          <w:rFonts w:ascii="Consolas" w:hAnsi="Consolas" w:cs="Consolas"/>
          <w:color w:val="000000"/>
          <w:sz w:val="19"/>
          <w:szCs w:val="19"/>
          <w:lang w:val="en-US"/>
        </w:rPr>
        <w:t>InitializeComponent(</w:t>
      </w:r>
      <w:proofErr w:type="gramEnd"/>
      <w:r w:rsidRPr="00EC08BF">
        <w:rPr>
          <w:rFonts w:ascii="Consolas" w:hAnsi="Consolas" w:cs="Consolas"/>
          <w:color w:val="000000"/>
          <w:sz w:val="19"/>
          <w:szCs w:val="19"/>
          <w:lang w:val="en-US"/>
        </w:rPr>
        <w:t>);</w:t>
      </w:r>
    </w:p>
    <w:p w14:paraId="76322BBC" w14:textId="77777777" w:rsidR="00EC08BF" w:rsidRPr="00EC08BF" w:rsidRDefault="00EC08BF" w:rsidP="003F5F9E">
      <w:pPr>
        <w:autoSpaceDE w:val="0"/>
        <w:autoSpaceDN w:val="0"/>
        <w:adjustRightInd w:val="0"/>
        <w:spacing w:after="0" w:line="240" w:lineRule="auto"/>
        <w:rPr>
          <w:rFonts w:ascii="Consolas" w:hAnsi="Consolas" w:cs="Consolas"/>
          <w:color w:val="000000"/>
          <w:sz w:val="19"/>
          <w:szCs w:val="19"/>
          <w:lang w:val="en-US"/>
        </w:rPr>
      </w:pPr>
      <w:r w:rsidRPr="00EC08BF">
        <w:rPr>
          <w:rFonts w:ascii="Consolas" w:hAnsi="Consolas" w:cs="Consolas"/>
          <w:color w:val="000000"/>
          <w:sz w:val="19"/>
          <w:szCs w:val="19"/>
          <w:lang w:val="en-US"/>
        </w:rPr>
        <w:t xml:space="preserve">        }</w:t>
      </w:r>
    </w:p>
    <w:p w14:paraId="7DC4B17F" w14:textId="76C70F2D" w:rsidR="00EC08BF" w:rsidRDefault="00EC08BF" w:rsidP="003F5F9E">
      <w:pPr>
        <w:autoSpaceDE w:val="0"/>
        <w:autoSpaceDN w:val="0"/>
        <w:adjustRightInd w:val="0"/>
        <w:spacing w:after="0" w:line="240" w:lineRule="auto"/>
        <w:rPr>
          <w:rFonts w:ascii="Consolas" w:hAnsi="Consolas" w:cs="Consolas"/>
          <w:color w:val="000000"/>
          <w:sz w:val="19"/>
          <w:szCs w:val="19"/>
          <w:lang w:val="en-US"/>
        </w:rPr>
      </w:pPr>
    </w:p>
    <w:p w14:paraId="4D9E3825" w14:textId="75F72EF4" w:rsidR="00EC08BF" w:rsidRPr="00EC08BF" w:rsidRDefault="00EC08BF" w:rsidP="003F5F9E">
      <w:pPr>
        <w:pStyle w:val="Heading4"/>
        <w:rPr>
          <w:rFonts w:ascii="Consolas" w:hAnsi="Consolas" w:cs="Consolas"/>
          <w:color w:val="000000"/>
          <w:sz w:val="19"/>
          <w:szCs w:val="19"/>
          <w:lang w:val="en-US"/>
        </w:rPr>
      </w:pPr>
      <w:r>
        <w:rPr>
          <w:lang w:val="en-US"/>
        </w:rPr>
        <w:t>3.1.2 – TileMap_OnLoaded</w:t>
      </w:r>
    </w:p>
    <w:p w14:paraId="7DDA4C0B" w14:textId="77777777" w:rsidR="00EC08BF" w:rsidRPr="00EC08BF" w:rsidRDefault="00EC08BF" w:rsidP="003F5F9E">
      <w:pPr>
        <w:autoSpaceDE w:val="0"/>
        <w:autoSpaceDN w:val="0"/>
        <w:adjustRightInd w:val="0"/>
        <w:spacing w:after="0" w:line="240" w:lineRule="auto"/>
        <w:rPr>
          <w:rFonts w:ascii="Consolas" w:hAnsi="Consolas" w:cs="Consolas"/>
          <w:color w:val="000000"/>
          <w:sz w:val="19"/>
          <w:szCs w:val="19"/>
          <w:lang w:val="en-US"/>
        </w:rPr>
      </w:pPr>
      <w:r w:rsidRPr="00EC08BF">
        <w:rPr>
          <w:rFonts w:ascii="Consolas" w:hAnsi="Consolas" w:cs="Consolas"/>
          <w:color w:val="000000"/>
          <w:sz w:val="19"/>
          <w:szCs w:val="19"/>
          <w:lang w:val="en-US"/>
        </w:rPr>
        <w:t xml:space="preserve">        </w:t>
      </w:r>
      <w:r w:rsidRPr="00EC08BF">
        <w:rPr>
          <w:rFonts w:ascii="Consolas" w:hAnsi="Consolas" w:cs="Consolas"/>
          <w:color w:val="0000FF"/>
          <w:sz w:val="19"/>
          <w:szCs w:val="19"/>
          <w:lang w:val="en-US"/>
        </w:rPr>
        <w:t>private</w:t>
      </w:r>
      <w:r w:rsidRPr="00EC08BF">
        <w:rPr>
          <w:rFonts w:ascii="Consolas" w:hAnsi="Consolas" w:cs="Consolas"/>
          <w:color w:val="000000"/>
          <w:sz w:val="19"/>
          <w:szCs w:val="19"/>
          <w:lang w:val="en-US"/>
        </w:rPr>
        <w:t xml:space="preserve"> </w:t>
      </w:r>
      <w:r w:rsidRPr="00EC08BF">
        <w:rPr>
          <w:rFonts w:ascii="Consolas" w:hAnsi="Consolas" w:cs="Consolas"/>
          <w:color w:val="0000FF"/>
          <w:sz w:val="19"/>
          <w:szCs w:val="19"/>
          <w:lang w:val="en-US"/>
        </w:rPr>
        <w:t>void</w:t>
      </w:r>
      <w:r w:rsidRPr="00EC08BF">
        <w:rPr>
          <w:rFonts w:ascii="Consolas" w:hAnsi="Consolas" w:cs="Consolas"/>
          <w:color w:val="000000"/>
          <w:sz w:val="19"/>
          <w:szCs w:val="19"/>
          <w:lang w:val="en-US"/>
        </w:rPr>
        <w:t xml:space="preserve"> TileMap_</w:t>
      </w:r>
      <w:proofErr w:type="gramStart"/>
      <w:r w:rsidRPr="00EC08BF">
        <w:rPr>
          <w:rFonts w:ascii="Consolas" w:hAnsi="Consolas" w:cs="Consolas"/>
          <w:color w:val="000000"/>
          <w:sz w:val="19"/>
          <w:szCs w:val="19"/>
          <w:lang w:val="en-US"/>
        </w:rPr>
        <w:t>OnLoaded(</w:t>
      </w:r>
      <w:proofErr w:type="gramEnd"/>
      <w:r w:rsidRPr="00EC08BF">
        <w:rPr>
          <w:rFonts w:ascii="Consolas" w:hAnsi="Consolas" w:cs="Consolas"/>
          <w:color w:val="0000FF"/>
          <w:sz w:val="19"/>
          <w:szCs w:val="19"/>
          <w:lang w:val="en-US"/>
        </w:rPr>
        <w:t>object</w:t>
      </w:r>
      <w:r w:rsidRPr="00EC08BF">
        <w:rPr>
          <w:rFonts w:ascii="Consolas" w:hAnsi="Consolas" w:cs="Consolas"/>
          <w:color w:val="000000"/>
          <w:sz w:val="19"/>
          <w:szCs w:val="19"/>
          <w:lang w:val="en-US"/>
        </w:rPr>
        <w:t xml:space="preserve"> sender, </w:t>
      </w:r>
      <w:r w:rsidRPr="00EC08BF">
        <w:rPr>
          <w:rFonts w:ascii="Consolas" w:hAnsi="Consolas" w:cs="Consolas"/>
          <w:color w:val="2B91AF"/>
          <w:sz w:val="19"/>
          <w:szCs w:val="19"/>
          <w:lang w:val="en-US"/>
        </w:rPr>
        <w:t>RoutedEventArgs</w:t>
      </w:r>
      <w:r w:rsidRPr="00EC08BF">
        <w:rPr>
          <w:rFonts w:ascii="Consolas" w:hAnsi="Consolas" w:cs="Consolas"/>
          <w:color w:val="000000"/>
          <w:sz w:val="19"/>
          <w:szCs w:val="19"/>
          <w:lang w:val="en-US"/>
        </w:rPr>
        <w:t xml:space="preserve"> e) {</w:t>
      </w:r>
    </w:p>
    <w:p w14:paraId="3AA44C64" w14:textId="77777777" w:rsidR="00EC08BF" w:rsidRPr="00EC08BF" w:rsidRDefault="00EC08BF" w:rsidP="003F5F9E">
      <w:pPr>
        <w:autoSpaceDE w:val="0"/>
        <w:autoSpaceDN w:val="0"/>
        <w:adjustRightInd w:val="0"/>
        <w:spacing w:after="0" w:line="240" w:lineRule="auto"/>
        <w:rPr>
          <w:rFonts w:ascii="Consolas" w:hAnsi="Consolas" w:cs="Consolas"/>
          <w:color w:val="000000"/>
          <w:sz w:val="19"/>
          <w:szCs w:val="19"/>
          <w:lang w:val="en-US"/>
        </w:rPr>
      </w:pPr>
      <w:r w:rsidRPr="00EC08BF">
        <w:rPr>
          <w:rFonts w:ascii="Consolas" w:hAnsi="Consolas" w:cs="Consolas"/>
          <w:color w:val="000000"/>
          <w:sz w:val="19"/>
          <w:szCs w:val="19"/>
          <w:lang w:val="en-US"/>
        </w:rPr>
        <w:t xml:space="preserve">            </w:t>
      </w:r>
      <w:r w:rsidRPr="00EC08BF">
        <w:rPr>
          <w:rFonts w:ascii="Consolas" w:hAnsi="Consolas" w:cs="Consolas"/>
          <w:color w:val="0000FF"/>
          <w:sz w:val="19"/>
          <w:szCs w:val="19"/>
          <w:lang w:val="en-US"/>
        </w:rPr>
        <w:t>var</w:t>
      </w:r>
      <w:r w:rsidRPr="00EC08BF">
        <w:rPr>
          <w:rFonts w:ascii="Consolas" w:hAnsi="Consolas" w:cs="Consolas"/>
          <w:color w:val="000000"/>
          <w:sz w:val="19"/>
          <w:szCs w:val="19"/>
          <w:lang w:val="en-US"/>
        </w:rPr>
        <w:t xml:space="preserve"> startLocation = </w:t>
      </w:r>
      <w:r w:rsidRPr="00EC08BF">
        <w:rPr>
          <w:rFonts w:ascii="Consolas" w:hAnsi="Consolas" w:cs="Consolas"/>
          <w:color w:val="0000FF"/>
          <w:sz w:val="19"/>
          <w:szCs w:val="19"/>
          <w:lang w:val="en-US"/>
        </w:rPr>
        <w:t>new</w:t>
      </w:r>
      <w:r w:rsidRPr="00EC08BF">
        <w:rPr>
          <w:rFonts w:ascii="Consolas" w:hAnsi="Consolas" w:cs="Consolas"/>
          <w:color w:val="000000"/>
          <w:sz w:val="19"/>
          <w:szCs w:val="19"/>
          <w:lang w:val="en-US"/>
        </w:rPr>
        <w:t xml:space="preserve"> </w:t>
      </w:r>
      <w:r w:rsidRPr="00EC08BF">
        <w:rPr>
          <w:rFonts w:ascii="Consolas" w:hAnsi="Consolas" w:cs="Consolas"/>
          <w:color w:val="2B91AF"/>
          <w:sz w:val="19"/>
          <w:szCs w:val="19"/>
          <w:lang w:val="en-US"/>
        </w:rPr>
        <w:t>Pushpin</w:t>
      </w:r>
      <w:r w:rsidRPr="00EC08BF">
        <w:rPr>
          <w:rFonts w:ascii="Consolas" w:hAnsi="Consolas" w:cs="Consolas"/>
          <w:color w:val="000000"/>
          <w:sz w:val="19"/>
          <w:szCs w:val="19"/>
          <w:lang w:val="en-US"/>
        </w:rPr>
        <w:t xml:space="preserve"> </w:t>
      </w:r>
      <w:proofErr w:type="gramStart"/>
      <w:r w:rsidRPr="00EC08BF">
        <w:rPr>
          <w:rFonts w:ascii="Consolas" w:hAnsi="Consolas" w:cs="Consolas"/>
          <w:color w:val="000000"/>
          <w:sz w:val="19"/>
          <w:szCs w:val="19"/>
          <w:lang w:val="en-US"/>
        </w:rPr>
        <w:t>{ Background</w:t>
      </w:r>
      <w:proofErr w:type="gramEnd"/>
      <w:r w:rsidRPr="00EC08BF">
        <w:rPr>
          <w:rFonts w:ascii="Consolas" w:hAnsi="Consolas" w:cs="Consolas"/>
          <w:color w:val="000000"/>
          <w:sz w:val="19"/>
          <w:szCs w:val="19"/>
          <w:lang w:val="en-US"/>
        </w:rPr>
        <w:t xml:space="preserve"> = </w:t>
      </w:r>
      <w:r w:rsidRPr="00EC08BF">
        <w:rPr>
          <w:rFonts w:ascii="Consolas" w:hAnsi="Consolas" w:cs="Consolas"/>
          <w:color w:val="2B91AF"/>
          <w:sz w:val="19"/>
          <w:szCs w:val="19"/>
          <w:lang w:val="en-US"/>
        </w:rPr>
        <w:t>Brushes</w:t>
      </w:r>
      <w:r w:rsidRPr="00EC08BF">
        <w:rPr>
          <w:rFonts w:ascii="Consolas" w:hAnsi="Consolas" w:cs="Consolas"/>
          <w:color w:val="000000"/>
          <w:sz w:val="19"/>
          <w:szCs w:val="19"/>
          <w:lang w:val="en-US"/>
        </w:rPr>
        <w:t>.Green, Location = ((</w:t>
      </w:r>
      <w:r w:rsidRPr="00EC08BF">
        <w:rPr>
          <w:rFonts w:ascii="Consolas" w:hAnsi="Consolas" w:cs="Consolas"/>
          <w:color w:val="2B91AF"/>
          <w:sz w:val="19"/>
          <w:szCs w:val="19"/>
          <w:lang w:val="en-US"/>
        </w:rPr>
        <w:t>Tile</w:t>
      </w:r>
      <w:r w:rsidRPr="00EC08BF">
        <w:rPr>
          <w:rFonts w:ascii="Consolas" w:hAnsi="Consolas" w:cs="Consolas"/>
          <w:color w:val="000000"/>
          <w:sz w:val="19"/>
          <w:szCs w:val="19"/>
          <w:lang w:val="en-US"/>
        </w:rPr>
        <w:t>)DataContext).StartLocation };</w:t>
      </w:r>
    </w:p>
    <w:p w14:paraId="4C135EAF" w14:textId="77777777" w:rsidR="00EC08BF" w:rsidRPr="00EC08BF" w:rsidRDefault="00EC08BF" w:rsidP="003F5F9E">
      <w:pPr>
        <w:autoSpaceDE w:val="0"/>
        <w:autoSpaceDN w:val="0"/>
        <w:adjustRightInd w:val="0"/>
        <w:spacing w:after="0" w:line="240" w:lineRule="auto"/>
        <w:rPr>
          <w:rFonts w:ascii="Consolas" w:hAnsi="Consolas" w:cs="Consolas"/>
          <w:color w:val="000000"/>
          <w:sz w:val="19"/>
          <w:szCs w:val="19"/>
          <w:lang w:val="en-US"/>
        </w:rPr>
      </w:pPr>
      <w:r w:rsidRPr="00EC08BF">
        <w:rPr>
          <w:rFonts w:ascii="Consolas" w:hAnsi="Consolas" w:cs="Consolas"/>
          <w:color w:val="000000"/>
          <w:sz w:val="19"/>
          <w:szCs w:val="19"/>
          <w:lang w:val="en-US"/>
        </w:rPr>
        <w:t xml:space="preserve">            </w:t>
      </w:r>
      <w:r w:rsidRPr="00EC08BF">
        <w:rPr>
          <w:rFonts w:ascii="Consolas" w:hAnsi="Consolas" w:cs="Consolas"/>
          <w:color w:val="0000FF"/>
          <w:sz w:val="19"/>
          <w:szCs w:val="19"/>
          <w:lang w:val="en-US"/>
        </w:rPr>
        <w:t>var</w:t>
      </w:r>
      <w:r w:rsidRPr="00EC08BF">
        <w:rPr>
          <w:rFonts w:ascii="Consolas" w:hAnsi="Consolas" w:cs="Consolas"/>
          <w:color w:val="000000"/>
          <w:sz w:val="19"/>
          <w:szCs w:val="19"/>
          <w:lang w:val="en-US"/>
        </w:rPr>
        <w:t xml:space="preserve"> endLocation = </w:t>
      </w:r>
      <w:r w:rsidRPr="00EC08BF">
        <w:rPr>
          <w:rFonts w:ascii="Consolas" w:hAnsi="Consolas" w:cs="Consolas"/>
          <w:color w:val="0000FF"/>
          <w:sz w:val="19"/>
          <w:szCs w:val="19"/>
          <w:lang w:val="en-US"/>
        </w:rPr>
        <w:t>new</w:t>
      </w:r>
      <w:r w:rsidRPr="00EC08BF">
        <w:rPr>
          <w:rFonts w:ascii="Consolas" w:hAnsi="Consolas" w:cs="Consolas"/>
          <w:color w:val="000000"/>
          <w:sz w:val="19"/>
          <w:szCs w:val="19"/>
          <w:lang w:val="en-US"/>
        </w:rPr>
        <w:t xml:space="preserve"> </w:t>
      </w:r>
      <w:r w:rsidRPr="00EC08BF">
        <w:rPr>
          <w:rFonts w:ascii="Consolas" w:hAnsi="Consolas" w:cs="Consolas"/>
          <w:color w:val="2B91AF"/>
          <w:sz w:val="19"/>
          <w:szCs w:val="19"/>
          <w:lang w:val="en-US"/>
        </w:rPr>
        <w:t>Pushpin</w:t>
      </w:r>
      <w:r w:rsidRPr="00EC08BF">
        <w:rPr>
          <w:rFonts w:ascii="Consolas" w:hAnsi="Consolas" w:cs="Consolas"/>
          <w:color w:val="000000"/>
          <w:sz w:val="19"/>
          <w:szCs w:val="19"/>
          <w:lang w:val="en-US"/>
        </w:rPr>
        <w:t xml:space="preserve"> </w:t>
      </w:r>
      <w:proofErr w:type="gramStart"/>
      <w:r w:rsidRPr="00EC08BF">
        <w:rPr>
          <w:rFonts w:ascii="Consolas" w:hAnsi="Consolas" w:cs="Consolas"/>
          <w:color w:val="000000"/>
          <w:sz w:val="19"/>
          <w:szCs w:val="19"/>
          <w:lang w:val="en-US"/>
        </w:rPr>
        <w:t>{ Background</w:t>
      </w:r>
      <w:proofErr w:type="gramEnd"/>
      <w:r w:rsidRPr="00EC08BF">
        <w:rPr>
          <w:rFonts w:ascii="Consolas" w:hAnsi="Consolas" w:cs="Consolas"/>
          <w:color w:val="000000"/>
          <w:sz w:val="19"/>
          <w:szCs w:val="19"/>
          <w:lang w:val="en-US"/>
        </w:rPr>
        <w:t xml:space="preserve"> = </w:t>
      </w:r>
      <w:r w:rsidRPr="00EC08BF">
        <w:rPr>
          <w:rFonts w:ascii="Consolas" w:hAnsi="Consolas" w:cs="Consolas"/>
          <w:color w:val="2B91AF"/>
          <w:sz w:val="19"/>
          <w:szCs w:val="19"/>
          <w:lang w:val="en-US"/>
        </w:rPr>
        <w:t>Brushes</w:t>
      </w:r>
      <w:r w:rsidRPr="00EC08BF">
        <w:rPr>
          <w:rFonts w:ascii="Consolas" w:hAnsi="Consolas" w:cs="Consolas"/>
          <w:color w:val="000000"/>
          <w:sz w:val="19"/>
          <w:szCs w:val="19"/>
          <w:lang w:val="en-US"/>
        </w:rPr>
        <w:t>.Red, Location = ((</w:t>
      </w:r>
      <w:r w:rsidRPr="00EC08BF">
        <w:rPr>
          <w:rFonts w:ascii="Consolas" w:hAnsi="Consolas" w:cs="Consolas"/>
          <w:color w:val="2B91AF"/>
          <w:sz w:val="19"/>
          <w:szCs w:val="19"/>
          <w:lang w:val="en-US"/>
        </w:rPr>
        <w:t>Tile</w:t>
      </w:r>
      <w:r w:rsidRPr="00EC08BF">
        <w:rPr>
          <w:rFonts w:ascii="Consolas" w:hAnsi="Consolas" w:cs="Consolas"/>
          <w:color w:val="000000"/>
          <w:sz w:val="19"/>
          <w:szCs w:val="19"/>
          <w:lang w:val="en-US"/>
        </w:rPr>
        <w:t>)DataContext).EndLocation };</w:t>
      </w:r>
    </w:p>
    <w:p w14:paraId="1E244EEC" w14:textId="77777777" w:rsidR="00EC08BF" w:rsidRPr="00EC08BF" w:rsidRDefault="00EC08BF" w:rsidP="003F5F9E">
      <w:pPr>
        <w:autoSpaceDE w:val="0"/>
        <w:autoSpaceDN w:val="0"/>
        <w:adjustRightInd w:val="0"/>
        <w:spacing w:after="0" w:line="240" w:lineRule="auto"/>
        <w:rPr>
          <w:rFonts w:ascii="Consolas" w:hAnsi="Consolas" w:cs="Consolas"/>
          <w:color w:val="000000"/>
          <w:sz w:val="19"/>
          <w:szCs w:val="19"/>
          <w:lang w:val="en-US"/>
        </w:rPr>
      </w:pPr>
    </w:p>
    <w:p w14:paraId="71F4640F" w14:textId="77777777" w:rsidR="00EC08BF" w:rsidRPr="00EC08BF" w:rsidRDefault="00EC08BF" w:rsidP="003F5F9E">
      <w:pPr>
        <w:autoSpaceDE w:val="0"/>
        <w:autoSpaceDN w:val="0"/>
        <w:adjustRightInd w:val="0"/>
        <w:spacing w:after="0" w:line="240" w:lineRule="auto"/>
        <w:rPr>
          <w:rFonts w:ascii="Consolas" w:hAnsi="Consolas" w:cs="Consolas"/>
          <w:color w:val="000000"/>
          <w:sz w:val="19"/>
          <w:szCs w:val="19"/>
          <w:lang w:val="en-US"/>
        </w:rPr>
      </w:pPr>
      <w:r w:rsidRPr="00EC08BF">
        <w:rPr>
          <w:rFonts w:ascii="Consolas" w:hAnsi="Consolas" w:cs="Consolas"/>
          <w:color w:val="000000"/>
          <w:sz w:val="19"/>
          <w:szCs w:val="19"/>
          <w:lang w:val="en-US"/>
        </w:rPr>
        <w:t xml:space="preserve">            Children.Add(((</w:t>
      </w:r>
      <w:r w:rsidRPr="00EC08BF">
        <w:rPr>
          <w:rFonts w:ascii="Consolas" w:hAnsi="Consolas" w:cs="Consolas"/>
          <w:color w:val="2B91AF"/>
          <w:sz w:val="19"/>
          <w:szCs w:val="19"/>
          <w:lang w:val="en-US"/>
        </w:rPr>
        <w:t>Tile</w:t>
      </w:r>
      <w:r w:rsidRPr="00EC08BF">
        <w:rPr>
          <w:rFonts w:ascii="Consolas" w:hAnsi="Consolas" w:cs="Consolas"/>
          <w:color w:val="000000"/>
          <w:sz w:val="19"/>
          <w:szCs w:val="19"/>
          <w:lang w:val="en-US"/>
        </w:rPr>
        <w:t>)DataContext</w:t>
      </w:r>
      <w:proofErr w:type="gramStart"/>
      <w:r w:rsidRPr="00EC08BF">
        <w:rPr>
          <w:rFonts w:ascii="Consolas" w:hAnsi="Consolas" w:cs="Consolas"/>
          <w:color w:val="000000"/>
          <w:sz w:val="19"/>
          <w:szCs w:val="19"/>
          <w:lang w:val="en-US"/>
        </w:rPr>
        <w:t>).Route</w:t>
      </w:r>
      <w:proofErr w:type="gramEnd"/>
      <w:r w:rsidRPr="00EC08BF">
        <w:rPr>
          <w:rFonts w:ascii="Consolas" w:hAnsi="Consolas" w:cs="Consolas"/>
          <w:color w:val="000000"/>
          <w:sz w:val="19"/>
          <w:szCs w:val="19"/>
          <w:lang w:val="en-US"/>
        </w:rPr>
        <w:t>);</w:t>
      </w:r>
    </w:p>
    <w:p w14:paraId="47AF99B8" w14:textId="77777777" w:rsidR="00EC08BF" w:rsidRPr="00EC08BF" w:rsidRDefault="00EC08BF" w:rsidP="003F5F9E">
      <w:pPr>
        <w:autoSpaceDE w:val="0"/>
        <w:autoSpaceDN w:val="0"/>
        <w:adjustRightInd w:val="0"/>
        <w:spacing w:after="0" w:line="240" w:lineRule="auto"/>
        <w:rPr>
          <w:rFonts w:ascii="Consolas" w:hAnsi="Consolas" w:cs="Consolas"/>
          <w:color w:val="000000"/>
          <w:sz w:val="19"/>
          <w:szCs w:val="19"/>
          <w:lang w:val="en-US"/>
        </w:rPr>
      </w:pPr>
      <w:r w:rsidRPr="00EC08BF">
        <w:rPr>
          <w:rFonts w:ascii="Consolas" w:hAnsi="Consolas" w:cs="Consolas"/>
          <w:color w:val="000000"/>
          <w:sz w:val="19"/>
          <w:szCs w:val="19"/>
          <w:lang w:val="en-US"/>
        </w:rPr>
        <w:t xml:space="preserve">            Children.Add(startLocation);</w:t>
      </w:r>
    </w:p>
    <w:p w14:paraId="36A914DE" w14:textId="77777777" w:rsidR="00EC08BF" w:rsidRPr="00EC08BF" w:rsidRDefault="00EC08BF" w:rsidP="003F5F9E">
      <w:pPr>
        <w:autoSpaceDE w:val="0"/>
        <w:autoSpaceDN w:val="0"/>
        <w:adjustRightInd w:val="0"/>
        <w:spacing w:after="0" w:line="240" w:lineRule="auto"/>
        <w:rPr>
          <w:rFonts w:ascii="Consolas" w:hAnsi="Consolas" w:cs="Consolas"/>
          <w:color w:val="000000"/>
          <w:sz w:val="19"/>
          <w:szCs w:val="19"/>
          <w:lang w:val="en-US"/>
        </w:rPr>
      </w:pPr>
      <w:r w:rsidRPr="00EC08BF">
        <w:rPr>
          <w:rFonts w:ascii="Consolas" w:hAnsi="Consolas" w:cs="Consolas"/>
          <w:color w:val="000000"/>
          <w:sz w:val="19"/>
          <w:szCs w:val="19"/>
          <w:lang w:val="en-US"/>
        </w:rPr>
        <w:t xml:space="preserve">            Children.Add(endLocation);</w:t>
      </w:r>
    </w:p>
    <w:p w14:paraId="0F924724" w14:textId="77777777" w:rsidR="00EC08BF" w:rsidRPr="00005A66" w:rsidRDefault="00EC08BF" w:rsidP="003F5F9E">
      <w:pPr>
        <w:autoSpaceDE w:val="0"/>
        <w:autoSpaceDN w:val="0"/>
        <w:adjustRightInd w:val="0"/>
        <w:spacing w:after="0" w:line="240" w:lineRule="auto"/>
        <w:rPr>
          <w:rFonts w:ascii="Consolas" w:hAnsi="Consolas" w:cs="Consolas"/>
          <w:color w:val="000000"/>
          <w:sz w:val="19"/>
          <w:szCs w:val="19"/>
          <w:lang w:val="en-US"/>
        </w:rPr>
      </w:pPr>
      <w:r w:rsidRPr="00EC08BF">
        <w:rPr>
          <w:rFonts w:ascii="Consolas" w:hAnsi="Consolas" w:cs="Consolas"/>
          <w:color w:val="000000"/>
          <w:sz w:val="19"/>
          <w:szCs w:val="19"/>
          <w:lang w:val="en-US"/>
        </w:rPr>
        <w:t xml:space="preserve">            </w:t>
      </w:r>
      <w:r w:rsidRPr="00005A66">
        <w:rPr>
          <w:rFonts w:ascii="Consolas" w:hAnsi="Consolas" w:cs="Consolas"/>
          <w:color w:val="000000"/>
          <w:sz w:val="19"/>
          <w:szCs w:val="19"/>
          <w:lang w:val="en-US"/>
        </w:rPr>
        <w:t>SetView(((</w:t>
      </w:r>
      <w:r w:rsidRPr="00005A66">
        <w:rPr>
          <w:rFonts w:ascii="Consolas" w:hAnsi="Consolas" w:cs="Consolas"/>
          <w:color w:val="2B91AF"/>
          <w:sz w:val="19"/>
          <w:szCs w:val="19"/>
          <w:lang w:val="en-US"/>
        </w:rPr>
        <w:t>Tile</w:t>
      </w:r>
      <w:r w:rsidRPr="00005A66">
        <w:rPr>
          <w:rFonts w:ascii="Consolas" w:hAnsi="Consolas" w:cs="Consolas"/>
          <w:color w:val="000000"/>
          <w:sz w:val="19"/>
          <w:szCs w:val="19"/>
          <w:lang w:val="en-US"/>
        </w:rPr>
        <w:t>)DataContext</w:t>
      </w:r>
      <w:proofErr w:type="gramStart"/>
      <w:r w:rsidRPr="00005A66">
        <w:rPr>
          <w:rFonts w:ascii="Consolas" w:hAnsi="Consolas" w:cs="Consolas"/>
          <w:color w:val="000000"/>
          <w:sz w:val="19"/>
          <w:szCs w:val="19"/>
          <w:lang w:val="en-US"/>
        </w:rPr>
        <w:t>).Bounds</w:t>
      </w:r>
      <w:proofErr w:type="gramEnd"/>
      <w:r w:rsidRPr="00005A66">
        <w:rPr>
          <w:rFonts w:ascii="Consolas" w:hAnsi="Consolas" w:cs="Consolas"/>
          <w:color w:val="000000"/>
          <w:sz w:val="19"/>
          <w:szCs w:val="19"/>
          <w:lang w:val="en-US"/>
        </w:rPr>
        <w:t>);</w:t>
      </w:r>
    </w:p>
    <w:p w14:paraId="79BFF648" w14:textId="77777777" w:rsidR="00EC08BF" w:rsidRPr="00005A66" w:rsidRDefault="00EC08BF" w:rsidP="003F5F9E">
      <w:pPr>
        <w:autoSpaceDE w:val="0"/>
        <w:autoSpaceDN w:val="0"/>
        <w:adjustRightInd w:val="0"/>
        <w:spacing w:after="0" w:line="240" w:lineRule="auto"/>
        <w:rPr>
          <w:rFonts w:ascii="Consolas" w:hAnsi="Consolas" w:cs="Consolas"/>
          <w:color w:val="000000"/>
          <w:sz w:val="19"/>
          <w:szCs w:val="19"/>
          <w:lang w:val="en-US"/>
        </w:rPr>
      </w:pPr>
      <w:r w:rsidRPr="00005A66">
        <w:rPr>
          <w:rFonts w:ascii="Consolas" w:hAnsi="Consolas" w:cs="Consolas"/>
          <w:color w:val="000000"/>
          <w:sz w:val="19"/>
          <w:szCs w:val="19"/>
          <w:lang w:val="en-US"/>
        </w:rPr>
        <w:t xml:space="preserve">        }</w:t>
      </w:r>
    </w:p>
    <w:p w14:paraId="54582FED" w14:textId="77777777" w:rsidR="00EC08BF" w:rsidRPr="00005A66" w:rsidRDefault="00EC08BF" w:rsidP="003F5F9E">
      <w:pPr>
        <w:autoSpaceDE w:val="0"/>
        <w:autoSpaceDN w:val="0"/>
        <w:adjustRightInd w:val="0"/>
        <w:spacing w:after="0" w:line="240" w:lineRule="auto"/>
        <w:rPr>
          <w:rFonts w:ascii="Consolas" w:hAnsi="Consolas" w:cs="Consolas"/>
          <w:color w:val="000000"/>
          <w:sz w:val="19"/>
          <w:szCs w:val="19"/>
          <w:lang w:val="en-US"/>
        </w:rPr>
      </w:pPr>
      <w:r w:rsidRPr="00005A66">
        <w:rPr>
          <w:rFonts w:ascii="Consolas" w:hAnsi="Consolas" w:cs="Consolas"/>
          <w:color w:val="000000"/>
          <w:sz w:val="19"/>
          <w:szCs w:val="19"/>
          <w:lang w:val="en-US"/>
        </w:rPr>
        <w:t xml:space="preserve">    }</w:t>
      </w:r>
    </w:p>
    <w:p w14:paraId="748E4ECA" w14:textId="2A594920" w:rsidR="00EC08BF" w:rsidRPr="00005A66" w:rsidRDefault="00EC08BF" w:rsidP="003F5F9E">
      <w:pPr>
        <w:rPr>
          <w:rFonts w:ascii="Consolas" w:hAnsi="Consolas" w:cs="Consolas"/>
          <w:color w:val="000000"/>
          <w:sz w:val="19"/>
          <w:szCs w:val="19"/>
          <w:lang w:val="en-US"/>
        </w:rPr>
      </w:pPr>
      <w:r w:rsidRPr="00005A66">
        <w:rPr>
          <w:rFonts w:ascii="Consolas" w:hAnsi="Consolas" w:cs="Consolas"/>
          <w:color w:val="000000"/>
          <w:sz w:val="19"/>
          <w:szCs w:val="19"/>
          <w:lang w:val="en-US"/>
        </w:rPr>
        <w:t>}</w:t>
      </w:r>
    </w:p>
    <w:p w14:paraId="0C25482C" w14:textId="133EACEA" w:rsidR="00BA2F24" w:rsidRPr="00BC209B" w:rsidRDefault="00BA2F24" w:rsidP="003F5F9E">
      <w:pPr>
        <w:pStyle w:val="Heading3"/>
        <w:rPr>
          <w:lang w:val="en-US"/>
        </w:rPr>
      </w:pPr>
      <w:bookmarkStart w:id="174" w:name="_Toc485739108"/>
      <w:bookmarkStart w:id="175" w:name="_Toc485754297"/>
      <w:bookmarkStart w:id="176" w:name="_Ref485803427"/>
      <w:bookmarkStart w:id="177" w:name="_Ref485803435"/>
      <w:bookmarkStart w:id="178" w:name="_Toc485813015"/>
      <w:bookmarkStart w:id="179" w:name="_Toc485814349"/>
      <w:r w:rsidRPr="00991A38">
        <w:rPr>
          <w:lang w:val="en-US"/>
        </w:rPr>
        <w:t>4.1.0 – Tile.cs</w:t>
      </w:r>
      <w:bookmarkEnd w:id="174"/>
      <w:bookmarkEnd w:id="175"/>
      <w:bookmarkEnd w:id="176"/>
      <w:bookmarkEnd w:id="177"/>
      <w:bookmarkEnd w:id="178"/>
      <w:bookmarkEnd w:id="179"/>
    </w:p>
    <w:p w14:paraId="54CD9B23" w14:textId="77777777" w:rsidR="00BA2F24" w:rsidRPr="00BC209B" w:rsidRDefault="00BA2F24" w:rsidP="003F5F9E">
      <w:pPr>
        <w:autoSpaceDE w:val="0"/>
        <w:autoSpaceDN w:val="0"/>
        <w:adjustRightInd w:val="0"/>
        <w:spacing w:after="0" w:line="240" w:lineRule="auto"/>
        <w:rPr>
          <w:rFonts w:ascii="Consolas" w:hAnsi="Consolas" w:cs="Consolas"/>
          <w:color w:val="000000"/>
          <w:sz w:val="19"/>
          <w:szCs w:val="19"/>
          <w:lang w:val="en-US"/>
        </w:rPr>
      </w:pPr>
      <w:r w:rsidRPr="00BC209B">
        <w:rPr>
          <w:rFonts w:ascii="Consolas" w:hAnsi="Consolas" w:cs="Consolas"/>
          <w:color w:val="0000FF"/>
          <w:sz w:val="19"/>
          <w:szCs w:val="19"/>
          <w:lang w:val="en-US"/>
        </w:rPr>
        <w:t>using</w:t>
      </w:r>
      <w:r w:rsidRPr="00BC209B">
        <w:rPr>
          <w:rFonts w:ascii="Consolas" w:hAnsi="Consolas" w:cs="Consolas"/>
          <w:color w:val="000000"/>
          <w:sz w:val="19"/>
          <w:szCs w:val="19"/>
          <w:lang w:val="en-US"/>
        </w:rPr>
        <w:t xml:space="preserve"> Microsoft.Maps.MapControl.WPF;</w:t>
      </w:r>
    </w:p>
    <w:p w14:paraId="6EC57424" w14:textId="77777777" w:rsidR="00BA2F24" w:rsidRPr="00BC209B" w:rsidRDefault="00BA2F24" w:rsidP="003F5F9E">
      <w:pPr>
        <w:autoSpaceDE w:val="0"/>
        <w:autoSpaceDN w:val="0"/>
        <w:adjustRightInd w:val="0"/>
        <w:spacing w:after="0" w:line="240" w:lineRule="auto"/>
        <w:rPr>
          <w:rFonts w:ascii="Consolas" w:hAnsi="Consolas" w:cs="Consolas"/>
          <w:color w:val="000000"/>
          <w:sz w:val="19"/>
          <w:szCs w:val="19"/>
          <w:lang w:val="en-US"/>
        </w:rPr>
      </w:pPr>
    </w:p>
    <w:p w14:paraId="28056E88" w14:textId="77777777" w:rsidR="00BA2F24" w:rsidRPr="00BA2F24" w:rsidRDefault="00BA2F24" w:rsidP="003F5F9E">
      <w:pPr>
        <w:autoSpaceDE w:val="0"/>
        <w:autoSpaceDN w:val="0"/>
        <w:adjustRightInd w:val="0"/>
        <w:spacing w:after="0" w:line="240" w:lineRule="auto"/>
        <w:rPr>
          <w:rFonts w:ascii="Consolas" w:hAnsi="Consolas" w:cs="Consolas"/>
          <w:color w:val="000000"/>
          <w:sz w:val="19"/>
          <w:szCs w:val="19"/>
          <w:lang w:val="en-US"/>
        </w:rPr>
      </w:pPr>
      <w:r w:rsidRPr="00BA2F24">
        <w:rPr>
          <w:rFonts w:ascii="Consolas" w:hAnsi="Consolas" w:cs="Consolas"/>
          <w:color w:val="0000FF"/>
          <w:sz w:val="19"/>
          <w:szCs w:val="19"/>
          <w:lang w:val="en-US"/>
        </w:rPr>
        <w:lastRenderedPageBreak/>
        <w:t>namespace</w:t>
      </w:r>
      <w:r w:rsidRPr="00BA2F24">
        <w:rPr>
          <w:rFonts w:ascii="Consolas" w:hAnsi="Consolas" w:cs="Consolas"/>
          <w:color w:val="000000"/>
          <w:sz w:val="19"/>
          <w:szCs w:val="19"/>
          <w:lang w:val="en-US"/>
        </w:rPr>
        <w:t xml:space="preserve"> Raven {</w:t>
      </w:r>
    </w:p>
    <w:p w14:paraId="736E2F25" w14:textId="77777777" w:rsidR="00BA2F24" w:rsidRPr="00BA2F24" w:rsidRDefault="00BA2F24" w:rsidP="003F5F9E">
      <w:pPr>
        <w:autoSpaceDE w:val="0"/>
        <w:autoSpaceDN w:val="0"/>
        <w:adjustRightInd w:val="0"/>
        <w:spacing w:after="0" w:line="240" w:lineRule="auto"/>
        <w:rPr>
          <w:rFonts w:ascii="Consolas" w:hAnsi="Consolas" w:cs="Consolas"/>
          <w:color w:val="000000"/>
          <w:sz w:val="19"/>
          <w:szCs w:val="19"/>
          <w:lang w:val="en-US"/>
        </w:rPr>
      </w:pPr>
      <w:r w:rsidRPr="00BA2F24">
        <w:rPr>
          <w:rFonts w:ascii="Consolas" w:hAnsi="Consolas" w:cs="Consolas"/>
          <w:color w:val="000000"/>
          <w:sz w:val="19"/>
          <w:szCs w:val="19"/>
          <w:lang w:val="en-US"/>
        </w:rPr>
        <w:t xml:space="preserve">    </w:t>
      </w:r>
      <w:r w:rsidRPr="00BA2F24">
        <w:rPr>
          <w:rFonts w:ascii="Consolas" w:hAnsi="Consolas" w:cs="Consolas"/>
          <w:color w:val="0000FF"/>
          <w:sz w:val="19"/>
          <w:szCs w:val="19"/>
          <w:lang w:val="en-US"/>
        </w:rPr>
        <w:t>public</w:t>
      </w:r>
      <w:r w:rsidRPr="00BA2F24">
        <w:rPr>
          <w:rFonts w:ascii="Consolas" w:hAnsi="Consolas" w:cs="Consolas"/>
          <w:color w:val="000000"/>
          <w:sz w:val="19"/>
          <w:szCs w:val="19"/>
          <w:lang w:val="en-US"/>
        </w:rPr>
        <w:t xml:space="preserve"> </w:t>
      </w:r>
      <w:r w:rsidRPr="00BA2F24">
        <w:rPr>
          <w:rFonts w:ascii="Consolas" w:hAnsi="Consolas" w:cs="Consolas"/>
          <w:color w:val="0000FF"/>
          <w:sz w:val="19"/>
          <w:szCs w:val="19"/>
          <w:lang w:val="en-US"/>
        </w:rPr>
        <w:t>class</w:t>
      </w:r>
      <w:r w:rsidRPr="00BA2F24">
        <w:rPr>
          <w:rFonts w:ascii="Consolas" w:hAnsi="Consolas" w:cs="Consolas"/>
          <w:color w:val="000000"/>
          <w:sz w:val="19"/>
          <w:szCs w:val="19"/>
          <w:lang w:val="en-US"/>
        </w:rPr>
        <w:t xml:space="preserve"> </w:t>
      </w:r>
      <w:r w:rsidRPr="00BA2F24">
        <w:rPr>
          <w:rFonts w:ascii="Consolas" w:hAnsi="Consolas" w:cs="Consolas"/>
          <w:color w:val="2B91AF"/>
          <w:sz w:val="19"/>
          <w:szCs w:val="19"/>
          <w:lang w:val="en-US"/>
        </w:rPr>
        <w:t>Tile</w:t>
      </w:r>
      <w:r w:rsidRPr="00BA2F24">
        <w:rPr>
          <w:rFonts w:ascii="Consolas" w:hAnsi="Consolas" w:cs="Consolas"/>
          <w:color w:val="000000"/>
          <w:sz w:val="19"/>
          <w:szCs w:val="19"/>
          <w:lang w:val="en-US"/>
        </w:rPr>
        <w:t xml:space="preserve"> {</w:t>
      </w:r>
    </w:p>
    <w:p w14:paraId="6513932E" w14:textId="77777777" w:rsidR="00BA2F24" w:rsidRPr="00BA2F24" w:rsidRDefault="00BA2F24" w:rsidP="003F5F9E">
      <w:pPr>
        <w:autoSpaceDE w:val="0"/>
        <w:autoSpaceDN w:val="0"/>
        <w:adjustRightInd w:val="0"/>
        <w:spacing w:after="0" w:line="240" w:lineRule="auto"/>
        <w:rPr>
          <w:rFonts w:ascii="Consolas" w:hAnsi="Consolas" w:cs="Consolas"/>
          <w:color w:val="000000"/>
          <w:sz w:val="19"/>
          <w:szCs w:val="19"/>
          <w:lang w:val="en-US"/>
        </w:rPr>
      </w:pPr>
      <w:r w:rsidRPr="00BA2F24">
        <w:rPr>
          <w:rFonts w:ascii="Consolas" w:hAnsi="Consolas" w:cs="Consolas"/>
          <w:color w:val="000000"/>
          <w:sz w:val="19"/>
          <w:szCs w:val="19"/>
          <w:lang w:val="en-US"/>
        </w:rPr>
        <w:t xml:space="preserve">        </w:t>
      </w:r>
      <w:r w:rsidRPr="00BA2F24">
        <w:rPr>
          <w:rFonts w:ascii="Consolas" w:hAnsi="Consolas" w:cs="Consolas"/>
          <w:color w:val="0000FF"/>
          <w:sz w:val="19"/>
          <w:szCs w:val="19"/>
          <w:lang w:val="en-US"/>
        </w:rPr>
        <w:t>public</w:t>
      </w:r>
      <w:r w:rsidRPr="00BA2F24">
        <w:rPr>
          <w:rFonts w:ascii="Consolas" w:hAnsi="Consolas" w:cs="Consolas"/>
          <w:color w:val="000000"/>
          <w:sz w:val="19"/>
          <w:szCs w:val="19"/>
          <w:lang w:val="en-US"/>
        </w:rPr>
        <w:t xml:space="preserve"> </w:t>
      </w:r>
      <w:r w:rsidRPr="00BA2F24">
        <w:rPr>
          <w:rFonts w:ascii="Consolas" w:hAnsi="Consolas" w:cs="Consolas"/>
          <w:color w:val="0000FF"/>
          <w:sz w:val="19"/>
          <w:szCs w:val="19"/>
          <w:lang w:val="en-US"/>
        </w:rPr>
        <w:t>int</w:t>
      </w:r>
      <w:r w:rsidRPr="00BA2F24">
        <w:rPr>
          <w:rFonts w:ascii="Consolas" w:hAnsi="Consolas" w:cs="Consolas"/>
          <w:color w:val="000000"/>
          <w:sz w:val="19"/>
          <w:szCs w:val="19"/>
          <w:lang w:val="en-US"/>
        </w:rPr>
        <w:t xml:space="preserve"> RowId </w:t>
      </w:r>
      <w:proofErr w:type="gramStart"/>
      <w:r w:rsidRPr="00BA2F24">
        <w:rPr>
          <w:rFonts w:ascii="Consolas" w:hAnsi="Consolas" w:cs="Consolas"/>
          <w:color w:val="000000"/>
          <w:sz w:val="19"/>
          <w:szCs w:val="19"/>
          <w:lang w:val="en-US"/>
        </w:rPr>
        <w:t xml:space="preserve">{ </w:t>
      </w:r>
      <w:r w:rsidRPr="00BA2F24">
        <w:rPr>
          <w:rFonts w:ascii="Consolas" w:hAnsi="Consolas" w:cs="Consolas"/>
          <w:color w:val="0000FF"/>
          <w:sz w:val="19"/>
          <w:szCs w:val="19"/>
          <w:lang w:val="en-US"/>
        </w:rPr>
        <w:t>get</w:t>
      </w:r>
      <w:proofErr w:type="gramEnd"/>
      <w:r w:rsidRPr="00BA2F24">
        <w:rPr>
          <w:rFonts w:ascii="Consolas" w:hAnsi="Consolas" w:cs="Consolas"/>
          <w:color w:val="000000"/>
          <w:sz w:val="19"/>
          <w:szCs w:val="19"/>
          <w:lang w:val="en-US"/>
        </w:rPr>
        <w:t xml:space="preserve">; </w:t>
      </w:r>
      <w:r w:rsidRPr="00BA2F24">
        <w:rPr>
          <w:rFonts w:ascii="Consolas" w:hAnsi="Consolas" w:cs="Consolas"/>
          <w:color w:val="0000FF"/>
          <w:sz w:val="19"/>
          <w:szCs w:val="19"/>
          <w:lang w:val="en-US"/>
        </w:rPr>
        <w:t>set</w:t>
      </w:r>
      <w:r w:rsidRPr="00BA2F24">
        <w:rPr>
          <w:rFonts w:ascii="Consolas" w:hAnsi="Consolas" w:cs="Consolas"/>
          <w:color w:val="000000"/>
          <w:sz w:val="19"/>
          <w:szCs w:val="19"/>
          <w:lang w:val="en-US"/>
        </w:rPr>
        <w:t>; }</w:t>
      </w:r>
    </w:p>
    <w:p w14:paraId="3B02258D" w14:textId="77777777" w:rsidR="00BA2F24" w:rsidRPr="00BA2F24" w:rsidRDefault="00BA2F24" w:rsidP="003F5F9E">
      <w:pPr>
        <w:autoSpaceDE w:val="0"/>
        <w:autoSpaceDN w:val="0"/>
        <w:adjustRightInd w:val="0"/>
        <w:spacing w:after="0" w:line="240" w:lineRule="auto"/>
        <w:rPr>
          <w:rFonts w:ascii="Consolas" w:hAnsi="Consolas" w:cs="Consolas"/>
          <w:color w:val="000000"/>
          <w:sz w:val="19"/>
          <w:szCs w:val="19"/>
          <w:lang w:val="en-US"/>
        </w:rPr>
      </w:pPr>
      <w:r w:rsidRPr="00BA2F24">
        <w:rPr>
          <w:rFonts w:ascii="Consolas" w:hAnsi="Consolas" w:cs="Consolas"/>
          <w:color w:val="000000"/>
          <w:sz w:val="19"/>
          <w:szCs w:val="19"/>
          <w:lang w:val="en-US"/>
        </w:rPr>
        <w:t xml:space="preserve">        </w:t>
      </w:r>
      <w:r w:rsidRPr="00BA2F24">
        <w:rPr>
          <w:rFonts w:ascii="Consolas" w:hAnsi="Consolas" w:cs="Consolas"/>
          <w:color w:val="0000FF"/>
          <w:sz w:val="19"/>
          <w:szCs w:val="19"/>
          <w:lang w:val="en-US"/>
        </w:rPr>
        <w:t>public</w:t>
      </w:r>
      <w:r w:rsidRPr="00BA2F24">
        <w:rPr>
          <w:rFonts w:ascii="Consolas" w:hAnsi="Consolas" w:cs="Consolas"/>
          <w:color w:val="000000"/>
          <w:sz w:val="19"/>
          <w:szCs w:val="19"/>
          <w:lang w:val="en-US"/>
        </w:rPr>
        <w:t xml:space="preserve"> </w:t>
      </w:r>
      <w:r w:rsidRPr="00BA2F24">
        <w:rPr>
          <w:rFonts w:ascii="Consolas" w:hAnsi="Consolas" w:cs="Consolas"/>
          <w:color w:val="2B91AF"/>
          <w:sz w:val="19"/>
          <w:szCs w:val="19"/>
          <w:lang w:val="en-US"/>
        </w:rPr>
        <w:t>Location</w:t>
      </w:r>
      <w:r w:rsidRPr="00BA2F24">
        <w:rPr>
          <w:rFonts w:ascii="Consolas" w:hAnsi="Consolas" w:cs="Consolas"/>
          <w:color w:val="000000"/>
          <w:sz w:val="19"/>
          <w:szCs w:val="19"/>
          <w:lang w:val="en-US"/>
        </w:rPr>
        <w:t xml:space="preserve"> StartLocation </w:t>
      </w:r>
      <w:proofErr w:type="gramStart"/>
      <w:r w:rsidRPr="00BA2F24">
        <w:rPr>
          <w:rFonts w:ascii="Consolas" w:hAnsi="Consolas" w:cs="Consolas"/>
          <w:color w:val="000000"/>
          <w:sz w:val="19"/>
          <w:szCs w:val="19"/>
          <w:lang w:val="en-US"/>
        </w:rPr>
        <w:t xml:space="preserve">{ </w:t>
      </w:r>
      <w:r w:rsidRPr="00BA2F24">
        <w:rPr>
          <w:rFonts w:ascii="Consolas" w:hAnsi="Consolas" w:cs="Consolas"/>
          <w:color w:val="0000FF"/>
          <w:sz w:val="19"/>
          <w:szCs w:val="19"/>
          <w:lang w:val="en-US"/>
        </w:rPr>
        <w:t>get</w:t>
      </w:r>
      <w:proofErr w:type="gramEnd"/>
      <w:r w:rsidRPr="00BA2F24">
        <w:rPr>
          <w:rFonts w:ascii="Consolas" w:hAnsi="Consolas" w:cs="Consolas"/>
          <w:color w:val="000000"/>
          <w:sz w:val="19"/>
          <w:szCs w:val="19"/>
          <w:lang w:val="en-US"/>
        </w:rPr>
        <w:t xml:space="preserve">; </w:t>
      </w:r>
      <w:r w:rsidRPr="00BA2F24">
        <w:rPr>
          <w:rFonts w:ascii="Consolas" w:hAnsi="Consolas" w:cs="Consolas"/>
          <w:color w:val="0000FF"/>
          <w:sz w:val="19"/>
          <w:szCs w:val="19"/>
          <w:lang w:val="en-US"/>
        </w:rPr>
        <w:t>set</w:t>
      </w:r>
      <w:r w:rsidRPr="00BA2F24">
        <w:rPr>
          <w:rFonts w:ascii="Consolas" w:hAnsi="Consolas" w:cs="Consolas"/>
          <w:color w:val="000000"/>
          <w:sz w:val="19"/>
          <w:szCs w:val="19"/>
          <w:lang w:val="en-US"/>
        </w:rPr>
        <w:t>; }</w:t>
      </w:r>
    </w:p>
    <w:p w14:paraId="5C6763E5" w14:textId="77777777" w:rsidR="00BA2F24" w:rsidRPr="00BA2F24" w:rsidRDefault="00BA2F24" w:rsidP="003F5F9E">
      <w:pPr>
        <w:autoSpaceDE w:val="0"/>
        <w:autoSpaceDN w:val="0"/>
        <w:adjustRightInd w:val="0"/>
        <w:spacing w:after="0" w:line="240" w:lineRule="auto"/>
        <w:rPr>
          <w:rFonts w:ascii="Consolas" w:hAnsi="Consolas" w:cs="Consolas"/>
          <w:color w:val="000000"/>
          <w:sz w:val="19"/>
          <w:szCs w:val="19"/>
          <w:lang w:val="en-US"/>
        </w:rPr>
      </w:pPr>
      <w:r w:rsidRPr="00BA2F24">
        <w:rPr>
          <w:rFonts w:ascii="Consolas" w:hAnsi="Consolas" w:cs="Consolas"/>
          <w:color w:val="000000"/>
          <w:sz w:val="19"/>
          <w:szCs w:val="19"/>
          <w:lang w:val="en-US"/>
        </w:rPr>
        <w:t xml:space="preserve">        </w:t>
      </w:r>
      <w:r w:rsidRPr="00BA2F24">
        <w:rPr>
          <w:rFonts w:ascii="Consolas" w:hAnsi="Consolas" w:cs="Consolas"/>
          <w:color w:val="0000FF"/>
          <w:sz w:val="19"/>
          <w:szCs w:val="19"/>
          <w:lang w:val="en-US"/>
        </w:rPr>
        <w:t>public</w:t>
      </w:r>
      <w:r w:rsidRPr="00BA2F24">
        <w:rPr>
          <w:rFonts w:ascii="Consolas" w:hAnsi="Consolas" w:cs="Consolas"/>
          <w:color w:val="000000"/>
          <w:sz w:val="19"/>
          <w:szCs w:val="19"/>
          <w:lang w:val="en-US"/>
        </w:rPr>
        <w:t xml:space="preserve"> </w:t>
      </w:r>
      <w:r w:rsidRPr="00BA2F24">
        <w:rPr>
          <w:rFonts w:ascii="Consolas" w:hAnsi="Consolas" w:cs="Consolas"/>
          <w:color w:val="2B91AF"/>
          <w:sz w:val="19"/>
          <w:szCs w:val="19"/>
          <w:lang w:val="en-US"/>
        </w:rPr>
        <w:t>Location</w:t>
      </w:r>
      <w:r w:rsidRPr="00BA2F24">
        <w:rPr>
          <w:rFonts w:ascii="Consolas" w:hAnsi="Consolas" w:cs="Consolas"/>
          <w:color w:val="000000"/>
          <w:sz w:val="19"/>
          <w:szCs w:val="19"/>
          <w:lang w:val="en-US"/>
        </w:rPr>
        <w:t xml:space="preserve"> EndLocation </w:t>
      </w:r>
      <w:proofErr w:type="gramStart"/>
      <w:r w:rsidRPr="00BA2F24">
        <w:rPr>
          <w:rFonts w:ascii="Consolas" w:hAnsi="Consolas" w:cs="Consolas"/>
          <w:color w:val="000000"/>
          <w:sz w:val="19"/>
          <w:szCs w:val="19"/>
          <w:lang w:val="en-US"/>
        </w:rPr>
        <w:t xml:space="preserve">{ </w:t>
      </w:r>
      <w:r w:rsidRPr="00BA2F24">
        <w:rPr>
          <w:rFonts w:ascii="Consolas" w:hAnsi="Consolas" w:cs="Consolas"/>
          <w:color w:val="0000FF"/>
          <w:sz w:val="19"/>
          <w:szCs w:val="19"/>
          <w:lang w:val="en-US"/>
        </w:rPr>
        <w:t>get</w:t>
      </w:r>
      <w:proofErr w:type="gramEnd"/>
      <w:r w:rsidRPr="00BA2F24">
        <w:rPr>
          <w:rFonts w:ascii="Consolas" w:hAnsi="Consolas" w:cs="Consolas"/>
          <w:color w:val="000000"/>
          <w:sz w:val="19"/>
          <w:szCs w:val="19"/>
          <w:lang w:val="en-US"/>
        </w:rPr>
        <w:t xml:space="preserve">; </w:t>
      </w:r>
      <w:r w:rsidRPr="00BA2F24">
        <w:rPr>
          <w:rFonts w:ascii="Consolas" w:hAnsi="Consolas" w:cs="Consolas"/>
          <w:color w:val="0000FF"/>
          <w:sz w:val="19"/>
          <w:szCs w:val="19"/>
          <w:lang w:val="en-US"/>
        </w:rPr>
        <w:t>set</w:t>
      </w:r>
      <w:r w:rsidRPr="00BA2F24">
        <w:rPr>
          <w:rFonts w:ascii="Consolas" w:hAnsi="Consolas" w:cs="Consolas"/>
          <w:color w:val="000000"/>
          <w:sz w:val="19"/>
          <w:szCs w:val="19"/>
          <w:lang w:val="en-US"/>
        </w:rPr>
        <w:t>; }</w:t>
      </w:r>
    </w:p>
    <w:p w14:paraId="05702196" w14:textId="77777777" w:rsidR="00BA2F24" w:rsidRPr="00BA2F24" w:rsidRDefault="00BA2F24" w:rsidP="003F5F9E">
      <w:pPr>
        <w:autoSpaceDE w:val="0"/>
        <w:autoSpaceDN w:val="0"/>
        <w:adjustRightInd w:val="0"/>
        <w:spacing w:after="0" w:line="240" w:lineRule="auto"/>
        <w:rPr>
          <w:rFonts w:ascii="Consolas" w:hAnsi="Consolas" w:cs="Consolas"/>
          <w:color w:val="000000"/>
          <w:sz w:val="19"/>
          <w:szCs w:val="19"/>
          <w:lang w:val="en-US"/>
        </w:rPr>
      </w:pPr>
      <w:r w:rsidRPr="00BA2F24">
        <w:rPr>
          <w:rFonts w:ascii="Consolas" w:hAnsi="Consolas" w:cs="Consolas"/>
          <w:color w:val="000000"/>
          <w:sz w:val="19"/>
          <w:szCs w:val="19"/>
          <w:lang w:val="en-US"/>
        </w:rPr>
        <w:t xml:space="preserve">        </w:t>
      </w:r>
      <w:r w:rsidRPr="00BA2F24">
        <w:rPr>
          <w:rFonts w:ascii="Consolas" w:hAnsi="Consolas" w:cs="Consolas"/>
          <w:color w:val="0000FF"/>
          <w:sz w:val="19"/>
          <w:szCs w:val="19"/>
          <w:lang w:val="en-US"/>
        </w:rPr>
        <w:t>public</w:t>
      </w:r>
      <w:r w:rsidRPr="00BA2F24">
        <w:rPr>
          <w:rFonts w:ascii="Consolas" w:hAnsi="Consolas" w:cs="Consolas"/>
          <w:color w:val="000000"/>
          <w:sz w:val="19"/>
          <w:szCs w:val="19"/>
          <w:lang w:val="en-US"/>
        </w:rPr>
        <w:t xml:space="preserve"> </w:t>
      </w:r>
      <w:r w:rsidRPr="00BA2F24">
        <w:rPr>
          <w:rFonts w:ascii="Consolas" w:hAnsi="Consolas" w:cs="Consolas"/>
          <w:color w:val="2B91AF"/>
          <w:sz w:val="19"/>
          <w:szCs w:val="19"/>
          <w:lang w:val="en-US"/>
        </w:rPr>
        <w:t>LocationRect</w:t>
      </w:r>
      <w:r w:rsidRPr="00BA2F24">
        <w:rPr>
          <w:rFonts w:ascii="Consolas" w:hAnsi="Consolas" w:cs="Consolas"/>
          <w:color w:val="000000"/>
          <w:sz w:val="19"/>
          <w:szCs w:val="19"/>
          <w:lang w:val="en-US"/>
        </w:rPr>
        <w:t xml:space="preserve"> Bounds </w:t>
      </w:r>
      <w:proofErr w:type="gramStart"/>
      <w:r w:rsidRPr="00BA2F24">
        <w:rPr>
          <w:rFonts w:ascii="Consolas" w:hAnsi="Consolas" w:cs="Consolas"/>
          <w:color w:val="000000"/>
          <w:sz w:val="19"/>
          <w:szCs w:val="19"/>
          <w:lang w:val="en-US"/>
        </w:rPr>
        <w:t xml:space="preserve">{ </w:t>
      </w:r>
      <w:r w:rsidRPr="00BA2F24">
        <w:rPr>
          <w:rFonts w:ascii="Consolas" w:hAnsi="Consolas" w:cs="Consolas"/>
          <w:color w:val="0000FF"/>
          <w:sz w:val="19"/>
          <w:szCs w:val="19"/>
          <w:lang w:val="en-US"/>
        </w:rPr>
        <w:t>get</w:t>
      </w:r>
      <w:proofErr w:type="gramEnd"/>
      <w:r w:rsidRPr="00BA2F24">
        <w:rPr>
          <w:rFonts w:ascii="Consolas" w:hAnsi="Consolas" w:cs="Consolas"/>
          <w:color w:val="000000"/>
          <w:sz w:val="19"/>
          <w:szCs w:val="19"/>
          <w:lang w:val="en-US"/>
        </w:rPr>
        <w:t xml:space="preserve">; </w:t>
      </w:r>
      <w:r w:rsidRPr="00BA2F24">
        <w:rPr>
          <w:rFonts w:ascii="Consolas" w:hAnsi="Consolas" w:cs="Consolas"/>
          <w:color w:val="0000FF"/>
          <w:sz w:val="19"/>
          <w:szCs w:val="19"/>
          <w:lang w:val="en-US"/>
        </w:rPr>
        <w:t>set</w:t>
      </w:r>
      <w:r w:rsidRPr="00BA2F24">
        <w:rPr>
          <w:rFonts w:ascii="Consolas" w:hAnsi="Consolas" w:cs="Consolas"/>
          <w:color w:val="000000"/>
          <w:sz w:val="19"/>
          <w:szCs w:val="19"/>
          <w:lang w:val="en-US"/>
        </w:rPr>
        <w:t>; }</w:t>
      </w:r>
    </w:p>
    <w:p w14:paraId="39C51F5B" w14:textId="77777777" w:rsidR="00BA2F24" w:rsidRPr="00BA2F24" w:rsidRDefault="00BA2F24" w:rsidP="003F5F9E">
      <w:pPr>
        <w:autoSpaceDE w:val="0"/>
        <w:autoSpaceDN w:val="0"/>
        <w:adjustRightInd w:val="0"/>
        <w:spacing w:after="0" w:line="240" w:lineRule="auto"/>
        <w:rPr>
          <w:rFonts w:ascii="Consolas" w:hAnsi="Consolas" w:cs="Consolas"/>
          <w:color w:val="000000"/>
          <w:sz w:val="19"/>
          <w:szCs w:val="19"/>
          <w:lang w:val="en-US"/>
        </w:rPr>
      </w:pPr>
      <w:r w:rsidRPr="00BA2F24">
        <w:rPr>
          <w:rFonts w:ascii="Consolas" w:hAnsi="Consolas" w:cs="Consolas"/>
          <w:color w:val="000000"/>
          <w:sz w:val="19"/>
          <w:szCs w:val="19"/>
          <w:lang w:val="en-US"/>
        </w:rPr>
        <w:t xml:space="preserve">        </w:t>
      </w:r>
      <w:r w:rsidRPr="00BA2F24">
        <w:rPr>
          <w:rFonts w:ascii="Consolas" w:hAnsi="Consolas" w:cs="Consolas"/>
          <w:color w:val="0000FF"/>
          <w:sz w:val="19"/>
          <w:szCs w:val="19"/>
          <w:lang w:val="en-US"/>
        </w:rPr>
        <w:t>public</w:t>
      </w:r>
      <w:r w:rsidRPr="00BA2F24">
        <w:rPr>
          <w:rFonts w:ascii="Consolas" w:hAnsi="Consolas" w:cs="Consolas"/>
          <w:color w:val="000000"/>
          <w:sz w:val="19"/>
          <w:szCs w:val="19"/>
          <w:lang w:val="en-US"/>
        </w:rPr>
        <w:t xml:space="preserve"> </w:t>
      </w:r>
      <w:r w:rsidRPr="00BA2F24">
        <w:rPr>
          <w:rFonts w:ascii="Consolas" w:hAnsi="Consolas" w:cs="Consolas"/>
          <w:color w:val="2B91AF"/>
          <w:sz w:val="19"/>
          <w:szCs w:val="19"/>
          <w:lang w:val="en-US"/>
        </w:rPr>
        <w:t>MapLayer</w:t>
      </w:r>
      <w:r w:rsidRPr="00BA2F24">
        <w:rPr>
          <w:rFonts w:ascii="Consolas" w:hAnsi="Consolas" w:cs="Consolas"/>
          <w:color w:val="000000"/>
          <w:sz w:val="19"/>
          <w:szCs w:val="19"/>
          <w:lang w:val="en-US"/>
        </w:rPr>
        <w:t xml:space="preserve"> Route </w:t>
      </w:r>
      <w:proofErr w:type="gramStart"/>
      <w:r w:rsidRPr="00BA2F24">
        <w:rPr>
          <w:rFonts w:ascii="Consolas" w:hAnsi="Consolas" w:cs="Consolas"/>
          <w:color w:val="000000"/>
          <w:sz w:val="19"/>
          <w:szCs w:val="19"/>
          <w:lang w:val="en-US"/>
        </w:rPr>
        <w:t xml:space="preserve">{ </w:t>
      </w:r>
      <w:r w:rsidRPr="00BA2F24">
        <w:rPr>
          <w:rFonts w:ascii="Consolas" w:hAnsi="Consolas" w:cs="Consolas"/>
          <w:color w:val="0000FF"/>
          <w:sz w:val="19"/>
          <w:szCs w:val="19"/>
          <w:lang w:val="en-US"/>
        </w:rPr>
        <w:t>get</w:t>
      </w:r>
      <w:proofErr w:type="gramEnd"/>
      <w:r w:rsidRPr="00BA2F24">
        <w:rPr>
          <w:rFonts w:ascii="Consolas" w:hAnsi="Consolas" w:cs="Consolas"/>
          <w:color w:val="000000"/>
          <w:sz w:val="19"/>
          <w:szCs w:val="19"/>
          <w:lang w:val="en-US"/>
        </w:rPr>
        <w:t xml:space="preserve">; </w:t>
      </w:r>
      <w:r w:rsidRPr="00BA2F24">
        <w:rPr>
          <w:rFonts w:ascii="Consolas" w:hAnsi="Consolas" w:cs="Consolas"/>
          <w:color w:val="0000FF"/>
          <w:sz w:val="19"/>
          <w:szCs w:val="19"/>
          <w:lang w:val="en-US"/>
        </w:rPr>
        <w:t>set</w:t>
      </w:r>
      <w:r w:rsidRPr="00BA2F24">
        <w:rPr>
          <w:rFonts w:ascii="Consolas" w:hAnsi="Consolas" w:cs="Consolas"/>
          <w:color w:val="000000"/>
          <w:sz w:val="19"/>
          <w:szCs w:val="19"/>
          <w:lang w:val="en-US"/>
        </w:rPr>
        <w:t>; }</w:t>
      </w:r>
    </w:p>
    <w:p w14:paraId="5A50B1CF" w14:textId="77777777" w:rsidR="00BA2F24" w:rsidRPr="00BA2F24" w:rsidRDefault="00BA2F24" w:rsidP="003F5F9E">
      <w:pPr>
        <w:autoSpaceDE w:val="0"/>
        <w:autoSpaceDN w:val="0"/>
        <w:adjustRightInd w:val="0"/>
        <w:spacing w:after="0" w:line="240" w:lineRule="auto"/>
        <w:rPr>
          <w:rFonts w:ascii="Consolas" w:hAnsi="Consolas" w:cs="Consolas"/>
          <w:color w:val="000000"/>
          <w:sz w:val="19"/>
          <w:szCs w:val="19"/>
          <w:lang w:val="en-US"/>
        </w:rPr>
      </w:pPr>
      <w:r w:rsidRPr="00BA2F24">
        <w:rPr>
          <w:rFonts w:ascii="Consolas" w:hAnsi="Consolas" w:cs="Consolas"/>
          <w:color w:val="000000"/>
          <w:sz w:val="19"/>
          <w:szCs w:val="19"/>
          <w:lang w:val="en-US"/>
        </w:rPr>
        <w:t xml:space="preserve">        </w:t>
      </w:r>
      <w:r w:rsidRPr="00BA2F24">
        <w:rPr>
          <w:rFonts w:ascii="Consolas" w:hAnsi="Consolas" w:cs="Consolas"/>
          <w:color w:val="0000FF"/>
          <w:sz w:val="19"/>
          <w:szCs w:val="19"/>
          <w:lang w:val="en-US"/>
        </w:rPr>
        <w:t>public</w:t>
      </w:r>
      <w:r w:rsidRPr="00BA2F24">
        <w:rPr>
          <w:rFonts w:ascii="Consolas" w:hAnsi="Consolas" w:cs="Consolas"/>
          <w:color w:val="000000"/>
          <w:sz w:val="19"/>
          <w:szCs w:val="19"/>
          <w:lang w:val="en-US"/>
        </w:rPr>
        <w:t xml:space="preserve"> </w:t>
      </w:r>
      <w:r w:rsidRPr="00BA2F24">
        <w:rPr>
          <w:rFonts w:ascii="Consolas" w:hAnsi="Consolas" w:cs="Consolas"/>
          <w:color w:val="0000FF"/>
          <w:sz w:val="19"/>
          <w:szCs w:val="19"/>
          <w:lang w:val="en-US"/>
        </w:rPr>
        <w:t>string</w:t>
      </w:r>
      <w:r w:rsidRPr="00BA2F24">
        <w:rPr>
          <w:rFonts w:ascii="Consolas" w:hAnsi="Consolas" w:cs="Consolas"/>
          <w:color w:val="000000"/>
          <w:sz w:val="19"/>
          <w:szCs w:val="19"/>
          <w:lang w:val="en-US"/>
        </w:rPr>
        <w:t xml:space="preserve"> Title </w:t>
      </w:r>
      <w:proofErr w:type="gramStart"/>
      <w:r w:rsidRPr="00BA2F24">
        <w:rPr>
          <w:rFonts w:ascii="Consolas" w:hAnsi="Consolas" w:cs="Consolas"/>
          <w:color w:val="000000"/>
          <w:sz w:val="19"/>
          <w:szCs w:val="19"/>
          <w:lang w:val="en-US"/>
        </w:rPr>
        <w:t xml:space="preserve">{ </w:t>
      </w:r>
      <w:r w:rsidRPr="00BA2F24">
        <w:rPr>
          <w:rFonts w:ascii="Consolas" w:hAnsi="Consolas" w:cs="Consolas"/>
          <w:color w:val="0000FF"/>
          <w:sz w:val="19"/>
          <w:szCs w:val="19"/>
          <w:lang w:val="en-US"/>
        </w:rPr>
        <w:t>get</w:t>
      </w:r>
      <w:proofErr w:type="gramEnd"/>
      <w:r w:rsidRPr="00BA2F24">
        <w:rPr>
          <w:rFonts w:ascii="Consolas" w:hAnsi="Consolas" w:cs="Consolas"/>
          <w:color w:val="000000"/>
          <w:sz w:val="19"/>
          <w:szCs w:val="19"/>
          <w:lang w:val="en-US"/>
        </w:rPr>
        <w:t xml:space="preserve">; </w:t>
      </w:r>
      <w:r w:rsidRPr="00BA2F24">
        <w:rPr>
          <w:rFonts w:ascii="Consolas" w:hAnsi="Consolas" w:cs="Consolas"/>
          <w:color w:val="0000FF"/>
          <w:sz w:val="19"/>
          <w:szCs w:val="19"/>
          <w:lang w:val="en-US"/>
        </w:rPr>
        <w:t>set</w:t>
      </w:r>
      <w:r w:rsidRPr="00BA2F24">
        <w:rPr>
          <w:rFonts w:ascii="Consolas" w:hAnsi="Consolas" w:cs="Consolas"/>
          <w:color w:val="000000"/>
          <w:sz w:val="19"/>
          <w:szCs w:val="19"/>
          <w:lang w:val="en-US"/>
        </w:rPr>
        <w:t>; }</w:t>
      </w:r>
    </w:p>
    <w:p w14:paraId="64C2448A" w14:textId="77777777" w:rsidR="00BA2F24" w:rsidRPr="00BA2F24" w:rsidRDefault="00BA2F24" w:rsidP="003F5F9E">
      <w:pPr>
        <w:autoSpaceDE w:val="0"/>
        <w:autoSpaceDN w:val="0"/>
        <w:adjustRightInd w:val="0"/>
        <w:spacing w:after="0" w:line="240" w:lineRule="auto"/>
        <w:rPr>
          <w:rFonts w:ascii="Consolas" w:hAnsi="Consolas" w:cs="Consolas"/>
          <w:color w:val="000000"/>
          <w:sz w:val="19"/>
          <w:szCs w:val="19"/>
          <w:lang w:val="en-US"/>
        </w:rPr>
      </w:pPr>
      <w:r w:rsidRPr="00BA2F24">
        <w:rPr>
          <w:rFonts w:ascii="Consolas" w:hAnsi="Consolas" w:cs="Consolas"/>
          <w:color w:val="000000"/>
          <w:sz w:val="19"/>
          <w:szCs w:val="19"/>
          <w:lang w:val="en-US"/>
        </w:rPr>
        <w:t xml:space="preserve">        </w:t>
      </w:r>
      <w:r w:rsidRPr="00BA2F24">
        <w:rPr>
          <w:rFonts w:ascii="Consolas" w:hAnsi="Consolas" w:cs="Consolas"/>
          <w:color w:val="0000FF"/>
          <w:sz w:val="19"/>
          <w:szCs w:val="19"/>
          <w:lang w:val="en-US"/>
        </w:rPr>
        <w:t>public</w:t>
      </w:r>
      <w:r w:rsidRPr="00BA2F24">
        <w:rPr>
          <w:rFonts w:ascii="Consolas" w:hAnsi="Consolas" w:cs="Consolas"/>
          <w:color w:val="000000"/>
          <w:sz w:val="19"/>
          <w:szCs w:val="19"/>
          <w:lang w:val="en-US"/>
        </w:rPr>
        <w:t xml:space="preserve"> </w:t>
      </w:r>
      <w:r w:rsidRPr="00BA2F24">
        <w:rPr>
          <w:rFonts w:ascii="Consolas" w:hAnsi="Consolas" w:cs="Consolas"/>
          <w:color w:val="0000FF"/>
          <w:sz w:val="19"/>
          <w:szCs w:val="19"/>
          <w:lang w:val="en-US"/>
        </w:rPr>
        <w:t>string</w:t>
      </w:r>
      <w:r w:rsidRPr="00BA2F24">
        <w:rPr>
          <w:rFonts w:ascii="Consolas" w:hAnsi="Consolas" w:cs="Consolas"/>
          <w:color w:val="000000"/>
          <w:sz w:val="19"/>
          <w:szCs w:val="19"/>
          <w:lang w:val="en-US"/>
        </w:rPr>
        <w:t xml:space="preserve"> Date </w:t>
      </w:r>
      <w:proofErr w:type="gramStart"/>
      <w:r w:rsidRPr="00BA2F24">
        <w:rPr>
          <w:rFonts w:ascii="Consolas" w:hAnsi="Consolas" w:cs="Consolas"/>
          <w:color w:val="000000"/>
          <w:sz w:val="19"/>
          <w:szCs w:val="19"/>
          <w:lang w:val="en-US"/>
        </w:rPr>
        <w:t xml:space="preserve">{ </w:t>
      </w:r>
      <w:r w:rsidRPr="00BA2F24">
        <w:rPr>
          <w:rFonts w:ascii="Consolas" w:hAnsi="Consolas" w:cs="Consolas"/>
          <w:color w:val="0000FF"/>
          <w:sz w:val="19"/>
          <w:szCs w:val="19"/>
          <w:lang w:val="en-US"/>
        </w:rPr>
        <w:t>get</w:t>
      </w:r>
      <w:proofErr w:type="gramEnd"/>
      <w:r w:rsidRPr="00BA2F24">
        <w:rPr>
          <w:rFonts w:ascii="Consolas" w:hAnsi="Consolas" w:cs="Consolas"/>
          <w:color w:val="000000"/>
          <w:sz w:val="19"/>
          <w:szCs w:val="19"/>
          <w:lang w:val="en-US"/>
        </w:rPr>
        <w:t xml:space="preserve">; </w:t>
      </w:r>
      <w:r w:rsidRPr="00BA2F24">
        <w:rPr>
          <w:rFonts w:ascii="Consolas" w:hAnsi="Consolas" w:cs="Consolas"/>
          <w:color w:val="0000FF"/>
          <w:sz w:val="19"/>
          <w:szCs w:val="19"/>
          <w:lang w:val="en-US"/>
        </w:rPr>
        <w:t>set</w:t>
      </w:r>
      <w:r w:rsidRPr="00BA2F24">
        <w:rPr>
          <w:rFonts w:ascii="Consolas" w:hAnsi="Consolas" w:cs="Consolas"/>
          <w:color w:val="000000"/>
          <w:sz w:val="19"/>
          <w:szCs w:val="19"/>
          <w:lang w:val="en-US"/>
        </w:rPr>
        <w:t>; }</w:t>
      </w:r>
    </w:p>
    <w:p w14:paraId="0BCC4305" w14:textId="77777777" w:rsidR="00BA2F24" w:rsidRPr="00BA2F24" w:rsidRDefault="00BA2F24" w:rsidP="003F5F9E">
      <w:pPr>
        <w:autoSpaceDE w:val="0"/>
        <w:autoSpaceDN w:val="0"/>
        <w:adjustRightInd w:val="0"/>
        <w:spacing w:after="0" w:line="240" w:lineRule="auto"/>
        <w:rPr>
          <w:rFonts w:ascii="Consolas" w:hAnsi="Consolas" w:cs="Consolas"/>
          <w:color w:val="000000"/>
          <w:sz w:val="19"/>
          <w:szCs w:val="19"/>
          <w:lang w:val="en-US"/>
        </w:rPr>
      </w:pPr>
      <w:r w:rsidRPr="00BA2F24">
        <w:rPr>
          <w:rFonts w:ascii="Consolas" w:hAnsi="Consolas" w:cs="Consolas"/>
          <w:color w:val="000000"/>
          <w:sz w:val="19"/>
          <w:szCs w:val="19"/>
          <w:lang w:val="en-US"/>
        </w:rPr>
        <w:t xml:space="preserve">        </w:t>
      </w:r>
      <w:r w:rsidRPr="00BA2F24">
        <w:rPr>
          <w:rFonts w:ascii="Consolas" w:hAnsi="Consolas" w:cs="Consolas"/>
          <w:color w:val="0000FF"/>
          <w:sz w:val="19"/>
          <w:szCs w:val="19"/>
          <w:lang w:val="en-US"/>
        </w:rPr>
        <w:t>public</w:t>
      </w:r>
      <w:r w:rsidRPr="00BA2F24">
        <w:rPr>
          <w:rFonts w:ascii="Consolas" w:hAnsi="Consolas" w:cs="Consolas"/>
          <w:color w:val="000000"/>
          <w:sz w:val="19"/>
          <w:szCs w:val="19"/>
          <w:lang w:val="en-US"/>
        </w:rPr>
        <w:t xml:space="preserve"> </w:t>
      </w:r>
      <w:r w:rsidRPr="00BA2F24">
        <w:rPr>
          <w:rFonts w:ascii="Consolas" w:hAnsi="Consolas" w:cs="Consolas"/>
          <w:color w:val="0000FF"/>
          <w:sz w:val="19"/>
          <w:szCs w:val="19"/>
          <w:lang w:val="en-US"/>
        </w:rPr>
        <w:t>double</w:t>
      </w:r>
      <w:r w:rsidRPr="00BA2F24">
        <w:rPr>
          <w:rFonts w:ascii="Consolas" w:hAnsi="Consolas" w:cs="Consolas"/>
          <w:color w:val="000000"/>
          <w:sz w:val="19"/>
          <w:szCs w:val="19"/>
          <w:lang w:val="en-US"/>
        </w:rPr>
        <w:t xml:space="preserve"> Distance </w:t>
      </w:r>
      <w:proofErr w:type="gramStart"/>
      <w:r w:rsidRPr="00BA2F24">
        <w:rPr>
          <w:rFonts w:ascii="Consolas" w:hAnsi="Consolas" w:cs="Consolas"/>
          <w:color w:val="000000"/>
          <w:sz w:val="19"/>
          <w:szCs w:val="19"/>
          <w:lang w:val="en-US"/>
        </w:rPr>
        <w:t xml:space="preserve">{ </w:t>
      </w:r>
      <w:r w:rsidRPr="00BA2F24">
        <w:rPr>
          <w:rFonts w:ascii="Consolas" w:hAnsi="Consolas" w:cs="Consolas"/>
          <w:color w:val="0000FF"/>
          <w:sz w:val="19"/>
          <w:szCs w:val="19"/>
          <w:lang w:val="en-US"/>
        </w:rPr>
        <w:t>get</w:t>
      </w:r>
      <w:proofErr w:type="gramEnd"/>
      <w:r w:rsidRPr="00BA2F24">
        <w:rPr>
          <w:rFonts w:ascii="Consolas" w:hAnsi="Consolas" w:cs="Consolas"/>
          <w:color w:val="000000"/>
          <w:sz w:val="19"/>
          <w:szCs w:val="19"/>
          <w:lang w:val="en-US"/>
        </w:rPr>
        <w:t xml:space="preserve">; </w:t>
      </w:r>
      <w:r w:rsidRPr="00BA2F24">
        <w:rPr>
          <w:rFonts w:ascii="Consolas" w:hAnsi="Consolas" w:cs="Consolas"/>
          <w:color w:val="0000FF"/>
          <w:sz w:val="19"/>
          <w:szCs w:val="19"/>
          <w:lang w:val="en-US"/>
        </w:rPr>
        <w:t>set</w:t>
      </w:r>
      <w:r w:rsidRPr="00BA2F24">
        <w:rPr>
          <w:rFonts w:ascii="Consolas" w:hAnsi="Consolas" w:cs="Consolas"/>
          <w:color w:val="000000"/>
          <w:sz w:val="19"/>
          <w:szCs w:val="19"/>
          <w:lang w:val="en-US"/>
        </w:rPr>
        <w:t>; }</w:t>
      </w:r>
    </w:p>
    <w:p w14:paraId="3633C4F9" w14:textId="77777777" w:rsidR="00BA2F24" w:rsidRPr="00BA2F24" w:rsidRDefault="00BA2F24" w:rsidP="003F5F9E">
      <w:pPr>
        <w:autoSpaceDE w:val="0"/>
        <w:autoSpaceDN w:val="0"/>
        <w:adjustRightInd w:val="0"/>
        <w:spacing w:after="0" w:line="240" w:lineRule="auto"/>
        <w:rPr>
          <w:rFonts w:ascii="Consolas" w:hAnsi="Consolas" w:cs="Consolas"/>
          <w:color w:val="000000"/>
          <w:sz w:val="19"/>
          <w:szCs w:val="19"/>
          <w:lang w:val="en-US"/>
        </w:rPr>
      </w:pPr>
      <w:r w:rsidRPr="00BA2F24">
        <w:rPr>
          <w:rFonts w:ascii="Consolas" w:hAnsi="Consolas" w:cs="Consolas"/>
          <w:color w:val="000000"/>
          <w:sz w:val="19"/>
          <w:szCs w:val="19"/>
          <w:lang w:val="en-US"/>
        </w:rPr>
        <w:t xml:space="preserve">        </w:t>
      </w:r>
      <w:r w:rsidRPr="00BA2F24">
        <w:rPr>
          <w:rFonts w:ascii="Consolas" w:hAnsi="Consolas" w:cs="Consolas"/>
          <w:color w:val="0000FF"/>
          <w:sz w:val="19"/>
          <w:szCs w:val="19"/>
          <w:lang w:val="en-US"/>
        </w:rPr>
        <w:t>public</w:t>
      </w:r>
      <w:r w:rsidRPr="00BA2F24">
        <w:rPr>
          <w:rFonts w:ascii="Consolas" w:hAnsi="Consolas" w:cs="Consolas"/>
          <w:color w:val="000000"/>
          <w:sz w:val="19"/>
          <w:szCs w:val="19"/>
          <w:lang w:val="en-US"/>
        </w:rPr>
        <w:t xml:space="preserve"> </w:t>
      </w:r>
      <w:r w:rsidRPr="00BA2F24">
        <w:rPr>
          <w:rFonts w:ascii="Consolas" w:hAnsi="Consolas" w:cs="Consolas"/>
          <w:color w:val="0000FF"/>
          <w:sz w:val="19"/>
          <w:szCs w:val="19"/>
          <w:lang w:val="en-US"/>
        </w:rPr>
        <w:t>string</w:t>
      </w:r>
      <w:r w:rsidRPr="00BA2F24">
        <w:rPr>
          <w:rFonts w:ascii="Consolas" w:hAnsi="Consolas" w:cs="Consolas"/>
          <w:color w:val="000000"/>
          <w:sz w:val="19"/>
          <w:szCs w:val="19"/>
          <w:lang w:val="en-US"/>
        </w:rPr>
        <w:t xml:space="preserve"> Duration </w:t>
      </w:r>
      <w:proofErr w:type="gramStart"/>
      <w:r w:rsidRPr="00BA2F24">
        <w:rPr>
          <w:rFonts w:ascii="Consolas" w:hAnsi="Consolas" w:cs="Consolas"/>
          <w:color w:val="000000"/>
          <w:sz w:val="19"/>
          <w:szCs w:val="19"/>
          <w:lang w:val="en-US"/>
        </w:rPr>
        <w:t xml:space="preserve">{ </w:t>
      </w:r>
      <w:r w:rsidRPr="00BA2F24">
        <w:rPr>
          <w:rFonts w:ascii="Consolas" w:hAnsi="Consolas" w:cs="Consolas"/>
          <w:color w:val="0000FF"/>
          <w:sz w:val="19"/>
          <w:szCs w:val="19"/>
          <w:lang w:val="en-US"/>
        </w:rPr>
        <w:t>get</w:t>
      </w:r>
      <w:proofErr w:type="gramEnd"/>
      <w:r w:rsidRPr="00BA2F24">
        <w:rPr>
          <w:rFonts w:ascii="Consolas" w:hAnsi="Consolas" w:cs="Consolas"/>
          <w:color w:val="000000"/>
          <w:sz w:val="19"/>
          <w:szCs w:val="19"/>
          <w:lang w:val="en-US"/>
        </w:rPr>
        <w:t xml:space="preserve">; </w:t>
      </w:r>
      <w:r w:rsidRPr="00BA2F24">
        <w:rPr>
          <w:rFonts w:ascii="Consolas" w:hAnsi="Consolas" w:cs="Consolas"/>
          <w:color w:val="0000FF"/>
          <w:sz w:val="19"/>
          <w:szCs w:val="19"/>
          <w:lang w:val="en-US"/>
        </w:rPr>
        <w:t>set</w:t>
      </w:r>
      <w:r w:rsidRPr="00BA2F24">
        <w:rPr>
          <w:rFonts w:ascii="Consolas" w:hAnsi="Consolas" w:cs="Consolas"/>
          <w:color w:val="000000"/>
          <w:sz w:val="19"/>
          <w:szCs w:val="19"/>
          <w:lang w:val="en-US"/>
        </w:rPr>
        <w:t>; }</w:t>
      </w:r>
    </w:p>
    <w:p w14:paraId="7B185A19" w14:textId="36CE2865" w:rsidR="00BA2F24" w:rsidRDefault="00BA2F24" w:rsidP="003F5F9E">
      <w:pPr>
        <w:autoSpaceDE w:val="0"/>
        <w:autoSpaceDN w:val="0"/>
        <w:adjustRightInd w:val="0"/>
        <w:spacing w:after="0" w:line="240" w:lineRule="auto"/>
        <w:rPr>
          <w:rFonts w:ascii="Consolas" w:hAnsi="Consolas" w:cs="Consolas"/>
          <w:color w:val="000000"/>
          <w:sz w:val="19"/>
          <w:szCs w:val="19"/>
          <w:lang w:val="en-US"/>
        </w:rPr>
      </w:pPr>
    </w:p>
    <w:p w14:paraId="1DF08BBA" w14:textId="108A2B3E" w:rsidR="00BA2F24" w:rsidRPr="00BA2F24" w:rsidRDefault="00BA2F24" w:rsidP="003F5F9E">
      <w:pPr>
        <w:pStyle w:val="Heading4"/>
        <w:rPr>
          <w:lang w:val="en-US"/>
        </w:rPr>
      </w:pPr>
      <w:r>
        <w:rPr>
          <w:lang w:val="en-US"/>
        </w:rPr>
        <w:t>4.1.1 - Tile</w:t>
      </w:r>
    </w:p>
    <w:p w14:paraId="70456285" w14:textId="77777777" w:rsidR="00BA2F24" w:rsidRPr="00BA2F24" w:rsidRDefault="00BA2F24" w:rsidP="00BA2F24">
      <w:pPr>
        <w:autoSpaceDE w:val="0"/>
        <w:autoSpaceDN w:val="0"/>
        <w:adjustRightInd w:val="0"/>
        <w:spacing w:after="0" w:line="240" w:lineRule="auto"/>
        <w:rPr>
          <w:rFonts w:ascii="Consolas" w:hAnsi="Consolas" w:cs="Consolas"/>
          <w:color w:val="000000"/>
          <w:sz w:val="19"/>
          <w:szCs w:val="19"/>
          <w:lang w:val="en-US"/>
        </w:rPr>
      </w:pPr>
      <w:r w:rsidRPr="00BA2F24">
        <w:rPr>
          <w:rFonts w:ascii="Consolas" w:hAnsi="Consolas" w:cs="Consolas"/>
          <w:color w:val="000000"/>
          <w:sz w:val="19"/>
          <w:szCs w:val="19"/>
          <w:lang w:val="en-US"/>
        </w:rPr>
        <w:t xml:space="preserve">        </w:t>
      </w:r>
      <w:r w:rsidRPr="00BA2F24">
        <w:rPr>
          <w:rFonts w:ascii="Consolas" w:hAnsi="Consolas" w:cs="Consolas"/>
          <w:color w:val="0000FF"/>
          <w:sz w:val="19"/>
          <w:szCs w:val="19"/>
          <w:lang w:val="en-US"/>
        </w:rPr>
        <w:t>public</w:t>
      </w:r>
      <w:r w:rsidRPr="00BA2F24">
        <w:rPr>
          <w:rFonts w:ascii="Consolas" w:hAnsi="Consolas" w:cs="Consolas"/>
          <w:color w:val="000000"/>
          <w:sz w:val="19"/>
          <w:szCs w:val="19"/>
          <w:lang w:val="en-US"/>
        </w:rPr>
        <w:t xml:space="preserve"> </w:t>
      </w:r>
      <w:proofErr w:type="gramStart"/>
      <w:r w:rsidRPr="00BA2F24">
        <w:rPr>
          <w:rFonts w:ascii="Consolas" w:hAnsi="Consolas" w:cs="Consolas"/>
          <w:color w:val="000000"/>
          <w:sz w:val="19"/>
          <w:szCs w:val="19"/>
          <w:lang w:val="en-US"/>
        </w:rPr>
        <w:t>Tile(</w:t>
      </w:r>
      <w:proofErr w:type="gramEnd"/>
      <w:r w:rsidRPr="00BA2F24">
        <w:rPr>
          <w:rFonts w:ascii="Consolas" w:hAnsi="Consolas" w:cs="Consolas"/>
          <w:color w:val="0000FF"/>
          <w:sz w:val="19"/>
          <w:szCs w:val="19"/>
          <w:lang w:val="en-US"/>
        </w:rPr>
        <w:t>int</w:t>
      </w:r>
      <w:r w:rsidRPr="00BA2F24">
        <w:rPr>
          <w:rFonts w:ascii="Consolas" w:hAnsi="Consolas" w:cs="Consolas"/>
          <w:color w:val="000000"/>
          <w:sz w:val="19"/>
          <w:szCs w:val="19"/>
          <w:lang w:val="en-US"/>
        </w:rPr>
        <w:t xml:space="preserve"> rowId, </w:t>
      </w:r>
      <w:r w:rsidRPr="00BA2F24">
        <w:rPr>
          <w:rFonts w:ascii="Consolas" w:hAnsi="Consolas" w:cs="Consolas"/>
          <w:color w:val="2B91AF"/>
          <w:sz w:val="19"/>
          <w:szCs w:val="19"/>
          <w:lang w:val="en-US"/>
        </w:rPr>
        <w:t>Location</w:t>
      </w:r>
      <w:r w:rsidRPr="00BA2F24">
        <w:rPr>
          <w:rFonts w:ascii="Consolas" w:hAnsi="Consolas" w:cs="Consolas"/>
          <w:color w:val="000000"/>
          <w:sz w:val="19"/>
          <w:szCs w:val="19"/>
          <w:lang w:val="en-US"/>
        </w:rPr>
        <w:t xml:space="preserve"> startLocation, </w:t>
      </w:r>
      <w:r w:rsidRPr="00BA2F24">
        <w:rPr>
          <w:rFonts w:ascii="Consolas" w:hAnsi="Consolas" w:cs="Consolas"/>
          <w:color w:val="2B91AF"/>
          <w:sz w:val="19"/>
          <w:szCs w:val="19"/>
          <w:lang w:val="en-US"/>
        </w:rPr>
        <w:t>Location</w:t>
      </w:r>
      <w:r w:rsidRPr="00BA2F24">
        <w:rPr>
          <w:rFonts w:ascii="Consolas" w:hAnsi="Consolas" w:cs="Consolas"/>
          <w:color w:val="000000"/>
          <w:sz w:val="19"/>
          <w:szCs w:val="19"/>
          <w:lang w:val="en-US"/>
        </w:rPr>
        <w:t xml:space="preserve"> endLocation, </w:t>
      </w:r>
      <w:r w:rsidRPr="00BA2F24">
        <w:rPr>
          <w:rFonts w:ascii="Consolas" w:hAnsi="Consolas" w:cs="Consolas"/>
          <w:color w:val="2B91AF"/>
          <w:sz w:val="19"/>
          <w:szCs w:val="19"/>
          <w:lang w:val="en-US"/>
        </w:rPr>
        <w:t>LocationRect</w:t>
      </w:r>
      <w:r w:rsidRPr="00BA2F24">
        <w:rPr>
          <w:rFonts w:ascii="Consolas" w:hAnsi="Consolas" w:cs="Consolas"/>
          <w:color w:val="000000"/>
          <w:sz w:val="19"/>
          <w:szCs w:val="19"/>
          <w:lang w:val="en-US"/>
        </w:rPr>
        <w:t xml:space="preserve"> bounds, </w:t>
      </w:r>
      <w:r w:rsidRPr="00BA2F24">
        <w:rPr>
          <w:rFonts w:ascii="Consolas" w:hAnsi="Consolas" w:cs="Consolas"/>
          <w:color w:val="2B91AF"/>
          <w:sz w:val="19"/>
          <w:szCs w:val="19"/>
          <w:lang w:val="en-US"/>
        </w:rPr>
        <w:t>MapLayer</w:t>
      </w:r>
      <w:r w:rsidRPr="00BA2F24">
        <w:rPr>
          <w:rFonts w:ascii="Consolas" w:hAnsi="Consolas" w:cs="Consolas"/>
          <w:color w:val="000000"/>
          <w:sz w:val="19"/>
          <w:szCs w:val="19"/>
          <w:lang w:val="en-US"/>
        </w:rPr>
        <w:t xml:space="preserve"> route, </w:t>
      </w:r>
      <w:r w:rsidRPr="00BA2F24">
        <w:rPr>
          <w:rFonts w:ascii="Consolas" w:hAnsi="Consolas" w:cs="Consolas"/>
          <w:color w:val="0000FF"/>
          <w:sz w:val="19"/>
          <w:szCs w:val="19"/>
          <w:lang w:val="en-US"/>
        </w:rPr>
        <w:t>string</w:t>
      </w:r>
      <w:r w:rsidRPr="00BA2F24">
        <w:rPr>
          <w:rFonts w:ascii="Consolas" w:hAnsi="Consolas" w:cs="Consolas"/>
          <w:color w:val="000000"/>
          <w:sz w:val="19"/>
          <w:szCs w:val="19"/>
          <w:lang w:val="en-US"/>
        </w:rPr>
        <w:t xml:space="preserve"> title, </w:t>
      </w:r>
      <w:r w:rsidRPr="00BA2F24">
        <w:rPr>
          <w:rFonts w:ascii="Consolas" w:hAnsi="Consolas" w:cs="Consolas"/>
          <w:color w:val="0000FF"/>
          <w:sz w:val="19"/>
          <w:szCs w:val="19"/>
          <w:lang w:val="en-US"/>
        </w:rPr>
        <w:t>string</w:t>
      </w:r>
      <w:r w:rsidRPr="00BA2F24">
        <w:rPr>
          <w:rFonts w:ascii="Consolas" w:hAnsi="Consolas" w:cs="Consolas"/>
          <w:color w:val="000000"/>
          <w:sz w:val="19"/>
          <w:szCs w:val="19"/>
          <w:lang w:val="en-US"/>
        </w:rPr>
        <w:t xml:space="preserve"> date, </w:t>
      </w:r>
      <w:r w:rsidRPr="00BA2F24">
        <w:rPr>
          <w:rFonts w:ascii="Consolas" w:hAnsi="Consolas" w:cs="Consolas"/>
          <w:color w:val="0000FF"/>
          <w:sz w:val="19"/>
          <w:szCs w:val="19"/>
          <w:lang w:val="en-US"/>
        </w:rPr>
        <w:t>double</w:t>
      </w:r>
      <w:r w:rsidRPr="00BA2F24">
        <w:rPr>
          <w:rFonts w:ascii="Consolas" w:hAnsi="Consolas" w:cs="Consolas"/>
          <w:color w:val="000000"/>
          <w:sz w:val="19"/>
          <w:szCs w:val="19"/>
          <w:lang w:val="en-US"/>
        </w:rPr>
        <w:t xml:space="preserve"> distance, </w:t>
      </w:r>
      <w:r w:rsidRPr="00BA2F24">
        <w:rPr>
          <w:rFonts w:ascii="Consolas" w:hAnsi="Consolas" w:cs="Consolas"/>
          <w:color w:val="0000FF"/>
          <w:sz w:val="19"/>
          <w:szCs w:val="19"/>
          <w:lang w:val="en-US"/>
        </w:rPr>
        <w:t>string</w:t>
      </w:r>
      <w:r w:rsidRPr="00BA2F24">
        <w:rPr>
          <w:rFonts w:ascii="Consolas" w:hAnsi="Consolas" w:cs="Consolas"/>
          <w:color w:val="000000"/>
          <w:sz w:val="19"/>
          <w:szCs w:val="19"/>
          <w:lang w:val="en-US"/>
        </w:rPr>
        <w:t xml:space="preserve"> duration) {</w:t>
      </w:r>
    </w:p>
    <w:p w14:paraId="30E188D2" w14:textId="77777777" w:rsidR="00BA2F24" w:rsidRPr="00BA2F24" w:rsidRDefault="00BA2F24" w:rsidP="00BA2F24">
      <w:pPr>
        <w:autoSpaceDE w:val="0"/>
        <w:autoSpaceDN w:val="0"/>
        <w:adjustRightInd w:val="0"/>
        <w:spacing w:after="0" w:line="240" w:lineRule="auto"/>
        <w:rPr>
          <w:rFonts w:ascii="Consolas" w:hAnsi="Consolas" w:cs="Consolas"/>
          <w:color w:val="000000"/>
          <w:sz w:val="19"/>
          <w:szCs w:val="19"/>
          <w:lang w:val="en-US"/>
        </w:rPr>
      </w:pPr>
      <w:r w:rsidRPr="00BA2F24">
        <w:rPr>
          <w:rFonts w:ascii="Consolas" w:hAnsi="Consolas" w:cs="Consolas"/>
          <w:color w:val="000000"/>
          <w:sz w:val="19"/>
          <w:szCs w:val="19"/>
          <w:lang w:val="en-US"/>
        </w:rPr>
        <w:t xml:space="preserve">            RowId = rowId;</w:t>
      </w:r>
    </w:p>
    <w:p w14:paraId="574AA78B" w14:textId="77777777" w:rsidR="00BA2F24" w:rsidRPr="00BA2F24" w:rsidRDefault="00BA2F24" w:rsidP="00BA2F24">
      <w:pPr>
        <w:autoSpaceDE w:val="0"/>
        <w:autoSpaceDN w:val="0"/>
        <w:adjustRightInd w:val="0"/>
        <w:spacing w:after="0" w:line="240" w:lineRule="auto"/>
        <w:rPr>
          <w:rFonts w:ascii="Consolas" w:hAnsi="Consolas" w:cs="Consolas"/>
          <w:color w:val="000000"/>
          <w:sz w:val="19"/>
          <w:szCs w:val="19"/>
          <w:lang w:val="en-US"/>
        </w:rPr>
      </w:pPr>
      <w:r w:rsidRPr="00BA2F24">
        <w:rPr>
          <w:rFonts w:ascii="Consolas" w:hAnsi="Consolas" w:cs="Consolas"/>
          <w:color w:val="000000"/>
          <w:sz w:val="19"/>
          <w:szCs w:val="19"/>
          <w:lang w:val="en-US"/>
        </w:rPr>
        <w:t xml:space="preserve">            StartLocation = startLocation;</w:t>
      </w:r>
    </w:p>
    <w:p w14:paraId="660A75BB" w14:textId="77777777" w:rsidR="00BA2F24" w:rsidRPr="00BA2F24" w:rsidRDefault="00BA2F24" w:rsidP="00BA2F24">
      <w:pPr>
        <w:autoSpaceDE w:val="0"/>
        <w:autoSpaceDN w:val="0"/>
        <w:adjustRightInd w:val="0"/>
        <w:spacing w:after="0" w:line="240" w:lineRule="auto"/>
        <w:rPr>
          <w:rFonts w:ascii="Consolas" w:hAnsi="Consolas" w:cs="Consolas"/>
          <w:color w:val="000000"/>
          <w:sz w:val="19"/>
          <w:szCs w:val="19"/>
          <w:lang w:val="en-US"/>
        </w:rPr>
      </w:pPr>
      <w:r w:rsidRPr="00BA2F24">
        <w:rPr>
          <w:rFonts w:ascii="Consolas" w:hAnsi="Consolas" w:cs="Consolas"/>
          <w:color w:val="000000"/>
          <w:sz w:val="19"/>
          <w:szCs w:val="19"/>
          <w:lang w:val="en-US"/>
        </w:rPr>
        <w:t xml:space="preserve">            EndLocation = endLocation;</w:t>
      </w:r>
    </w:p>
    <w:p w14:paraId="3A5378E6" w14:textId="77777777" w:rsidR="00BA2F24" w:rsidRPr="00BA2F24" w:rsidRDefault="00BA2F24" w:rsidP="00BA2F24">
      <w:pPr>
        <w:autoSpaceDE w:val="0"/>
        <w:autoSpaceDN w:val="0"/>
        <w:adjustRightInd w:val="0"/>
        <w:spacing w:after="0" w:line="240" w:lineRule="auto"/>
        <w:rPr>
          <w:rFonts w:ascii="Consolas" w:hAnsi="Consolas" w:cs="Consolas"/>
          <w:color w:val="000000"/>
          <w:sz w:val="19"/>
          <w:szCs w:val="19"/>
          <w:lang w:val="en-US"/>
        </w:rPr>
      </w:pPr>
      <w:r w:rsidRPr="00BA2F24">
        <w:rPr>
          <w:rFonts w:ascii="Consolas" w:hAnsi="Consolas" w:cs="Consolas"/>
          <w:color w:val="000000"/>
          <w:sz w:val="19"/>
          <w:szCs w:val="19"/>
          <w:lang w:val="en-US"/>
        </w:rPr>
        <w:t xml:space="preserve">            Bounds = bounds;</w:t>
      </w:r>
    </w:p>
    <w:p w14:paraId="2F51F3F6" w14:textId="77777777" w:rsidR="00BA2F24" w:rsidRPr="00BA2F24" w:rsidRDefault="00BA2F24" w:rsidP="00BA2F24">
      <w:pPr>
        <w:autoSpaceDE w:val="0"/>
        <w:autoSpaceDN w:val="0"/>
        <w:adjustRightInd w:val="0"/>
        <w:spacing w:after="0" w:line="240" w:lineRule="auto"/>
        <w:rPr>
          <w:rFonts w:ascii="Consolas" w:hAnsi="Consolas" w:cs="Consolas"/>
          <w:color w:val="000000"/>
          <w:sz w:val="19"/>
          <w:szCs w:val="19"/>
          <w:lang w:val="en-US"/>
        </w:rPr>
      </w:pPr>
      <w:r w:rsidRPr="00BA2F24">
        <w:rPr>
          <w:rFonts w:ascii="Consolas" w:hAnsi="Consolas" w:cs="Consolas"/>
          <w:color w:val="000000"/>
          <w:sz w:val="19"/>
          <w:szCs w:val="19"/>
          <w:lang w:val="en-US"/>
        </w:rPr>
        <w:t xml:space="preserve">            Route = route;</w:t>
      </w:r>
    </w:p>
    <w:p w14:paraId="7608E720" w14:textId="77777777" w:rsidR="00BA2F24" w:rsidRPr="00BA2F24" w:rsidRDefault="00BA2F24" w:rsidP="00BA2F24">
      <w:pPr>
        <w:autoSpaceDE w:val="0"/>
        <w:autoSpaceDN w:val="0"/>
        <w:adjustRightInd w:val="0"/>
        <w:spacing w:after="0" w:line="240" w:lineRule="auto"/>
        <w:rPr>
          <w:rFonts w:ascii="Consolas" w:hAnsi="Consolas" w:cs="Consolas"/>
          <w:color w:val="000000"/>
          <w:sz w:val="19"/>
          <w:szCs w:val="19"/>
          <w:lang w:val="en-US"/>
        </w:rPr>
      </w:pPr>
      <w:r w:rsidRPr="00BA2F24">
        <w:rPr>
          <w:rFonts w:ascii="Consolas" w:hAnsi="Consolas" w:cs="Consolas"/>
          <w:color w:val="000000"/>
          <w:sz w:val="19"/>
          <w:szCs w:val="19"/>
          <w:lang w:val="en-US"/>
        </w:rPr>
        <w:t xml:space="preserve">            Title = title;</w:t>
      </w:r>
    </w:p>
    <w:p w14:paraId="4E97B0C2" w14:textId="77777777" w:rsidR="00BA2F24" w:rsidRPr="00BA2F24" w:rsidRDefault="00BA2F24" w:rsidP="00BA2F24">
      <w:pPr>
        <w:autoSpaceDE w:val="0"/>
        <w:autoSpaceDN w:val="0"/>
        <w:adjustRightInd w:val="0"/>
        <w:spacing w:after="0" w:line="240" w:lineRule="auto"/>
        <w:rPr>
          <w:rFonts w:ascii="Consolas" w:hAnsi="Consolas" w:cs="Consolas"/>
          <w:color w:val="000000"/>
          <w:sz w:val="19"/>
          <w:szCs w:val="19"/>
          <w:lang w:val="en-US"/>
        </w:rPr>
      </w:pPr>
      <w:r w:rsidRPr="00BA2F24">
        <w:rPr>
          <w:rFonts w:ascii="Consolas" w:hAnsi="Consolas" w:cs="Consolas"/>
          <w:color w:val="000000"/>
          <w:sz w:val="19"/>
          <w:szCs w:val="19"/>
          <w:lang w:val="en-US"/>
        </w:rPr>
        <w:t xml:space="preserve">            Date = date;</w:t>
      </w:r>
    </w:p>
    <w:p w14:paraId="2C64DF50" w14:textId="77777777" w:rsidR="00BA2F24" w:rsidRPr="00BA2F24" w:rsidRDefault="00BA2F24" w:rsidP="00BA2F24">
      <w:pPr>
        <w:autoSpaceDE w:val="0"/>
        <w:autoSpaceDN w:val="0"/>
        <w:adjustRightInd w:val="0"/>
        <w:spacing w:after="0" w:line="240" w:lineRule="auto"/>
        <w:rPr>
          <w:rFonts w:ascii="Consolas" w:hAnsi="Consolas" w:cs="Consolas"/>
          <w:color w:val="000000"/>
          <w:sz w:val="19"/>
          <w:szCs w:val="19"/>
          <w:lang w:val="en-US"/>
        </w:rPr>
      </w:pPr>
      <w:r w:rsidRPr="00BA2F24">
        <w:rPr>
          <w:rFonts w:ascii="Consolas" w:hAnsi="Consolas" w:cs="Consolas"/>
          <w:color w:val="000000"/>
          <w:sz w:val="19"/>
          <w:szCs w:val="19"/>
          <w:lang w:val="en-US"/>
        </w:rPr>
        <w:t xml:space="preserve">            Distance = distance;</w:t>
      </w:r>
    </w:p>
    <w:p w14:paraId="34D7DBED" w14:textId="77777777" w:rsidR="00BA2F24" w:rsidRPr="00BA2F24" w:rsidRDefault="00BA2F24" w:rsidP="00BA2F24">
      <w:pPr>
        <w:autoSpaceDE w:val="0"/>
        <w:autoSpaceDN w:val="0"/>
        <w:adjustRightInd w:val="0"/>
        <w:spacing w:after="0" w:line="240" w:lineRule="auto"/>
        <w:rPr>
          <w:rFonts w:ascii="Consolas" w:hAnsi="Consolas" w:cs="Consolas"/>
          <w:color w:val="000000"/>
          <w:sz w:val="19"/>
          <w:szCs w:val="19"/>
          <w:lang w:val="en-US"/>
        </w:rPr>
      </w:pPr>
      <w:r w:rsidRPr="00BA2F24">
        <w:rPr>
          <w:rFonts w:ascii="Consolas" w:hAnsi="Consolas" w:cs="Consolas"/>
          <w:color w:val="000000"/>
          <w:sz w:val="19"/>
          <w:szCs w:val="19"/>
          <w:lang w:val="en-US"/>
        </w:rPr>
        <w:t xml:space="preserve">            Duration = duration;</w:t>
      </w:r>
    </w:p>
    <w:p w14:paraId="581CE119" w14:textId="77777777" w:rsidR="00BA2F24" w:rsidRPr="00991A38" w:rsidRDefault="00BA2F24" w:rsidP="00BA2F24">
      <w:pPr>
        <w:autoSpaceDE w:val="0"/>
        <w:autoSpaceDN w:val="0"/>
        <w:adjustRightInd w:val="0"/>
        <w:spacing w:after="0" w:line="240" w:lineRule="auto"/>
        <w:rPr>
          <w:rFonts w:ascii="Consolas" w:hAnsi="Consolas" w:cs="Consolas"/>
          <w:color w:val="000000"/>
          <w:sz w:val="19"/>
          <w:szCs w:val="19"/>
          <w:lang w:val="en-US"/>
        </w:rPr>
      </w:pPr>
      <w:r w:rsidRPr="00BA2F24">
        <w:rPr>
          <w:rFonts w:ascii="Consolas" w:hAnsi="Consolas" w:cs="Consolas"/>
          <w:color w:val="000000"/>
          <w:sz w:val="19"/>
          <w:szCs w:val="19"/>
          <w:lang w:val="en-US"/>
        </w:rPr>
        <w:t xml:space="preserve">        </w:t>
      </w:r>
      <w:r w:rsidRPr="00991A38">
        <w:rPr>
          <w:rFonts w:ascii="Consolas" w:hAnsi="Consolas" w:cs="Consolas"/>
          <w:color w:val="000000"/>
          <w:sz w:val="19"/>
          <w:szCs w:val="19"/>
          <w:lang w:val="en-US"/>
        </w:rPr>
        <w:t>}</w:t>
      </w:r>
    </w:p>
    <w:p w14:paraId="66F4594A" w14:textId="77777777" w:rsidR="00BA2F24" w:rsidRPr="00991A38" w:rsidRDefault="00BA2F24" w:rsidP="00BA2F24">
      <w:pPr>
        <w:autoSpaceDE w:val="0"/>
        <w:autoSpaceDN w:val="0"/>
        <w:adjustRightInd w:val="0"/>
        <w:spacing w:after="0" w:line="240" w:lineRule="auto"/>
        <w:rPr>
          <w:rFonts w:ascii="Consolas" w:hAnsi="Consolas" w:cs="Consolas"/>
          <w:color w:val="000000"/>
          <w:sz w:val="19"/>
          <w:szCs w:val="19"/>
          <w:lang w:val="en-US"/>
        </w:rPr>
      </w:pPr>
      <w:r w:rsidRPr="00991A38">
        <w:rPr>
          <w:rFonts w:ascii="Consolas" w:hAnsi="Consolas" w:cs="Consolas"/>
          <w:color w:val="000000"/>
          <w:sz w:val="19"/>
          <w:szCs w:val="19"/>
          <w:lang w:val="en-US"/>
        </w:rPr>
        <w:t xml:space="preserve">    }</w:t>
      </w:r>
    </w:p>
    <w:p w14:paraId="0B80918F" w14:textId="4987467A" w:rsidR="00BA2F24" w:rsidRPr="00991A38" w:rsidRDefault="00BA2F24" w:rsidP="00BA2F24">
      <w:pPr>
        <w:rPr>
          <w:rFonts w:ascii="Consolas" w:hAnsi="Consolas" w:cs="Consolas"/>
          <w:color w:val="000000"/>
          <w:sz w:val="19"/>
          <w:szCs w:val="19"/>
          <w:lang w:val="en-US"/>
        </w:rPr>
      </w:pPr>
      <w:r w:rsidRPr="00991A38">
        <w:rPr>
          <w:rFonts w:ascii="Consolas" w:hAnsi="Consolas" w:cs="Consolas"/>
          <w:color w:val="000000"/>
          <w:sz w:val="19"/>
          <w:szCs w:val="19"/>
          <w:lang w:val="en-US"/>
        </w:rPr>
        <w:t>}</w:t>
      </w:r>
    </w:p>
    <w:p w14:paraId="0DCA0C1D" w14:textId="1385CFA9" w:rsidR="004C441F" w:rsidRDefault="004C441F" w:rsidP="004C441F">
      <w:pPr>
        <w:pStyle w:val="Heading2"/>
        <w:rPr>
          <w:lang w:val="en-US"/>
        </w:rPr>
      </w:pPr>
      <w:bookmarkStart w:id="180" w:name="_Toc485739109"/>
      <w:bookmarkStart w:id="181" w:name="_Toc485754298"/>
      <w:bookmarkStart w:id="182" w:name="_Toc485813016"/>
      <w:bookmarkStart w:id="183" w:name="_Toc485814350"/>
      <w:r>
        <w:rPr>
          <w:lang w:val="en-US"/>
        </w:rPr>
        <w:t>Android</w:t>
      </w:r>
      <w:bookmarkEnd w:id="180"/>
      <w:bookmarkEnd w:id="181"/>
      <w:bookmarkEnd w:id="182"/>
      <w:bookmarkEnd w:id="183"/>
    </w:p>
    <w:p w14:paraId="70152214" w14:textId="413BEC91" w:rsidR="004C441F" w:rsidRDefault="003F5F9E" w:rsidP="003F5F9E">
      <w:pPr>
        <w:pStyle w:val="Heading3"/>
        <w:rPr>
          <w:lang w:val="en-US"/>
        </w:rPr>
      </w:pPr>
      <w:bookmarkStart w:id="184" w:name="_Toc485739110"/>
      <w:bookmarkStart w:id="185" w:name="_Toc485754299"/>
      <w:bookmarkStart w:id="186" w:name="_Toc485813017"/>
      <w:bookmarkStart w:id="187" w:name="_Toc485814351"/>
      <w:r>
        <w:rPr>
          <w:lang w:val="en-US"/>
        </w:rPr>
        <w:t xml:space="preserve">5.1.0 - </w:t>
      </w:r>
      <w:r w:rsidR="00845D4D">
        <w:rPr>
          <w:lang w:val="en-US"/>
        </w:rPr>
        <w:t>LoginActivity.java</w:t>
      </w:r>
      <w:bookmarkEnd w:id="184"/>
      <w:bookmarkEnd w:id="185"/>
      <w:bookmarkEnd w:id="186"/>
      <w:bookmarkEnd w:id="187"/>
    </w:p>
    <w:p w14:paraId="5627DCE7" w14:textId="77777777" w:rsidR="00845D4D" w:rsidRPr="00845D4D" w:rsidRDefault="00845D4D" w:rsidP="00845D4D">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b/>
          <w:bCs/>
          <w:color w:val="00007F"/>
          <w:sz w:val="18"/>
          <w:szCs w:val="18"/>
          <w:lang w:val="en-US"/>
        </w:rPr>
        <w:t>package</w:t>
      </w:r>
      <w:r w:rsidRPr="00845D4D">
        <w:rPr>
          <w:rFonts w:ascii="Verdana" w:hAnsi="Verdana" w:cs="Verdana"/>
          <w:color w:val="808080"/>
          <w:sz w:val="18"/>
          <w:szCs w:val="18"/>
          <w:lang w:val="en-US"/>
        </w:rPr>
        <w:t xml:space="preserve"> </w:t>
      </w:r>
      <w:proofErr w:type="gramStart"/>
      <w:r w:rsidRPr="00845D4D">
        <w:rPr>
          <w:rFonts w:ascii="Verdana" w:hAnsi="Verdana" w:cs="Verdana"/>
          <w:color w:val="000000"/>
          <w:sz w:val="18"/>
          <w:szCs w:val="18"/>
          <w:lang w:val="en-US"/>
        </w:rPr>
        <w:t>com</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raven</w:t>
      </w:r>
      <w:proofErr w:type="gramEnd"/>
      <w:r w:rsidRPr="00845D4D">
        <w:rPr>
          <w:rFonts w:ascii="Verdana" w:hAnsi="Verdana" w:cs="Verdana"/>
          <w:color w:val="000000"/>
          <w:sz w:val="18"/>
          <w:szCs w:val="18"/>
          <w:lang w:val="en-US"/>
        </w:rPr>
        <w:t>_gps</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raven</w:t>
      </w:r>
      <w:r w:rsidRPr="00845D4D">
        <w:rPr>
          <w:rFonts w:ascii="Verdana" w:hAnsi="Verdana" w:cs="Verdana"/>
          <w:b/>
          <w:bCs/>
          <w:color w:val="000000"/>
          <w:sz w:val="18"/>
          <w:szCs w:val="18"/>
          <w:lang w:val="en-US"/>
        </w:rPr>
        <w:t>;</w:t>
      </w:r>
    </w:p>
    <w:p w14:paraId="525270CB" w14:textId="77777777" w:rsidR="00845D4D" w:rsidRPr="00845D4D" w:rsidRDefault="00845D4D" w:rsidP="00845D4D">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b/>
          <w:bCs/>
          <w:color w:val="00007F"/>
          <w:sz w:val="18"/>
          <w:szCs w:val="18"/>
          <w:lang w:val="en-US"/>
        </w:rPr>
        <w:t>import</w:t>
      </w:r>
      <w:r w:rsidRPr="00845D4D">
        <w:rPr>
          <w:rFonts w:ascii="Verdana" w:hAnsi="Verdana" w:cs="Verdana"/>
          <w:color w:val="808080"/>
          <w:sz w:val="18"/>
          <w:szCs w:val="18"/>
          <w:lang w:val="en-US"/>
        </w:rPr>
        <w:t xml:space="preserve"> </w:t>
      </w:r>
      <w:proofErr w:type="gramStart"/>
      <w:r w:rsidRPr="00845D4D">
        <w:rPr>
          <w:rFonts w:ascii="Verdana" w:hAnsi="Verdana" w:cs="Verdana"/>
          <w:color w:val="000000"/>
          <w:sz w:val="18"/>
          <w:szCs w:val="18"/>
          <w:lang w:val="en-US"/>
        </w:rPr>
        <w:t>android</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content</w:t>
      </w:r>
      <w:proofErr w:type="gramEnd"/>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Intent</w:t>
      </w:r>
      <w:r w:rsidRPr="00845D4D">
        <w:rPr>
          <w:rFonts w:ascii="Verdana" w:hAnsi="Verdana" w:cs="Verdana"/>
          <w:b/>
          <w:bCs/>
          <w:color w:val="000000"/>
          <w:sz w:val="18"/>
          <w:szCs w:val="18"/>
          <w:lang w:val="en-US"/>
        </w:rPr>
        <w:t>;</w:t>
      </w:r>
    </w:p>
    <w:p w14:paraId="3FBE04A5" w14:textId="77777777" w:rsidR="00845D4D" w:rsidRPr="00845D4D" w:rsidRDefault="00845D4D" w:rsidP="00845D4D">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b/>
          <w:bCs/>
          <w:color w:val="00007F"/>
          <w:sz w:val="18"/>
          <w:szCs w:val="18"/>
          <w:lang w:val="en-US"/>
        </w:rPr>
        <w:t>import</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android</w:t>
      </w:r>
      <w:r w:rsidRPr="00845D4D">
        <w:rPr>
          <w:rFonts w:ascii="Verdana" w:hAnsi="Verdana" w:cs="Verdana"/>
          <w:b/>
          <w:bCs/>
          <w:color w:val="000000"/>
          <w:sz w:val="18"/>
          <w:szCs w:val="18"/>
          <w:lang w:val="en-US"/>
        </w:rPr>
        <w:t>.</w:t>
      </w:r>
      <w:proofErr w:type="gramStart"/>
      <w:r w:rsidRPr="00845D4D">
        <w:rPr>
          <w:rFonts w:ascii="Verdana" w:hAnsi="Verdana" w:cs="Verdana"/>
          <w:color w:val="000000"/>
          <w:sz w:val="18"/>
          <w:szCs w:val="18"/>
          <w:lang w:val="en-US"/>
        </w:rPr>
        <w:t>os</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AsyncTask</w:t>
      </w:r>
      <w:proofErr w:type="gramEnd"/>
      <w:r w:rsidRPr="00845D4D">
        <w:rPr>
          <w:rFonts w:ascii="Verdana" w:hAnsi="Verdana" w:cs="Verdana"/>
          <w:b/>
          <w:bCs/>
          <w:color w:val="000000"/>
          <w:sz w:val="18"/>
          <w:szCs w:val="18"/>
          <w:lang w:val="en-US"/>
        </w:rPr>
        <w:t>;</w:t>
      </w:r>
    </w:p>
    <w:p w14:paraId="77C5132B" w14:textId="77777777" w:rsidR="00845D4D" w:rsidRPr="00845D4D" w:rsidRDefault="00845D4D" w:rsidP="00845D4D">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b/>
          <w:bCs/>
          <w:color w:val="00007F"/>
          <w:sz w:val="18"/>
          <w:szCs w:val="18"/>
          <w:lang w:val="en-US"/>
        </w:rPr>
        <w:t>import</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android</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support</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v7</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app</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AppCompatActivity</w:t>
      </w:r>
      <w:r w:rsidRPr="00845D4D">
        <w:rPr>
          <w:rFonts w:ascii="Verdana" w:hAnsi="Verdana" w:cs="Verdana"/>
          <w:b/>
          <w:bCs/>
          <w:color w:val="000000"/>
          <w:sz w:val="18"/>
          <w:szCs w:val="18"/>
          <w:lang w:val="en-US"/>
        </w:rPr>
        <w:t>;</w:t>
      </w:r>
    </w:p>
    <w:p w14:paraId="5E7D41AB" w14:textId="77777777" w:rsidR="00845D4D" w:rsidRPr="00845D4D" w:rsidRDefault="00845D4D" w:rsidP="00845D4D">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b/>
          <w:bCs/>
          <w:color w:val="00007F"/>
          <w:sz w:val="18"/>
          <w:szCs w:val="18"/>
          <w:lang w:val="en-US"/>
        </w:rPr>
        <w:t>import</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android</w:t>
      </w:r>
      <w:r w:rsidRPr="00845D4D">
        <w:rPr>
          <w:rFonts w:ascii="Verdana" w:hAnsi="Verdana" w:cs="Verdana"/>
          <w:b/>
          <w:bCs/>
          <w:color w:val="000000"/>
          <w:sz w:val="18"/>
          <w:szCs w:val="18"/>
          <w:lang w:val="en-US"/>
        </w:rPr>
        <w:t>.</w:t>
      </w:r>
      <w:proofErr w:type="gramStart"/>
      <w:r w:rsidRPr="00845D4D">
        <w:rPr>
          <w:rFonts w:ascii="Verdana" w:hAnsi="Verdana" w:cs="Verdana"/>
          <w:color w:val="000000"/>
          <w:sz w:val="18"/>
          <w:szCs w:val="18"/>
          <w:lang w:val="en-US"/>
        </w:rPr>
        <w:t>os</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Bundle</w:t>
      </w:r>
      <w:proofErr w:type="gramEnd"/>
      <w:r w:rsidRPr="00845D4D">
        <w:rPr>
          <w:rFonts w:ascii="Verdana" w:hAnsi="Verdana" w:cs="Verdana"/>
          <w:b/>
          <w:bCs/>
          <w:color w:val="000000"/>
          <w:sz w:val="18"/>
          <w:szCs w:val="18"/>
          <w:lang w:val="en-US"/>
        </w:rPr>
        <w:t>;</w:t>
      </w:r>
    </w:p>
    <w:p w14:paraId="064D3071" w14:textId="77777777" w:rsidR="00845D4D" w:rsidRPr="00845D4D" w:rsidRDefault="00845D4D" w:rsidP="00845D4D">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b/>
          <w:bCs/>
          <w:color w:val="00007F"/>
          <w:sz w:val="18"/>
          <w:szCs w:val="18"/>
          <w:lang w:val="en-US"/>
        </w:rPr>
        <w:t>import</w:t>
      </w:r>
      <w:r w:rsidRPr="00845D4D">
        <w:rPr>
          <w:rFonts w:ascii="Verdana" w:hAnsi="Verdana" w:cs="Verdana"/>
          <w:color w:val="808080"/>
          <w:sz w:val="18"/>
          <w:szCs w:val="18"/>
          <w:lang w:val="en-US"/>
        </w:rPr>
        <w:t xml:space="preserve"> </w:t>
      </w:r>
      <w:proofErr w:type="gramStart"/>
      <w:r w:rsidRPr="00845D4D">
        <w:rPr>
          <w:rFonts w:ascii="Verdana" w:hAnsi="Verdana" w:cs="Verdana"/>
          <w:color w:val="000000"/>
          <w:sz w:val="18"/>
          <w:szCs w:val="18"/>
          <w:lang w:val="en-US"/>
        </w:rPr>
        <w:t>android</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util</w:t>
      </w:r>
      <w:proofErr w:type="gramEnd"/>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Log</w:t>
      </w:r>
      <w:r w:rsidRPr="00845D4D">
        <w:rPr>
          <w:rFonts w:ascii="Verdana" w:hAnsi="Verdana" w:cs="Verdana"/>
          <w:b/>
          <w:bCs/>
          <w:color w:val="000000"/>
          <w:sz w:val="18"/>
          <w:szCs w:val="18"/>
          <w:lang w:val="en-US"/>
        </w:rPr>
        <w:t>;</w:t>
      </w:r>
    </w:p>
    <w:p w14:paraId="5A480111" w14:textId="77777777" w:rsidR="00845D4D" w:rsidRPr="00845D4D" w:rsidRDefault="00845D4D" w:rsidP="00845D4D">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b/>
          <w:bCs/>
          <w:color w:val="00007F"/>
          <w:sz w:val="18"/>
          <w:szCs w:val="18"/>
          <w:lang w:val="en-US"/>
        </w:rPr>
        <w:t>import</w:t>
      </w:r>
      <w:r w:rsidRPr="00845D4D">
        <w:rPr>
          <w:rFonts w:ascii="Verdana" w:hAnsi="Verdana" w:cs="Verdana"/>
          <w:color w:val="808080"/>
          <w:sz w:val="18"/>
          <w:szCs w:val="18"/>
          <w:lang w:val="en-US"/>
        </w:rPr>
        <w:t xml:space="preserve"> </w:t>
      </w:r>
      <w:proofErr w:type="gramStart"/>
      <w:r w:rsidRPr="00845D4D">
        <w:rPr>
          <w:rFonts w:ascii="Verdana" w:hAnsi="Verdana" w:cs="Verdana"/>
          <w:color w:val="000000"/>
          <w:sz w:val="18"/>
          <w:szCs w:val="18"/>
          <w:lang w:val="en-US"/>
        </w:rPr>
        <w:t>android</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view</w:t>
      </w:r>
      <w:proofErr w:type="gramEnd"/>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View</w:t>
      </w:r>
      <w:r w:rsidRPr="00845D4D">
        <w:rPr>
          <w:rFonts w:ascii="Verdana" w:hAnsi="Verdana" w:cs="Verdana"/>
          <w:b/>
          <w:bCs/>
          <w:color w:val="000000"/>
          <w:sz w:val="18"/>
          <w:szCs w:val="18"/>
          <w:lang w:val="en-US"/>
        </w:rPr>
        <w:t>;</w:t>
      </w:r>
    </w:p>
    <w:p w14:paraId="175DD4DA" w14:textId="77777777" w:rsidR="00845D4D" w:rsidRPr="00845D4D" w:rsidRDefault="00845D4D" w:rsidP="00845D4D">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b/>
          <w:bCs/>
          <w:color w:val="00007F"/>
          <w:sz w:val="18"/>
          <w:szCs w:val="18"/>
          <w:lang w:val="en-US"/>
        </w:rPr>
        <w:t>import</w:t>
      </w:r>
      <w:r w:rsidRPr="00845D4D">
        <w:rPr>
          <w:rFonts w:ascii="Verdana" w:hAnsi="Verdana" w:cs="Verdana"/>
          <w:color w:val="808080"/>
          <w:sz w:val="18"/>
          <w:szCs w:val="18"/>
          <w:lang w:val="en-US"/>
        </w:rPr>
        <w:t xml:space="preserve"> </w:t>
      </w:r>
      <w:proofErr w:type="gramStart"/>
      <w:r w:rsidRPr="00845D4D">
        <w:rPr>
          <w:rFonts w:ascii="Verdana" w:hAnsi="Verdana" w:cs="Verdana"/>
          <w:color w:val="000000"/>
          <w:sz w:val="18"/>
          <w:szCs w:val="18"/>
          <w:lang w:val="en-US"/>
        </w:rPr>
        <w:t>android</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widget</w:t>
      </w:r>
      <w:proofErr w:type="gramEnd"/>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EditText</w:t>
      </w:r>
      <w:r w:rsidRPr="00845D4D">
        <w:rPr>
          <w:rFonts w:ascii="Verdana" w:hAnsi="Verdana" w:cs="Verdana"/>
          <w:b/>
          <w:bCs/>
          <w:color w:val="000000"/>
          <w:sz w:val="18"/>
          <w:szCs w:val="18"/>
          <w:lang w:val="en-US"/>
        </w:rPr>
        <w:t>;</w:t>
      </w:r>
    </w:p>
    <w:p w14:paraId="05BB6359" w14:textId="77777777" w:rsidR="00845D4D" w:rsidRPr="00845D4D" w:rsidRDefault="00845D4D" w:rsidP="00845D4D">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b/>
          <w:bCs/>
          <w:color w:val="00007F"/>
          <w:sz w:val="18"/>
          <w:szCs w:val="18"/>
          <w:lang w:val="en-US"/>
        </w:rPr>
        <w:t>import</w:t>
      </w:r>
      <w:r w:rsidRPr="00845D4D">
        <w:rPr>
          <w:rFonts w:ascii="Verdana" w:hAnsi="Verdana" w:cs="Verdana"/>
          <w:color w:val="808080"/>
          <w:sz w:val="18"/>
          <w:szCs w:val="18"/>
          <w:lang w:val="en-US"/>
        </w:rPr>
        <w:t xml:space="preserve"> </w:t>
      </w:r>
      <w:proofErr w:type="gramStart"/>
      <w:r w:rsidRPr="00845D4D">
        <w:rPr>
          <w:rFonts w:ascii="Verdana" w:hAnsi="Verdana" w:cs="Verdana"/>
          <w:color w:val="000000"/>
          <w:sz w:val="18"/>
          <w:szCs w:val="18"/>
          <w:lang w:val="en-US"/>
        </w:rPr>
        <w:t>android</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widget</w:t>
      </w:r>
      <w:proofErr w:type="gramEnd"/>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Toast</w:t>
      </w:r>
      <w:r w:rsidRPr="00845D4D">
        <w:rPr>
          <w:rFonts w:ascii="Verdana" w:hAnsi="Verdana" w:cs="Verdana"/>
          <w:b/>
          <w:bCs/>
          <w:color w:val="000000"/>
          <w:sz w:val="18"/>
          <w:szCs w:val="18"/>
          <w:lang w:val="en-US"/>
        </w:rPr>
        <w:t>;</w:t>
      </w:r>
    </w:p>
    <w:p w14:paraId="00DF10FF" w14:textId="77777777" w:rsidR="00845D4D" w:rsidRPr="00845D4D" w:rsidRDefault="00845D4D" w:rsidP="00845D4D">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b/>
          <w:bCs/>
          <w:color w:val="00007F"/>
          <w:sz w:val="18"/>
          <w:szCs w:val="18"/>
          <w:lang w:val="en-US"/>
        </w:rPr>
        <w:t>import</w:t>
      </w:r>
      <w:r w:rsidRPr="00845D4D">
        <w:rPr>
          <w:rFonts w:ascii="Verdana" w:hAnsi="Verdana" w:cs="Verdana"/>
          <w:color w:val="808080"/>
          <w:sz w:val="18"/>
          <w:szCs w:val="18"/>
          <w:lang w:val="en-US"/>
        </w:rPr>
        <w:t xml:space="preserve"> </w:t>
      </w:r>
      <w:proofErr w:type="gramStart"/>
      <w:r w:rsidRPr="00845D4D">
        <w:rPr>
          <w:rFonts w:ascii="Verdana" w:hAnsi="Verdana" w:cs="Verdana"/>
          <w:color w:val="000000"/>
          <w:sz w:val="18"/>
          <w:szCs w:val="18"/>
          <w:lang w:val="en-US"/>
        </w:rPr>
        <w:t>java</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io</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BufferedReader</w:t>
      </w:r>
      <w:proofErr w:type="gramEnd"/>
      <w:r w:rsidRPr="00845D4D">
        <w:rPr>
          <w:rFonts w:ascii="Verdana" w:hAnsi="Verdana" w:cs="Verdana"/>
          <w:b/>
          <w:bCs/>
          <w:color w:val="000000"/>
          <w:sz w:val="18"/>
          <w:szCs w:val="18"/>
          <w:lang w:val="en-US"/>
        </w:rPr>
        <w:t>;</w:t>
      </w:r>
    </w:p>
    <w:p w14:paraId="089BBAF1" w14:textId="77777777" w:rsidR="00845D4D" w:rsidRPr="00845D4D" w:rsidRDefault="00845D4D" w:rsidP="00845D4D">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b/>
          <w:bCs/>
          <w:color w:val="00007F"/>
          <w:sz w:val="18"/>
          <w:szCs w:val="18"/>
          <w:lang w:val="en-US"/>
        </w:rPr>
        <w:t>import</w:t>
      </w:r>
      <w:r w:rsidRPr="00845D4D">
        <w:rPr>
          <w:rFonts w:ascii="Verdana" w:hAnsi="Verdana" w:cs="Verdana"/>
          <w:color w:val="808080"/>
          <w:sz w:val="18"/>
          <w:szCs w:val="18"/>
          <w:lang w:val="en-US"/>
        </w:rPr>
        <w:t xml:space="preserve"> </w:t>
      </w:r>
      <w:proofErr w:type="gramStart"/>
      <w:r w:rsidRPr="00845D4D">
        <w:rPr>
          <w:rFonts w:ascii="Verdana" w:hAnsi="Verdana" w:cs="Verdana"/>
          <w:color w:val="000000"/>
          <w:sz w:val="18"/>
          <w:szCs w:val="18"/>
          <w:lang w:val="en-US"/>
        </w:rPr>
        <w:t>java</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io</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InputStreamReader</w:t>
      </w:r>
      <w:proofErr w:type="gramEnd"/>
      <w:r w:rsidRPr="00845D4D">
        <w:rPr>
          <w:rFonts w:ascii="Verdana" w:hAnsi="Verdana" w:cs="Verdana"/>
          <w:b/>
          <w:bCs/>
          <w:color w:val="000000"/>
          <w:sz w:val="18"/>
          <w:szCs w:val="18"/>
          <w:lang w:val="en-US"/>
        </w:rPr>
        <w:t>;</w:t>
      </w:r>
    </w:p>
    <w:p w14:paraId="595F5AC9" w14:textId="77777777" w:rsidR="00845D4D" w:rsidRPr="00845D4D" w:rsidRDefault="00845D4D" w:rsidP="00845D4D">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b/>
          <w:bCs/>
          <w:color w:val="00007F"/>
          <w:sz w:val="18"/>
          <w:szCs w:val="18"/>
          <w:lang w:val="en-US"/>
        </w:rPr>
        <w:t>import</w:t>
      </w:r>
      <w:r w:rsidRPr="00845D4D">
        <w:rPr>
          <w:rFonts w:ascii="Verdana" w:hAnsi="Verdana" w:cs="Verdana"/>
          <w:color w:val="808080"/>
          <w:sz w:val="18"/>
          <w:szCs w:val="18"/>
          <w:lang w:val="en-US"/>
        </w:rPr>
        <w:t xml:space="preserve"> </w:t>
      </w:r>
      <w:proofErr w:type="gramStart"/>
      <w:r w:rsidRPr="00845D4D">
        <w:rPr>
          <w:rFonts w:ascii="Verdana" w:hAnsi="Verdana" w:cs="Verdana"/>
          <w:color w:val="000000"/>
          <w:sz w:val="18"/>
          <w:szCs w:val="18"/>
          <w:lang w:val="en-US"/>
        </w:rPr>
        <w:t>java</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net</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HttpURLConnection</w:t>
      </w:r>
      <w:proofErr w:type="gramEnd"/>
      <w:r w:rsidRPr="00845D4D">
        <w:rPr>
          <w:rFonts w:ascii="Verdana" w:hAnsi="Verdana" w:cs="Verdana"/>
          <w:b/>
          <w:bCs/>
          <w:color w:val="000000"/>
          <w:sz w:val="18"/>
          <w:szCs w:val="18"/>
          <w:lang w:val="en-US"/>
        </w:rPr>
        <w:t>;</w:t>
      </w:r>
    </w:p>
    <w:p w14:paraId="3A2AAEF1" w14:textId="77777777" w:rsidR="00845D4D" w:rsidRPr="00845D4D" w:rsidRDefault="00845D4D" w:rsidP="00845D4D">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b/>
          <w:bCs/>
          <w:color w:val="00007F"/>
          <w:sz w:val="18"/>
          <w:szCs w:val="18"/>
          <w:lang w:val="en-US"/>
        </w:rPr>
        <w:t>import</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java</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net</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URL</w:t>
      </w:r>
      <w:r w:rsidRPr="00845D4D">
        <w:rPr>
          <w:rFonts w:ascii="Verdana" w:hAnsi="Verdana" w:cs="Verdana"/>
          <w:b/>
          <w:bCs/>
          <w:color w:val="000000"/>
          <w:sz w:val="18"/>
          <w:szCs w:val="18"/>
          <w:lang w:val="en-US"/>
        </w:rPr>
        <w:t>;</w:t>
      </w:r>
    </w:p>
    <w:p w14:paraId="6C392E74" w14:textId="77777777" w:rsidR="003F5F9E" w:rsidRDefault="003F5F9E" w:rsidP="003F5F9E">
      <w:pPr>
        <w:autoSpaceDE w:val="0"/>
        <w:autoSpaceDN w:val="0"/>
        <w:adjustRightInd w:val="0"/>
        <w:spacing w:after="0" w:line="240" w:lineRule="auto"/>
        <w:rPr>
          <w:rFonts w:asciiTheme="majorHAnsi" w:eastAsiaTheme="majorEastAsia" w:hAnsiTheme="majorHAnsi" w:cstheme="majorBidi"/>
          <w:color w:val="1F4D78" w:themeColor="accent1" w:themeShade="7F"/>
          <w:szCs w:val="24"/>
          <w:lang w:val="en-US"/>
        </w:rPr>
      </w:pPr>
    </w:p>
    <w:p w14:paraId="41993AB7" w14:textId="0690632B"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b/>
          <w:bCs/>
          <w:color w:val="00007F"/>
          <w:sz w:val="18"/>
          <w:szCs w:val="18"/>
          <w:lang w:val="en-US"/>
        </w:rPr>
        <w:t>public</w:t>
      </w:r>
      <w:r w:rsidRPr="00845D4D">
        <w:rPr>
          <w:rFonts w:ascii="Verdana" w:hAnsi="Verdana" w:cs="Verdana"/>
          <w:color w:val="808080"/>
          <w:sz w:val="18"/>
          <w:szCs w:val="18"/>
          <w:lang w:val="en-US"/>
        </w:rPr>
        <w:t xml:space="preserve"> </w:t>
      </w:r>
      <w:r w:rsidRPr="00845D4D">
        <w:rPr>
          <w:rFonts w:ascii="Verdana" w:hAnsi="Verdana" w:cs="Verdana"/>
          <w:b/>
          <w:bCs/>
          <w:color w:val="00007F"/>
          <w:sz w:val="18"/>
          <w:szCs w:val="18"/>
          <w:lang w:val="en-US"/>
        </w:rPr>
        <w:t>class</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LoginActivity</w:t>
      </w:r>
      <w:r w:rsidRPr="00845D4D">
        <w:rPr>
          <w:rFonts w:ascii="Verdana" w:hAnsi="Verdana" w:cs="Verdana"/>
          <w:color w:val="808080"/>
          <w:sz w:val="18"/>
          <w:szCs w:val="18"/>
          <w:lang w:val="en-US"/>
        </w:rPr>
        <w:t xml:space="preserve"> </w:t>
      </w:r>
      <w:r w:rsidRPr="00845D4D">
        <w:rPr>
          <w:rFonts w:ascii="Verdana" w:hAnsi="Verdana" w:cs="Verdana"/>
          <w:b/>
          <w:bCs/>
          <w:color w:val="00007F"/>
          <w:sz w:val="18"/>
          <w:szCs w:val="18"/>
          <w:lang w:val="en-US"/>
        </w:rPr>
        <w:t>extends</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AppCompatActivity</w:t>
      </w:r>
      <w:r w:rsidRPr="00845D4D">
        <w:rPr>
          <w:rFonts w:ascii="Verdana" w:hAnsi="Verdana" w:cs="Verdana"/>
          <w:color w:val="808080"/>
          <w:sz w:val="18"/>
          <w:szCs w:val="18"/>
          <w:lang w:val="en-US"/>
        </w:rPr>
        <w:t xml:space="preserve"> </w:t>
      </w:r>
      <w:r w:rsidRPr="00845D4D">
        <w:rPr>
          <w:rFonts w:ascii="Verdana" w:hAnsi="Verdana" w:cs="Verdana"/>
          <w:b/>
          <w:bCs/>
          <w:color w:val="000000"/>
          <w:sz w:val="18"/>
          <w:szCs w:val="18"/>
          <w:lang w:val="en-US"/>
        </w:rPr>
        <w:t>{</w:t>
      </w:r>
    </w:p>
    <w:p w14:paraId="2E6E5001"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p>
    <w:p w14:paraId="590001D1" w14:textId="77777777" w:rsidR="00845D4D" w:rsidRPr="00845D4D" w:rsidRDefault="00845D4D" w:rsidP="003F5F9E">
      <w:pPr>
        <w:autoSpaceDE w:val="0"/>
        <w:autoSpaceDN w:val="0"/>
        <w:adjustRightInd w:val="0"/>
        <w:spacing w:after="0" w:line="240" w:lineRule="auto"/>
        <w:rPr>
          <w:rFonts w:ascii="Georgia" w:hAnsi="Georgia" w:cs="Georgia"/>
          <w:color w:val="007F00"/>
          <w:sz w:val="18"/>
          <w:szCs w:val="18"/>
          <w:lang w:val="en-US"/>
        </w:rPr>
      </w:pPr>
      <w:r w:rsidRPr="00845D4D">
        <w:rPr>
          <w:rFonts w:ascii="Verdana" w:hAnsi="Verdana" w:cs="Verdana"/>
          <w:color w:val="808080"/>
          <w:sz w:val="18"/>
          <w:szCs w:val="18"/>
          <w:lang w:val="en-US"/>
        </w:rPr>
        <w:t xml:space="preserve">    </w:t>
      </w:r>
      <w:r w:rsidRPr="00845D4D">
        <w:rPr>
          <w:rFonts w:ascii="Georgia" w:hAnsi="Georgia" w:cs="Georgia"/>
          <w:color w:val="007F00"/>
          <w:sz w:val="18"/>
          <w:szCs w:val="18"/>
          <w:lang w:val="en-US"/>
        </w:rPr>
        <w:t>// definition of UI elements to be assigned later</w:t>
      </w:r>
    </w:p>
    <w:p w14:paraId="70528564"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EditText</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usernameText</w:t>
      </w:r>
      <w:r w:rsidRPr="00845D4D">
        <w:rPr>
          <w:rFonts w:ascii="Verdana" w:hAnsi="Verdana" w:cs="Verdana"/>
          <w:b/>
          <w:bCs/>
          <w:color w:val="000000"/>
          <w:sz w:val="18"/>
          <w:szCs w:val="18"/>
          <w:lang w:val="en-US"/>
        </w:rPr>
        <w:t>;</w:t>
      </w:r>
    </w:p>
    <w:p w14:paraId="28D43EB2"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EditText</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passwordText</w:t>
      </w:r>
      <w:r w:rsidRPr="00845D4D">
        <w:rPr>
          <w:rFonts w:ascii="Verdana" w:hAnsi="Verdana" w:cs="Verdana"/>
          <w:b/>
          <w:bCs/>
          <w:color w:val="000000"/>
          <w:sz w:val="18"/>
          <w:szCs w:val="18"/>
          <w:lang w:val="en-US"/>
        </w:rPr>
        <w:t>;</w:t>
      </w:r>
    </w:p>
    <w:p w14:paraId="717605C2" w14:textId="2A751A04"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p>
    <w:p w14:paraId="6973C3F2" w14:textId="07DFF6C4" w:rsidR="00A56800" w:rsidRPr="00845D4D" w:rsidRDefault="00A56800" w:rsidP="003F5F9E">
      <w:pPr>
        <w:pStyle w:val="Heading4"/>
        <w:rPr>
          <w:lang w:val="en-US"/>
        </w:rPr>
      </w:pPr>
      <w:r>
        <w:rPr>
          <w:lang w:val="en-US"/>
        </w:rPr>
        <w:t>5.1.1 - onCreate</w:t>
      </w:r>
    </w:p>
    <w:p w14:paraId="57C7CE2C"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@Override</w:t>
      </w:r>
    </w:p>
    <w:p w14:paraId="273D6100"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b/>
          <w:bCs/>
          <w:color w:val="00007F"/>
          <w:sz w:val="18"/>
          <w:szCs w:val="18"/>
          <w:lang w:val="en-US"/>
        </w:rPr>
        <w:t>protected</w:t>
      </w:r>
      <w:r w:rsidRPr="00845D4D">
        <w:rPr>
          <w:rFonts w:ascii="Verdana" w:hAnsi="Verdana" w:cs="Verdana"/>
          <w:color w:val="808080"/>
          <w:sz w:val="18"/>
          <w:szCs w:val="18"/>
          <w:lang w:val="en-US"/>
        </w:rPr>
        <w:t xml:space="preserve"> </w:t>
      </w:r>
      <w:r w:rsidRPr="00845D4D">
        <w:rPr>
          <w:rFonts w:ascii="Verdana" w:hAnsi="Verdana" w:cs="Verdana"/>
          <w:b/>
          <w:bCs/>
          <w:color w:val="00007F"/>
          <w:sz w:val="18"/>
          <w:szCs w:val="18"/>
          <w:lang w:val="en-US"/>
        </w:rPr>
        <w:t>void</w:t>
      </w:r>
      <w:r w:rsidRPr="00845D4D">
        <w:rPr>
          <w:rFonts w:ascii="Verdana" w:hAnsi="Verdana" w:cs="Verdana"/>
          <w:color w:val="808080"/>
          <w:sz w:val="18"/>
          <w:szCs w:val="18"/>
          <w:lang w:val="en-US"/>
        </w:rPr>
        <w:t xml:space="preserve"> </w:t>
      </w:r>
      <w:proofErr w:type="gramStart"/>
      <w:r w:rsidRPr="00845D4D">
        <w:rPr>
          <w:rFonts w:ascii="Verdana" w:hAnsi="Verdana" w:cs="Verdana"/>
          <w:color w:val="000000"/>
          <w:sz w:val="18"/>
          <w:szCs w:val="18"/>
          <w:lang w:val="en-US"/>
        </w:rPr>
        <w:t>onCreate</w:t>
      </w:r>
      <w:r w:rsidRPr="00845D4D">
        <w:rPr>
          <w:rFonts w:ascii="Verdana" w:hAnsi="Verdana" w:cs="Verdana"/>
          <w:b/>
          <w:bCs/>
          <w:color w:val="000000"/>
          <w:sz w:val="18"/>
          <w:szCs w:val="18"/>
          <w:lang w:val="en-US"/>
        </w:rPr>
        <w:t>(</w:t>
      </w:r>
      <w:proofErr w:type="gramEnd"/>
      <w:r w:rsidRPr="00845D4D">
        <w:rPr>
          <w:rFonts w:ascii="Verdana" w:hAnsi="Verdana" w:cs="Verdana"/>
          <w:color w:val="000000"/>
          <w:sz w:val="18"/>
          <w:szCs w:val="18"/>
          <w:lang w:val="en-US"/>
        </w:rPr>
        <w:t>Bundle</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savedInstanceState</w:t>
      </w:r>
      <w:r w:rsidRPr="00845D4D">
        <w:rPr>
          <w:rFonts w:ascii="Verdana" w:hAnsi="Verdana" w:cs="Verdana"/>
          <w:b/>
          <w:bCs/>
          <w:color w:val="000000"/>
          <w:sz w:val="18"/>
          <w:szCs w:val="18"/>
          <w:lang w:val="en-US"/>
        </w:rPr>
        <w:t>)</w:t>
      </w:r>
      <w:r w:rsidRPr="00845D4D">
        <w:rPr>
          <w:rFonts w:ascii="Verdana" w:hAnsi="Verdana" w:cs="Verdana"/>
          <w:color w:val="808080"/>
          <w:sz w:val="18"/>
          <w:szCs w:val="18"/>
          <w:lang w:val="en-US"/>
        </w:rPr>
        <w:t xml:space="preserve"> </w:t>
      </w:r>
      <w:r w:rsidRPr="00845D4D">
        <w:rPr>
          <w:rFonts w:ascii="Verdana" w:hAnsi="Verdana" w:cs="Verdana"/>
          <w:b/>
          <w:bCs/>
          <w:color w:val="000000"/>
          <w:sz w:val="18"/>
          <w:szCs w:val="18"/>
          <w:lang w:val="en-US"/>
        </w:rPr>
        <w:t>{</w:t>
      </w:r>
    </w:p>
    <w:p w14:paraId="78BF0FDE"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proofErr w:type="gramStart"/>
      <w:r w:rsidRPr="00845D4D">
        <w:rPr>
          <w:rFonts w:ascii="Verdana" w:hAnsi="Verdana" w:cs="Verdana"/>
          <w:b/>
          <w:bCs/>
          <w:color w:val="00007F"/>
          <w:sz w:val="18"/>
          <w:szCs w:val="18"/>
          <w:lang w:val="en-US"/>
        </w:rPr>
        <w:t>super</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onCreate</w:t>
      </w:r>
      <w:proofErr w:type="gramEnd"/>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savedInstanceState</w:t>
      </w:r>
      <w:r w:rsidRPr="00845D4D">
        <w:rPr>
          <w:rFonts w:ascii="Verdana" w:hAnsi="Verdana" w:cs="Verdana"/>
          <w:b/>
          <w:bCs/>
          <w:color w:val="000000"/>
          <w:sz w:val="18"/>
          <w:szCs w:val="18"/>
          <w:lang w:val="en-US"/>
        </w:rPr>
        <w:t>);</w:t>
      </w:r>
    </w:p>
    <w:p w14:paraId="54D0B3CE"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setContentView</w:t>
      </w:r>
      <w:r w:rsidRPr="00845D4D">
        <w:rPr>
          <w:rFonts w:ascii="Verdana" w:hAnsi="Verdana" w:cs="Verdana"/>
          <w:b/>
          <w:bCs/>
          <w:color w:val="000000"/>
          <w:sz w:val="18"/>
          <w:szCs w:val="18"/>
          <w:lang w:val="en-US"/>
        </w:rPr>
        <w:t>(</w:t>
      </w:r>
      <w:proofErr w:type="gramStart"/>
      <w:r w:rsidRPr="00845D4D">
        <w:rPr>
          <w:rFonts w:ascii="Verdana" w:hAnsi="Verdana" w:cs="Verdana"/>
          <w:color w:val="000000"/>
          <w:sz w:val="18"/>
          <w:szCs w:val="18"/>
          <w:lang w:val="en-US"/>
        </w:rPr>
        <w:t>R</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layout</w:t>
      </w:r>
      <w:proofErr w:type="gramEnd"/>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activity_login</w:t>
      </w:r>
      <w:r w:rsidRPr="00845D4D">
        <w:rPr>
          <w:rFonts w:ascii="Verdana" w:hAnsi="Verdana" w:cs="Verdana"/>
          <w:b/>
          <w:bCs/>
          <w:color w:val="000000"/>
          <w:sz w:val="18"/>
          <w:szCs w:val="18"/>
          <w:lang w:val="en-US"/>
        </w:rPr>
        <w:t>);</w:t>
      </w:r>
    </w:p>
    <w:p w14:paraId="658EBEEC"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p>
    <w:p w14:paraId="303F62D0" w14:textId="77777777" w:rsidR="00845D4D" w:rsidRPr="00845D4D" w:rsidRDefault="00845D4D" w:rsidP="003F5F9E">
      <w:pPr>
        <w:autoSpaceDE w:val="0"/>
        <w:autoSpaceDN w:val="0"/>
        <w:adjustRightInd w:val="0"/>
        <w:spacing w:after="0" w:line="240" w:lineRule="auto"/>
        <w:rPr>
          <w:rFonts w:ascii="Georgia" w:hAnsi="Georgia" w:cs="Georgia"/>
          <w:color w:val="007F00"/>
          <w:sz w:val="18"/>
          <w:szCs w:val="18"/>
          <w:lang w:val="en-US"/>
        </w:rPr>
      </w:pPr>
      <w:r w:rsidRPr="00845D4D">
        <w:rPr>
          <w:rFonts w:ascii="Verdana" w:hAnsi="Verdana" w:cs="Verdana"/>
          <w:color w:val="808080"/>
          <w:sz w:val="18"/>
          <w:szCs w:val="18"/>
          <w:lang w:val="en-US"/>
        </w:rPr>
        <w:t xml:space="preserve">        </w:t>
      </w:r>
      <w:r w:rsidRPr="00845D4D">
        <w:rPr>
          <w:rFonts w:ascii="Georgia" w:hAnsi="Georgia" w:cs="Georgia"/>
          <w:color w:val="007F00"/>
          <w:sz w:val="18"/>
          <w:szCs w:val="18"/>
          <w:lang w:val="en-US"/>
        </w:rPr>
        <w:t>// assign variables with actual ids in interface</w:t>
      </w:r>
    </w:p>
    <w:p w14:paraId="0ABEA1CE"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usernameText</w:t>
      </w:r>
      <w:r w:rsidRPr="00845D4D">
        <w:rPr>
          <w:rFonts w:ascii="Verdana" w:hAnsi="Verdana" w:cs="Verdana"/>
          <w:color w:val="808080"/>
          <w:sz w:val="18"/>
          <w:szCs w:val="18"/>
          <w:lang w:val="en-US"/>
        </w:rPr>
        <w:t xml:space="preserve"> </w:t>
      </w:r>
      <w:r w:rsidRPr="00845D4D">
        <w:rPr>
          <w:rFonts w:ascii="Verdana" w:hAnsi="Verdana" w:cs="Verdana"/>
          <w:b/>
          <w:bCs/>
          <w:color w:val="000000"/>
          <w:sz w:val="18"/>
          <w:szCs w:val="18"/>
          <w:lang w:val="en-US"/>
        </w:rPr>
        <w:t>=</w:t>
      </w:r>
      <w:r w:rsidRPr="00845D4D">
        <w:rPr>
          <w:rFonts w:ascii="Verdana" w:hAnsi="Verdana" w:cs="Verdana"/>
          <w:color w:val="808080"/>
          <w:sz w:val="18"/>
          <w:szCs w:val="18"/>
          <w:lang w:val="en-US"/>
        </w:rPr>
        <w:t xml:space="preserve"> </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EditText</w:t>
      </w:r>
      <w:r w:rsidRPr="00845D4D">
        <w:rPr>
          <w:rFonts w:ascii="Verdana" w:hAnsi="Verdana" w:cs="Verdana"/>
          <w:b/>
          <w:bCs/>
          <w:color w:val="000000"/>
          <w:sz w:val="18"/>
          <w:szCs w:val="18"/>
          <w:lang w:val="en-US"/>
        </w:rPr>
        <w:t>)</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findViewById</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R</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id</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UsernameText</w:t>
      </w:r>
      <w:r w:rsidRPr="00845D4D">
        <w:rPr>
          <w:rFonts w:ascii="Verdana" w:hAnsi="Verdana" w:cs="Verdana"/>
          <w:b/>
          <w:bCs/>
          <w:color w:val="000000"/>
          <w:sz w:val="18"/>
          <w:szCs w:val="18"/>
          <w:lang w:val="en-US"/>
        </w:rPr>
        <w:t>);</w:t>
      </w:r>
    </w:p>
    <w:p w14:paraId="4E51FFF3"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lastRenderedPageBreak/>
        <w:t xml:space="preserve">        </w:t>
      </w:r>
      <w:r w:rsidRPr="00845D4D">
        <w:rPr>
          <w:rFonts w:ascii="Verdana" w:hAnsi="Verdana" w:cs="Verdana"/>
          <w:color w:val="000000"/>
          <w:sz w:val="18"/>
          <w:szCs w:val="18"/>
          <w:lang w:val="en-US"/>
        </w:rPr>
        <w:t>passwordText</w:t>
      </w:r>
      <w:r w:rsidRPr="00845D4D">
        <w:rPr>
          <w:rFonts w:ascii="Verdana" w:hAnsi="Verdana" w:cs="Verdana"/>
          <w:color w:val="808080"/>
          <w:sz w:val="18"/>
          <w:szCs w:val="18"/>
          <w:lang w:val="en-US"/>
        </w:rPr>
        <w:t xml:space="preserve"> </w:t>
      </w:r>
      <w:r w:rsidRPr="00845D4D">
        <w:rPr>
          <w:rFonts w:ascii="Verdana" w:hAnsi="Verdana" w:cs="Verdana"/>
          <w:b/>
          <w:bCs/>
          <w:color w:val="000000"/>
          <w:sz w:val="18"/>
          <w:szCs w:val="18"/>
          <w:lang w:val="en-US"/>
        </w:rPr>
        <w:t>=</w:t>
      </w:r>
      <w:r w:rsidRPr="00845D4D">
        <w:rPr>
          <w:rFonts w:ascii="Verdana" w:hAnsi="Verdana" w:cs="Verdana"/>
          <w:color w:val="808080"/>
          <w:sz w:val="18"/>
          <w:szCs w:val="18"/>
          <w:lang w:val="en-US"/>
        </w:rPr>
        <w:t xml:space="preserve"> </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EditText</w:t>
      </w:r>
      <w:r w:rsidRPr="00845D4D">
        <w:rPr>
          <w:rFonts w:ascii="Verdana" w:hAnsi="Verdana" w:cs="Verdana"/>
          <w:b/>
          <w:bCs/>
          <w:color w:val="000000"/>
          <w:sz w:val="18"/>
          <w:szCs w:val="18"/>
          <w:lang w:val="en-US"/>
        </w:rPr>
        <w:t>)</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findViewById</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R</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id</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PasswordText</w:t>
      </w:r>
      <w:r w:rsidRPr="00845D4D">
        <w:rPr>
          <w:rFonts w:ascii="Verdana" w:hAnsi="Verdana" w:cs="Verdana"/>
          <w:b/>
          <w:bCs/>
          <w:color w:val="000000"/>
          <w:sz w:val="18"/>
          <w:szCs w:val="18"/>
          <w:lang w:val="en-US"/>
        </w:rPr>
        <w:t>);</w:t>
      </w:r>
    </w:p>
    <w:p w14:paraId="3AD4FC3F"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p>
    <w:p w14:paraId="17DDD71A"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p>
    <w:p w14:paraId="3491CE99"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b/>
          <w:bCs/>
          <w:color w:val="000000"/>
          <w:sz w:val="18"/>
          <w:szCs w:val="18"/>
          <w:lang w:val="en-US"/>
        </w:rPr>
        <w:t>}</w:t>
      </w:r>
    </w:p>
    <w:p w14:paraId="58AF885D" w14:textId="6C68CF86" w:rsidR="00845D4D" w:rsidRPr="00845D4D" w:rsidRDefault="00A56800" w:rsidP="003F5F9E">
      <w:pPr>
        <w:pStyle w:val="Heading4"/>
        <w:rPr>
          <w:lang w:val="en-US"/>
        </w:rPr>
      </w:pPr>
      <w:r>
        <w:rPr>
          <w:lang w:val="en-US"/>
        </w:rPr>
        <w:t>5.1.</w:t>
      </w:r>
      <w:r w:rsidR="00324C42">
        <w:rPr>
          <w:lang w:val="en-US"/>
        </w:rPr>
        <w:t>2</w:t>
      </w:r>
      <w:r>
        <w:rPr>
          <w:lang w:val="en-US"/>
        </w:rPr>
        <w:t xml:space="preserve"> – LoginBtn_OnClick</w:t>
      </w:r>
    </w:p>
    <w:p w14:paraId="610F4E3F"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b/>
          <w:bCs/>
          <w:color w:val="00007F"/>
          <w:sz w:val="18"/>
          <w:szCs w:val="18"/>
          <w:lang w:val="en-US"/>
        </w:rPr>
        <w:t>public</w:t>
      </w:r>
      <w:r w:rsidRPr="00845D4D">
        <w:rPr>
          <w:rFonts w:ascii="Verdana" w:hAnsi="Verdana" w:cs="Verdana"/>
          <w:color w:val="808080"/>
          <w:sz w:val="18"/>
          <w:szCs w:val="18"/>
          <w:lang w:val="en-US"/>
        </w:rPr>
        <w:t xml:space="preserve"> </w:t>
      </w:r>
      <w:r w:rsidRPr="00845D4D">
        <w:rPr>
          <w:rFonts w:ascii="Verdana" w:hAnsi="Verdana" w:cs="Verdana"/>
          <w:b/>
          <w:bCs/>
          <w:color w:val="00007F"/>
          <w:sz w:val="18"/>
          <w:szCs w:val="18"/>
          <w:lang w:val="en-US"/>
        </w:rPr>
        <w:t>void</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LoginBtn_</w:t>
      </w:r>
      <w:proofErr w:type="gramStart"/>
      <w:r w:rsidRPr="00845D4D">
        <w:rPr>
          <w:rFonts w:ascii="Verdana" w:hAnsi="Verdana" w:cs="Verdana"/>
          <w:color w:val="000000"/>
          <w:sz w:val="18"/>
          <w:szCs w:val="18"/>
          <w:lang w:val="en-US"/>
        </w:rPr>
        <w:t>OnClick</w:t>
      </w:r>
      <w:r w:rsidRPr="00845D4D">
        <w:rPr>
          <w:rFonts w:ascii="Verdana" w:hAnsi="Verdana" w:cs="Verdana"/>
          <w:b/>
          <w:bCs/>
          <w:color w:val="000000"/>
          <w:sz w:val="18"/>
          <w:szCs w:val="18"/>
          <w:lang w:val="en-US"/>
        </w:rPr>
        <w:t>(</w:t>
      </w:r>
      <w:proofErr w:type="gramEnd"/>
      <w:r w:rsidRPr="00845D4D">
        <w:rPr>
          <w:rFonts w:ascii="Verdana" w:hAnsi="Verdana" w:cs="Verdana"/>
          <w:color w:val="000000"/>
          <w:sz w:val="18"/>
          <w:szCs w:val="18"/>
          <w:lang w:val="en-US"/>
        </w:rPr>
        <w:t>View</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v</w:t>
      </w:r>
      <w:r w:rsidRPr="00845D4D">
        <w:rPr>
          <w:rFonts w:ascii="Verdana" w:hAnsi="Verdana" w:cs="Verdana"/>
          <w:b/>
          <w:bCs/>
          <w:color w:val="000000"/>
          <w:sz w:val="18"/>
          <w:szCs w:val="18"/>
          <w:lang w:val="en-US"/>
        </w:rPr>
        <w:t>)</w:t>
      </w:r>
      <w:r w:rsidRPr="00845D4D">
        <w:rPr>
          <w:rFonts w:ascii="Verdana" w:hAnsi="Verdana" w:cs="Verdana"/>
          <w:color w:val="808080"/>
          <w:sz w:val="18"/>
          <w:szCs w:val="18"/>
          <w:lang w:val="en-US"/>
        </w:rPr>
        <w:t xml:space="preserve"> </w:t>
      </w:r>
      <w:r w:rsidRPr="00845D4D">
        <w:rPr>
          <w:rFonts w:ascii="Verdana" w:hAnsi="Verdana" w:cs="Verdana"/>
          <w:b/>
          <w:bCs/>
          <w:color w:val="000000"/>
          <w:sz w:val="18"/>
          <w:szCs w:val="18"/>
          <w:lang w:val="en-US"/>
        </w:rPr>
        <w:t>{</w:t>
      </w:r>
    </w:p>
    <w:p w14:paraId="2339A765" w14:textId="77777777" w:rsidR="00845D4D" w:rsidRPr="00845D4D" w:rsidRDefault="00845D4D" w:rsidP="003F5F9E">
      <w:pPr>
        <w:autoSpaceDE w:val="0"/>
        <w:autoSpaceDN w:val="0"/>
        <w:adjustRightInd w:val="0"/>
        <w:spacing w:after="0" w:line="240" w:lineRule="auto"/>
        <w:rPr>
          <w:rFonts w:ascii="Georgia" w:hAnsi="Georgia" w:cs="Georgia"/>
          <w:color w:val="007F00"/>
          <w:sz w:val="18"/>
          <w:szCs w:val="18"/>
          <w:lang w:val="en-US"/>
        </w:rPr>
      </w:pPr>
      <w:r w:rsidRPr="00845D4D">
        <w:rPr>
          <w:rFonts w:ascii="Verdana" w:hAnsi="Verdana" w:cs="Verdana"/>
          <w:color w:val="808080"/>
          <w:sz w:val="18"/>
          <w:szCs w:val="18"/>
          <w:lang w:val="en-US"/>
        </w:rPr>
        <w:t xml:space="preserve">        </w:t>
      </w:r>
      <w:r w:rsidRPr="00845D4D">
        <w:rPr>
          <w:rFonts w:ascii="Georgia" w:hAnsi="Georgia" w:cs="Georgia"/>
          <w:color w:val="007F00"/>
          <w:sz w:val="18"/>
          <w:szCs w:val="18"/>
          <w:lang w:val="en-US"/>
        </w:rPr>
        <w:t>// Authentication of user by using an API Call</w:t>
      </w:r>
    </w:p>
    <w:p w14:paraId="75D7A5BB"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b/>
          <w:bCs/>
          <w:color w:val="00007F"/>
          <w:sz w:val="18"/>
          <w:szCs w:val="18"/>
          <w:lang w:val="en-US"/>
        </w:rPr>
        <w:t>new</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RavenAPI_</w:t>
      </w:r>
      <w:proofErr w:type="gramStart"/>
      <w:r w:rsidRPr="00845D4D">
        <w:rPr>
          <w:rFonts w:ascii="Verdana" w:hAnsi="Verdana" w:cs="Verdana"/>
          <w:color w:val="000000"/>
          <w:sz w:val="18"/>
          <w:szCs w:val="18"/>
          <w:lang w:val="en-US"/>
        </w:rPr>
        <w:t>CheckLogin</w:t>
      </w:r>
      <w:r w:rsidRPr="00845D4D">
        <w:rPr>
          <w:rFonts w:ascii="Verdana" w:hAnsi="Verdana" w:cs="Verdana"/>
          <w:b/>
          <w:bCs/>
          <w:color w:val="000000"/>
          <w:sz w:val="18"/>
          <w:szCs w:val="18"/>
          <w:lang w:val="en-US"/>
        </w:rPr>
        <w:t>(</w:t>
      </w:r>
      <w:proofErr w:type="gramEnd"/>
    </w:p>
    <w:p w14:paraId="6CFDE12E"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usernameText</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getText</w:t>
      </w:r>
      <w:r w:rsidRPr="00845D4D">
        <w:rPr>
          <w:rFonts w:ascii="Verdana" w:hAnsi="Verdana" w:cs="Verdana"/>
          <w:b/>
          <w:bCs/>
          <w:color w:val="000000"/>
          <w:sz w:val="18"/>
          <w:szCs w:val="18"/>
          <w:lang w:val="en-US"/>
        </w:rPr>
        <w:t>(</w:t>
      </w:r>
      <w:proofErr w:type="gramStart"/>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toString</w:t>
      </w:r>
      <w:proofErr w:type="gramEnd"/>
      <w:r w:rsidRPr="00845D4D">
        <w:rPr>
          <w:rFonts w:ascii="Verdana" w:hAnsi="Verdana" w:cs="Verdana"/>
          <w:b/>
          <w:bCs/>
          <w:color w:val="000000"/>
          <w:sz w:val="18"/>
          <w:szCs w:val="18"/>
          <w:lang w:val="en-US"/>
        </w:rPr>
        <w:t>(),</w:t>
      </w:r>
    </w:p>
    <w:p w14:paraId="62B4916D"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passwordText</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getText</w:t>
      </w:r>
      <w:r w:rsidRPr="00845D4D">
        <w:rPr>
          <w:rFonts w:ascii="Verdana" w:hAnsi="Verdana" w:cs="Verdana"/>
          <w:b/>
          <w:bCs/>
          <w:color w:val="000000"/>
          <w:sz w:val="18"/>
          <w:szCs w:val="18"/>
          <w:lang w:val="en-US"/>
        </w:rPr>
        <w:t>(</w:t>
      </w:r>
      <w:proofErr w:type="gramStart"/>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toString</w:t>
      </w:r>
      <w:proofErr w:type="gramEnd"/>
      <w:r w:rsidRPr="00845D4D">
        <w:rPr>
          <w:rFonts w:ascii="Verdana" w:hAnsi="Verdana" w:cs="Verdana"/>
          <w:b/>
          <w:bCs/>
          <w:color w:val="000000"/>
          <w:sz w:val="18"/>
          <w:szCs w:val="18"/>
          <w:lang w:val="en-US"/>
        </w:rPr>
        <w:t>());</w:t>
      </w:r>
    </w:p>
    <w:p w14:paraId="443BFC35"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b/>
          <w:bCs/>
          <w:color w:val="000000"/>
          <w:sz w:val="18"/>
          <w:szCs w:val="18"/>
          <w:lang w:val="en-US"/>
        </w:rPr>
        <w:t>}</w:t>
      </w:r>
    </w:p>
    <w:p w14:paraId="4C474F86" w14:textId="1CE1B73F"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p>
    <w:p w14:paraId="1A3FBB8A" w14:textId="3805F840" w:rsidR="000E0AF4" w:rsidRPr="00845D4D" w:rsidRDefault="000E0AF4" w:rsidP="003F5F9E">
      <w:pPr>
        <w:pStyle w:val="Heading4"/>
        <w:rPr>
          <w:lang w:val="en-US"/>
        </w:rPr>
      </w:pPr>
      <w:bookmarkStart w:id="188" w:name="_Ref485737922"/>
      <w:r>
        <w:rPr>
          <w:lang w:val="en-US"/>
        </w:rPr>
        <w:t>5.2.</w:t>
      </w:r>
      <w:r w:rsidR="00876452">
        <w:rPr>
          <w:lang w:val="en-US"/>
        </w:rPr>
        <w:t>0</w:t>
      </w:r>
      <w:r>
        <w:rPr>
          <w:lang w:val="en-US"/>
        </w:rPr>
        <w:t xml:space="preserve"> – RavenAPI_CheckLogin</w:t>
      </w:r>
      <w:bookmarkEnd w:id="188"/>
    </w:p>
    <w:p w14:paraId="66C2B273" w14:textId="77777777" w:rsidR="00845D4D" w:rsidRPr="00845D4D" w:rsidRDefault="00845D4D" w:rsidP="003F5F9E">
      <w:pPr>
        <w:autoSpaceDE w:val="0"/>
        <w:autoSpaceDN w:val="0"/>
        <w:adjustRightInd w:val="0"/>
        <w:spacing w:after="0" w:line="240" w:lineRule="auto"/>
        <w:rPr>
          <w:rFonts w:ascii="Georgia" w:hAnsi="Georgia" w:cs="Georgia"/>
          <w:color w:val="007F00"/>
          <w:sz w:val="18"/>
          <w:szCs w:val="18"/>
          <w:lang w:val="en-US"/>
        </w:rPr>
      </w:pPr>
      <w:r w:rsidRPr="00845D4D">
        <w:rPr>
          <w:rFonts w:ascii="Verdana" w:hAnsi="Verdana" w:cs="Verdana"/>
          <w:color w:val="808080"/>
          <w:sz w:val="18"/>
          <w:szCs w:val="18"/>
          <w:lang w:val="en-US"/>
        </w:rPr>
        <w:t xml:space="preserve">    </w:t>
      </w:r>
      <w:r w:rsidRPr="00845D4D">
        <w:rPr>
          <w:rFonts w:ascii="Georgia" w:hAnsi="Georgia" w:cs="Georgia"/>
          <w:color w:val="007F00"/>
          <w:sz w:val="18"/>
          <w:szCs w:val="18"/>
          <w:lang w:val="en-US"/>
        </w:rPr>
        <w:t>// RavenAPI Authentication of Login Details</w:t>
      </w:r>
    </w:p>
    <w:p w14:paraId="5644DFC2"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b/>
          <w:bCs/>
          <w:color w:val="00007F"/>
          <w:sz w:val="18"/>
          <w:szCs w:val="18"/>
          <w:lang w:val="en-US"/>
        </w:rPr>
        <w:t>private</w:t>
      </w:r>
      <w:r w:rsidRPr="00845D4D">
        <w:rPr>
          <w:rFonts w:ascii="Verdana" w:hAnsi="Verdana" w:cs="Verdana"/>
          <w:color w:val="808080"/>
          <w:sz w:val="18"/>
          <w:szCs w:val="18"/>
          <w:lang w:val="en-US"/>
        </w:rPr>
        <w:t xml:space="preserve"> </w:t>
      </w:r>
      <w:r w:rsidRPr="00845D4D">
        <w:rPr>
          <w:rFonts w:ascii="Verdana" w:hAnsi="Verdana" w:cs="Verdana"/>
          <w:b/>
          <w:bCs/>
          <w:color w:val="00007F"/>
          <w:sz w:val="18"/>
          <w:szCs w:val="18"/>
          <w:lang w:val="en-US"/>
        </w:rPr>
        <w:t>class</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RavenAPI_CheckLogin</w:t>
      </w:r>
      <w:r w:rsidRPr="00845D4D">
        <w:rPr>
          <w:rFonts w:ascii="Verdana" w:hAnsi="Verdana" w:cs="Verdana"/>
          <w:color w:val="808080"/>
          <w:sz w:val="18"/>
          <w:szCs w:val="18"/>
          <w:lang w:val="en-US"/>
        </w:rPr>
        <w:t xml:space="preserve"> </w:t>
      </w:r>
      <w:r w:rsidRPr="00845D4D">
        <w:rPr>
          <w:rFonts w:ascii="Verdana" w:hAnsi="Verdana" w:cs="Verdana"/>
          <w:b/>
          <w:bCs/>
          <w:color w:val="00007F"/>
          <w:sz w:val="18"/>
          <w:szCs w:val="18"/>
          <w:lang w:val="en-US"/>
        </w:rPr>
        <w:t>extends</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AsyncTask</w:t>
      </w:r>
      <w:r w:rsidRPr="00845D4D">
        <w:rPr>
          <w:rFonts w:ascii="Verdana" w:hAnsi="Verdana" w:cs="Verdana"/>
          <w:b/>
          <w:bCs/>
          <w:color w:val="000000"/>
          <w:sz w:val="18"/>
          <w:szCs w:val="18"/>
          <w:lang w:val="en-US"/>
        </w:rPr>
        <w:t>&lt;</w:t>
      </w:r>
      <w:r w:rsidRPr="00845D4D">
        <w:rPr>
          <w:rFonts w:ascii="Verdana" w:hAnsi="Verdana" w:cs="Verdana"/>
          <w:color w:val="000000"/>
          <w:sz w:val="18"/>
          <w:szCs w:val="18"/>
          <w:lang w:val="en-US"/>
        </w:rPr>
        <w:t>Void</w:t>
      </w:r>
      <w:r w:rsidRPr="00845D4D">
        <w:rPr>
          <w:rFonts w:ascii="Verdana" w:hAnsi="Verdana" w:cs="Verdana"/>
          <w:b/>
          <w:bCs/>
          <w:color w:val="000000"/>
          <w:sz w:val="18"/>
          <w:szCs w:val="18"/>
          <w:lang w:val="en-US"/>
        </w:rPr>
        <w:t>,</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Void</w:t>
      </w:r>
      <w:r w:rsidRPr="00845D4D">
        <w:rPr>
          <w:rFonts w:ascii="Verdana" w:hAnsi="Verdana" w:cs="Verdana"/>
          <w:b/>
          <w:bCs/>
          <w:color w:val="000000"/>
          <w:sz w:val="18"/>
          <w:szCs w:val="18"/>
          <w:lang w:val="en-US"/>
        </w:rPr>
        <w:t>,</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String</w:t>
      </w:r>
      <w:r w:rsidRPr="00845D4D">
        <w:rPr>
          <w:rFonts w:ascii="Verdana" w:hAnsi="Verdana" w:cs="Verdana"/>
          <w:b/>
          <w:bCs/>
          <w:color w:val="000000"/>
          <w:sz w:val="18"/>
          <w:szCs w:val="18"/>
          <w:lang w:val="en-US"/>
        </w:rPr>
        <w:t>&gt;</w:t>
      </w:r>
      <w:r w:rsidRPr="00845D4D">
        <w:rPr>
          <w:rFonts w:ascii="Verdana" w:hAnsi="Verdana" w:cs="Verdana"/>
          <w:color w:val="808080"/>
          <w:sz w:val="18"/>
          <w:szCs w:val="18"/>
          <w:lang w:val="en-US"/>
        </w:rPr>
        <w:t xml:space="preserve"> </w:t>
      </w:r>
      <w:r w:rsidRPr="00845D4D">
        <w:rPr>
          <w:rFonts w:ascii="Verdana" w:hAnsi="Verdana" w:cs="Verdana"/>
          <w:b/>
          <w:bCs/>
          <w:color w:val="000000"/>
          <w:sz w:val="18"/>
          <w:szCs w:val="18"/>
          <w:lang w:val="en-US"/>
        </w:rPr>
        <w:t>{</w:t>
      </w:r>
    </w:p>
    <w:p w14:paraId="2B490A97"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p>
    <w:p w14:paraId="2C281906" w14:textId="77777777" w:rsidR="00845D4D" w:rsidRPr="00845D4D" w:rsidRDefault="00845D4D" w:rsidP="003F5F9E">
      <w:pPr>
        <w:autoSpaceDE w:val="0"/>
        <w:autoSpaceDN w:val="0"/>
        <w:adjustRightInd w:val="0"/>
        <w:spacing w:after="0" w:line="240" w:lineRule="auto"/>
        <w:rPr>
          <w:rFonts w:ascii="Georgia" w:hAnsi="Georgia" w:cs="Georgia"/>
          <w:color w:val="007F00"/>
          <w:sz w:val="18"/>
          <w:szCs w:val="18"/>
          <w:lang w:val="en-US"/>
        </w:rPr>
      </w:pPr>
      <w:r w:rsidRPr="00845D4D">
        <w:rPr>
          <w:rFonts w:ascii="Verdana" w:hAnsi="Verdana" w:cs="Verdana"/>
          <w:color w:val="808080"/>
          <w:sz w:val="18"/>
          <w:szCs w:val="18"/>
          <w:lang w:val="en-US"/>
        </w:rPr>
        <w:t xml:space="preserve">        </w:t>
      </w:r>
      <w:r w:rsidRPr="00845D4D">
        <w:rPr>
          <w:rFonts w:ascii="Georgia" w:hAnsi="Georgia" w:cs="Georgia"/>
          <w:color w:val="007F00"/>
          <w:sz w:val="18"/>
          <w:szCs w:val="18"/>
          <w:lang w:val="en-US"/>
        </w:rPr>
        <w:t>// API Script URL</w:t>
      </w:r>
    </w:p>
    <w:p w14:paraId="1954D0AD"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b/>
          <w:bCs/>
          <w:color w:val="00007F"/>
          <w:sz w:val="18"/>
          <w:szCs w:val="18"/>
          <w:lang w:val="en-US"/>
        </w:rPr>
        <w:t>private</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String</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API_URL</w:t>
      </w:r>
      <w:r w:rsidRPr="00845D4D">
        <w:rPr>
          <w:rFonts w:ascii="Verdana" w:hAnsi="Verdana" w:cs="Verdana"/>
          <w:color w:val="808080"/>
          <w:sz w:val="18"/>
          <w:szCs w:val="18"/>
          <w:lang w:val="en-US"/>
        </w:rPr>
        <w:t xml:space="preserve"> </w:t>
      </w:r>
      <w:r w:rsidRPr="00845D4D">
        <w:rPr>
          <w:rFonts w:ascii="Verdana" w:hAnsi="Verdana" w:cs="Verdana"/>
          <w:b/>
          <w:bCs/>
          <w:color w:val="000000"/>
          <w:sz w:val="18"/>
          <w:szCs w:val="18"/>
          <w:lang w:val="en-US"/>
        </w:rPr>
        <w:t>=</w:t>
      </w:r>
      <w:r w:rsidRPr="00845D4D">
        <w:rPr>
          <w:rFonts w:ascii="Verdana" w:hAnsi="Verdana" w:cs="Verdana"/>
          <w:color w:val="808080"/>
          <w:sz w:val="18"/>
          <w:szCs w:val="18"/>
          <w:lang w:val="en-US"/>
        </w:rPr>
        <w:t xml:space="preserve"> </w:t>
      </w:r>
      <w:r w:rsidRPr="00845D4D">
        <w:rPr>
          <w:rFonts w:ascii="Verdana" w:hAnsi="Verdana" w:cs="Verdana"/>
          <w:color w:val="7F007F"/>
          <w:sz w:val="18"/>
          <w:szCs w:val="18"/>
          <w:lang w:val="en-US"/>
        </w:rPr>
        <w:t>"http://raven-gps.com/check_login.php"</w:t>
      </w:r>
      <w:r w:rsidRPr="00845D4D">
        <w:rPr>
          <w:rFonts w:ascii="Verdana" w:hAnsi="Verdana" w:cs="Verdana"/>
          <w:b/>
          <w:bCs/>
          <w:color w:val="000000"/>
          <w:sz w:val="18"/>
          <w:szCs w:val="18"/>
          <w:lang w:val="en-US"/>
        </w:rPr>
        <w:t>;</w:t>
      </w:r>
    </w:p>
    <w:p w14:paraId="65D639FD" w14:textId="77777777" w:rsidR="00845D4D" w:rsidRPr="00845D4D" w:rsidRDefault="00845D4D" w:rsidP="003F5F9E">
      <w:pPr>
        <w:autoSpaceDE w:val="0"/>
        <w:autoSpaceDN w:val="0"/>
        <w:adjustRightInd w:val="0"/>
        <w:spacing w:after="0" w:line="240" w:lineRule="auto"/>
        <w:rPr>
          <w:rFonts w:ascii="Georgia" w:hAnsi="Georgia" w:cs="Georgia"/>
          <w:color w:val="007F00"/>
          <w:sz w:val="18"/>
          <w:szCs w:val="18"/>
          <w:lang w:val="en-US"/>
        </w:rPr>
      </w:pPr>
      <w:r w:rsidRPr="00845D4D">
        <w:rPr>
          <w:rFonts w:ascii="Verdana" w:hAnsi="Verdana" w:cs="Verdana"/>
          <w:color w:val="808080"/>
          <w:sz w:val="18"/>
          <w:szCs w:val="18"/>
          <w:lang w:val="en-US"/>
        </w:rPr>
        <w:t xml:space="preserve">        </w:t>
      </w:r>
      <w:r w:rsidRPr="00845D4D">
        <w:rPr>
          <w:rFonts w:ascii="Georgia" w:hAnsi="Georgia" w:cs="Georgia"/>
          <w:color w:val="007F00"/>
          <w:sz w:val="18"/>
          <w:szCs w:val="18"/>
          <w:lang w:val="en-US"/>
        </w:rPr>
        <w:t>// Initialization of variables for use in constructor</w:t>
      </w:r>
    </w:p>
    <w:p w14:paraId="667B8124"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b/>
          <w:bCs/>
          <w:color w:val="00007F"/>
          <w:sz w:val="18"/>
          <w:szCs w:val="18"/>
          <w:lang w:val="en-US"/>
        </w:rPr>
        <w:t>private</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String</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username</w:t>
      </w:r>
      <w:r w:rsidRPr="00845D4D">
        <w:rPr>
          <w:rFonts w:ascii="Verdana" w:hAnsi="Verdana" w:cs="Verdana"/>
          <w:b/>
          <w:bCs/>
          <w:color w:val="000000"/>
          <w:sz w:val="18"/>
          <w:szCs w:val="18"/>
          <w:lang w:val="en-US"/>
        </w:rPr>
        <w:t>;</w:t>
      </w:r>
    </w:p>
    <w:p w14:paraId="2B1620F0"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b/>
          <w:bCs/>
          <w:color w:val="00007F"/>
          <w:sz w:val="18"/>
          <w:szCs w:val="18"/>
          <w:lang w:val="en-US"/>
        </w:rPr>
        <w:t>private</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String</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password</w:t>
      </w:r>
      <w:r w:rsidRPr="00845D4D">
        <w:rPr>
          <w:rFonts w:ascii="Verdana" w:hAnsi="Verdana" w:cs="Verdana"/>
          <w:b/>
          <w:bCs/>
          <w:color w:val="000000"/>
          <w:sz w:val="18"/>
          <w:szCs w:val="18"/>
          <w:lang w:val="en-US"/>
        </w:rPr>
        <w:t>;</w:t>
      </w:r>
    </w:p>
    <w:p w14:paraId="0AFA6F62"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p>
    <w:p w14:paraId="448FAE0F" w14:textId="77777777" w:rsidR="00845D4D" w:rsidRPr="00845D4D" w:rsidRDefault="00845D4D" w:rsidP="003F5F9E">
      <w:pPr>
        <w:autoSpaceDE w:val="0"/>
        <w:autoSpaceDN w:val="0"/>
        <w:adjustRightInd w:val="0"/>
        <w:spacing w:after="0" w:line="240" w:lineRule="auto"/>
        <w:rPr>
          <w:rFonts w:ascii="Georgia" w:hAnsi="Georgia" w:cs="Georgia"/>
          <w:color w:val="007F00"/>
          <w:sz w:val="18"/>
          <w:szCs w:val="18"/>
          <w:lang w:val="en-US"/>
        </w:rPr>
      </w:pPr>
      <w:r w:rsidRPr="00845D4D">
        <w:rPr>
          <w:rFonts w:ascii="Verdana" w:hAnsi="Verdana" w:cs="Verdana"/>
          <w:color w:val="808080"/>
          <w:sz w:val="18"/>
          <w:szCs w:val="18"/>
          <w:lang w:val="en-US"/>
        </w:rPr>
        <w:t xml:space="preserve">        </w:t>
      </w:r>
      <w:r w:rsidRPr="00845D4D">
        <w:rPr>
          <w:rFonts w:ascii="Georgia" w:hAnsi="Georgia" w:cs="Georgia"/>
          <w:color w:val="007F00"/>
          <w:sz w:val="18"/>
          <w:szCs w:val="18"/>
          <w:lang w:val="en-US"/>
        </w:rPr>
        <w:t>// Constructor of CheckLogin, assigns given variables to local variables</w:t>
      </w:r>
    </w:p>
    <w:p w14:paraId="57155CC6"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RavenAPI_</w:t>
      </w:r>
      <w:proofErr w:type="gramStart"/>
      <w:r w:rsidRPr="00845D4D">
        <w:rPr>
          <w:rFonts w:ascii="Verdana" w:hAnsi="Verdana" w:cs="Verdana"/>
          <w:color w:val="000000"/>
          <w:sz w:val="18"/>
          <w:szCs w:val="18"/>
          <w:lang w:val="en-US"/>
        </w:rPr>
        <w:t>CheckLogin</w:t>
      </w:r>
      <w:r w:rsidRPr="00845D4D">
        <w:rPr>
          <w:rFonts w:ascii="Verdana" w:hAnsi="Verdana" w:cs="Verdana"/>
          <w:b/>
          <w:bCs/>
          <w:color w:val="000000"/>
          <w:sz w:val="18"/>
          <w:szCs w:val="18"/>
          <w:lang w:val="en-US"/>
        </w:rPr>
        <w:t>(</w:t>
      </w:r>
      <w:proofErr w:type="gramEnd"/>
      <w:r w:rsidRPr="00845D4D">
        <w:rPr>
          <w:rFonts w:ascii="Verdana" w:hAnsi="Verdana" w:cs="Verdana"/>
          <w:color w:val="000000"/>
          <w:sz w:val="18"/>
          <w:szCs w:val="18"/>
          <w:lang w:val="en-US"/>
        </w:rPr>
        <w:t>String</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username</w:t>
      </w:r>
      <w:r w:rsidRPr="00845D4D">
        <w:rPr>
          <w:rFonts w:ascii="Verdana" w:hAnsi="Verdana" w:cs="Verdana"/>
          <w:b/>
          <w:bCs/>
          <w:color w:val="000000"/>
          <w:sz w:val="18"/>
          <w:szCs w:val="18"/>
          <w:lang w:val="en-US"/>
        </w:rPr>
        <w:t>,</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String</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password</w:t>
      </w:r>
      <w:r w:rsidRPr="00845D4D">
        <w:rPr>
          <w:rFonts w:ascii="Verdana" w:hAnsi="Verdana" w:cs="Verdana"/>
          <w:b/>
          <w:bCs/>
          <w:color w:val="000000"/>
          <w:sz w:val="18"/>
          <w:szCs w:val="18"/>
          <w:lang w:val="en-US"/>
        </w:rPr>
        <w:t>){</w:t>
      </w:r>
    </w:p>
    <w:p w14:paraId="69950446"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proofErr w:type="gramStart"/>
      <w:r w:rsidRPr="00845D4D">
        <w:rPr>
          <w:rFonts w:ascii="Verdana" w:hAnsi="Verdana" w:cs="Verdana"/>
          <w:b/>
          <w:bCs/>
          <w:color w:val="00007F"/>
          <w:sz w:val="18"/>
          <w:szCs w:val="18"/>
          <w:lang w:val="en-US"/>
        </w:rPr>
        <w:t>this</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username</w:t>
      </w:r>
      <w:proofErr w:type="gramEnd"/>
      <w:r w:rsidRPr="00845D4D">
        <w:rPr>
          <w:rFonts w:ascii="Verdana" w:hAnsi="Verdana" w:cs="Verdana"/>
          <w:color w:val="808080"/>
          <w:sz w:val="18"/>
          <w:szCs w:val="18"/>
          <w:lang w:val="en-US"/>
        </w:rPr>
        <w:t xml:space="preserve"> </w:t>
      </w:r>
      <w:r w:rsidRPr="00845D4D">
        <w:rPr>
          <w:rFonts w:ascii="Verdana" w:hAnsi="Verdana" w:cs="Verdana"/>
          <w:b/>
          <w:bCs/>
          <w:color w:val="000000"/>
          <w:sz w:val="18"/>
          <w:szCs w:val="18"/>
          <w:lang w:val="en-US"/>
        </w:rPr>
        <w:t>=</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username</w:t>
      </w:r>
      <w:r w:rsidRPr="00845D4D">
        <w:rPr>
          <w:rFonts w:ascii="Verdana" w:hAnsi="Verdana" w:cs="Verdana"/>
          <w:b/>
          <w:bCs/>
          <w:color w:val="000000"/>
          <w:sz w:val="18"/>
          <w:szCs w:val="18"/>
          <w:lang w:val="en-US"/>
        </w:rPr>
        <w:t>;</w:t>
      </w:r>
    </w:p>
    <w:p w14:paraId="14D1E44C"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proofErr w:type="gramStart"/>
      <w:r w:rsidRPr="00845D4D">
        <w:rPr>
          <w:rFonts w:ascii="Verdana" w:hAnsi="Verdana" w:cs="Verdana"/>
          <w:b/>
          <w:bCs/>
          <w:color w:val="00007F"/>
          <w:sz w:val="18"/>
          <w:szCs w:val="18"/>
          <w:lang w:val="en-US"/>
        </w:rPr>
        <w:t>this</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password</w:t>
      </w:r>
      <w:proofErr w:type="gramEnd"/>
      <w:r w:rsidRPr="00845D4D">
        <w:rPr>
          <w:rFonts w:ascii="Verdana" w:hAnsi="Verdana" w:cs="Verdana"/>
          <w:color w:val="808080"/>
          <w:sz w:val="18"/>
          <w:szCs w:val="18"/>
          <w:lang w:val="en-US"/>
        </w:rPr>
        <w:t xml:space="preserve"> </w:t>
      </w:r>
      <w:r w:rsidRPr="00845D4D">
        <w:rPr>
          <w:rFonts w:ascii="Verdana" w:hAnsi="Verdana" w:cs="Verdana"/>
          <w:b/>
          <w:bCs/>
          <w:color w:val="000000"/>
          <w:sz w:val="18"/>
          <w:szCs w:val="18"/>
          <w:lang w:val="en-US"/>
        </w:rPr>
        <w:t>=</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password</w:t>
      </w:r>
      <w:r w:rsidRPr="00845D4D">
        <w:rPr>
          <w:rFonts w:ascii="Verdana" w:hAnsi="Verdana" w:cs="Verdana"/>
          <w:b/>
          <w:bCs/>
          <w:color w:val="000000"/>
          <w:sz w:val="18"/>
          <w:szCs w:val="18"/>
          <w:lang w:val="en-US"/>
        </w:rPr>
        <w:t>;</w:t>
      </w:r>
    </w:p>
    <w:p w14:paraId="532FFC8B"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b/>
          <w:bCs/>
          <w:color w:val="000000"/>
          <w:sz w:val="18"/>
          <w:szCs w:val="18"/>
          <w:lang w:val="en-US"/>
        </w:rPr>
        <w:t>}</w:t>
      </w:r>
    </w:p>
    <w:p w14:paraId="72F83E87" w14:textId="0CBEBF28" w:rsidR="00845D4D" w:rsidRPr="00845D4D" w:rsidRDefault="00876452" w:rsidP="003F5F9E">
      <w:pPr>
        <w:pStyle w:val="Heading4"/>
        <w:rPr>
          <w:lang w:val="en-US"/>
        </w:rPr>
      </w:pPr>
      <w:r>
        <w:rPr>
          <w:lang w:val="en-US"/>
        </w:rPr>
        <w:t>5.2.1 - onPreExecute</w:t>
      </w:r>
    </w:p>
    <w:p w14:paraId="3883BFAC"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b/>
          <w:bCs/>
          <w:color w:val="00007F"/>
          <w:sz w:val="18"/>
          <w:szCs w:val="18"/>
          <w:lang w:val="en-US"/>
        </w:rPr>
        <w:t>protected</w:t>
      </w:r>
      <w:r w:rsidRPr="00845D4D">
        <w:rPr>
          <w:rFonts w:ascii="Verdana" w:hAnsi="Verdana" w:cs="Verdana"/>
          <w:color w:val="808080"/>
          <w:sz w:val="18"/>
          <w:szCs w:val="18"/>
          <w:lang w:val="en-US"/>
        </w:rPr>
        <w:t xml:space="preserve"> </w:t>
      </w:r>
      <w:r w:rsidRPr="00845D4D">
        <w:rPr>
          <w:rFonts w:ascii="Verdana" w:hAnsi="Verdana" w:cs="Verdana"/>
          <w:b/>
          <w:bCs/>
          <w:color w:val="00007F"/>
          <w:sz w:val="18"/>
          <w:szCs w:val="18"/>
          <w:lang w:val="en-US"/>
        </w:rPr>
        <w:t>void</w:t>
      </w:r>
      <w:r w:rsidRPr="00845D4D">
        <w:rPr>
          <w:rFonts w:ascii="Verdana" w:hAnsi="Verdana" w:cs="Verdana"/>
          <w:color w:val="808080"/>
          <w:sz w:val="18"/>
          <w:szCs w:val="18"/>
          <w:lang w:val="en-US"/>
        </w:rPr>
        <w:t xml:space="preserve"> </w:t>
      </w:r>
      <w:proofErr w:type="gramStart"/>
      <w:r w:rsidRPr="00845D4D">
        <w:rPr>
          <w:rFonts w:ascii="Verdana" w:hAnsi="Verdana" w:cs="Verdana"/>
          <w:color w:val="000000"/>
          <w:sz w:val="18"/>
          <w:szCs w:val="18"/>
          <w:lang w:val="en-US"/>
        </w:rPr>
        <w:t>onPreExecute</w:t>
      </w:r>
      <w:r w:rsidRPr="00845D4D">
        <w:rPr>
          <w:rFonts w:ascii="Verdana" w:hAnsi="Verdana" w:cs="Verdana"/>
          <w:b/>
          <w:bCs/>
          <w:color w:val="000000"/>
          <w:sz w:val="18"/>
          <w:szCs w:val="18"/>
          <w:lang w:val="en-US"/>
        </w:rPr>
        <w:t>(</w:t>
      </w:r>
      <w:proofErr w:type="gramEnd"/>
      <w:r w:rsidRPr="00845D4D">
        <w:rPr>
          <w:rFonts w:ascii="Verdana" w:hAnsi="Verdana" w:cs="Verdana"/>
          <w:b/>
          <w:bCs/>
          <w:color w:val="000000"/>
          <w:sz w:val="18"/>
          <w:szCs w:val="18"/>
          <w:lang w:val="en-US"/>
        </w:rPr>
        <w:t>)</w:t>
      </w:r>
      <w:r w:rsidRPr="00845D4D">
        <w:rPr>
          <w:rFonts w:ascii="Verdana" w:hAnsi="Verdana" w:cs="Verdana"/>
          <w:color w:val="808080"/>
          <w:sz w:val="18"/>
          <w:szCs w:val="18"/>
          <w:lang w:val="en-US"/>
        </w:rPr>
        <w:t xml:space="preserve"> </w:t>
      </w:r>
      <w:r w:rsidRPr="00845D4D">
        <w:rPr>
          <w:rFonts w:ascii="Verdana" w:hAnsi="Verdana" w:cs="Verdana"/>
          <w:b/>
          <w:bCs/>
          <w:color w:val="000000"/>
          <w:sz w:val="18"/>
          <w:szCs w:val="18"/>
          <w:lang w:val="en-US"/>
        </w:rPr>
        <w:t>{</w:t>
      </w:r>
    </w:p>
    <w:p w14:paraId="315D026D" w14:textId="77777777" w:rsidR="00845D4D" w:rsidRPr="00845D4D" w:rsidRDefault="00845D4D" w:rsidP="003F5F9E">
      <w:pPr>
        <w:autoSpaceDE w:val="0"/>
        <w:autoSpaceDN w:val="0"/>
        <w:adjustRightInd w:val="0"/>
        <w:spacing w:after="0" w:line="240" w:lineRule="auto"/>
        <w:rPr>
          <w:rFonts w:ascii="Georgia" w:hAnsi="Georgia" w:cs="Georgia"/>
          <w:color w:val="007F00"/>
          <w:sz w:val="18"/>
          <w:szCs w:val="18"/>
          <w:lang w:val="en-US"/>
        </w:rPr>
      </w:pPr>
      <w:r w:rsidRPr="00845D4D">
        <w:rPr>
          <w:rFonts w:ascii="Verdana" w:hAnsi="Verdana" w:cs="Verdana"/>
          <w:color w:val="808080"/>
          <w:sz w:val="18"/>
          <w:szCs w:val="18"/>
          <w:lang w:val="en-US"/>
        </w:rPr>
        <w:t xml:space="preserve">            </w:t>
      </w:r>
      <w:r w:rsidRPr="00845D4D">
        <w:rPr>
          <w:rFonts w:ascii="Georgia" w:hAnsi="Georgia" w:cs="Georgia"/>
          <w:color w:val="007F00"/>
          <w:sz w:val="18"/>
          <w:szCs w:val="18"/>
          <w:lang w:val="en-US"/>
        </w:rPr>
        <w:t>/*</w:t>
      </w:r>
    </w:p>
    <w:p w14:paraId="5832DA60" w14:textId="77777777" w:rsidR="00845D4D" w:rsidRPr="00845D4D" w:rsidRDefault="00845D4D" w:rsidP="003F5F9E">
      <w:pPr>
        <w:autoSpaceDE w:val="0"/>
        <w:autoSpaceDN w:val="0"/>
        <w:adjustRightInd w:val="0"/>
        <w:spacing w:after="0" w:line="240" w:lineRule="auto"/>
        <w:rPr>
          <w:rFonts w:ascii="Georgia" w:hAnsi="Georgia" w:cs="Georgia"/>
          <w:color w:val="007F00"/>
          <w:sz w:val="18"/>
          <w:szCs w:val="18"/>
          <w:lang w:val="en-US"/>
        </w:rPr>
      </w:pPr>
      <w:r w:rsidRPr="00845D4D">
        <w:rPr>
          <w:rFonts w:ascii="Georgia" w:hAnsi="Georgia" w:cs="Georgia"/>
          <w:color w:val="007F00"/>
          <w:sz w:val="18"/>
          <w:szCs w:val="18"/>
          <w:lang w:val="en-US"/>
        </w:rPr>
        <w:t xml:space="preserve">             * this is not used but is normally used to invoke a loadingbar</w:t>
      </w:r>
    </w:p>
    <w:p w14:paraId="31F0795B" w14:textId="77777777" w:rsidR="00845D4D" w:rsidRPr="00845D4D" w:rsidRDefault="00845D4D" w:rsidP="003F5F9E">
      <w:pPr>
        <w:autoSpaceDE w:val="0"/>
        <w:autoSpaceDN w:val="0"/>
        <w:adjustRightInd w:val="0"/>
        <w:spacing w:after="0" w:line="240" w:lineRule="auto"/>
        <w:rPr>
          <w:rFonts w:ascii="Georgia" w:hAnsi="Georgia" w:cs="Georgia"/>
          <w:color w:val="007F00"/>
          <w:sz w:val="18"/>
          <w:szCs w:val="18"/>
          <w:lang w:val="en-US"/>
        </w:rPr>
      </w:pPr>
      <w:r w:rsidRPr="00845D4D">
        <w:rPr>
          <w:rFonts w:ascii="Georgia" w:hAnsi="Georgia" w:cs="Georgia"/>
          <w:color w:val="007F00"/>
          <w:sz w:val="18"/>
          <w:szCs w:val="18"/>
          <w:lang w:val="en-US"/>
        </w:rPr>
        <w:t xml:space="preserve">             * or other form of load indicator for the user </w:t>
      </w:r>
    </w:p>
    <w:p w14:paraId="716C61C9"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Georgia" w:hAnsi="Georgia" w:cs="Georgia"/>
          <w:color w:val="007F00"/>
          <w:sz w:val="18"/>
          <w:szCs w:val="18"/>
          <w:lang w:val="en-US"/>
        </w:rPr>
        <w:t xml:space="preserve">             */</w:t>
      </w:r>
    </w:p>
    <w:p w14:paraId="65F05208"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b/>
          <w:bCs/>
          <w:color w:val="000000"/>
          <w:sz w:val="18"/>
          <w:szCs w:val="18"/>
          <w:lang w:val="en-US"/>
        </w:rPr>
        <w:t>}</w:t>
      </w:r>
    </w:p>
    <w:p w14:paraId="4F87DA0B" w14:textId="07F2F548" w:rsidR="00845D4D" w:rsidRPr="00845D4D" w:rsidRDefault="00876452" w:rsidP="003F5F9E">
      <w:pPr>
        <w:pStyle w:val="Heading4"/>
        <w:rPr>
          <w:lang w:val="en-US"/>
        </w:rPr>
      </w:pPr>
      <w:r>
        <w:rPr>
          <w:lang w:val="en-US"/>
        </w:rPr>
        <w:t>5.2.2 - doInBackground</w:t>
      </w:r>
    </w:p>
    <w:p w14:paraId="29C4A95F"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b/>
          <w:bCs/>
          <w:color w:val="00007F"/>
          <w:sz w:val="18"/>
          <w:szCs w:val="18"/>
          <w:lang w:val="en-US"/>
        </w:rPr>
        <w:t>protected</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String</w:t>
      </w:r>
      <w:r w:rsidRPr="00845D4D">
        <w:rPr>
          <w:rFonts w:ascii="Verdana" w:hAnsi="Verdana" w:cs="Verdana"/>
          <w:color w:val="808080"/>
          <w:sz w:val="18"/>
          <w:szCs w:val="18"/>
          <w:lang w:val="en-US"/>
        </w:rPr>
        <w:t xml:space="preserve"> </w:t>
      </w:r>
      <w:proofErr w:type="gramStart"/>
      <w:r w:rsidRPr="00845D4D">
        <w:rPr>
          <w:rFonts w:ascii="Verdana" w:hAnsi="Verdana" w:cs="Verdana"/>
          <w:color w:val="000000"/>
          <w:sz w:val="18"/>
          <w:szCs w:val="18"/>
          <w:lang w:val="en-US"/>
        </w:rPr>
        <w:t>doInBackground</w:t>
      </w:r>
      <w:r w:rsidRPr="00845D4D">
        <w:rPr>
          <w:rFonts w:ascii="Verdana" w:hAnsi="Verdana" w:cs="Verdana"/>
          <w:b/>
          <w:bCs/>
          <w:color w:val="000000"/>
          <w:sz w:val="18"/>
          <w:szCs w:val="18"/>
          <w:lang w:val="en-US"/>
        </w:rPr>
        <w:t>(</w:t>
      </w:r>
      <w:proofErr w:type="gramEnd"/>
      <w:r w:rsidRPr="00845D4D">
        <w:rPr>
          <w:rFonts w:ascii="Verdana" w:hAnsi="Verdana" w:cs="Verdana"/>
          <w:color w:val="000000"/>
          <w:sz w:val="18"/>
          <w:szCs w:val="18"/>
          <w:lang w:val="en-US"/>
        </w:rPr>
        <w:t>Void</w:t>
      </w:r>
      <w:r w:rsidRPr="00845D4D">
        <w:rPr>
          <w:rFonts w:ascii="Verdana" w:hAnsi="Verdana" w:cs="Verdana"/>
          <w:b/>
          <w:bCs/>
          <w:color w:val="000000"/>
          <w:sz w:val="18"/>
          <w:szCs w:val="18"/>
          <w:lang w:val="en-US"/>
        </w:rPr>
        <w:t>...</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urls</w:t>
      </w:r>
      <w:r w:rsidRPr="00845D4D">
        <w:rPr>
          <w:rFonts w:ascii="Verdana" w:hAnsi="Verdana" w:cs="Verdana"/>
          <w:b/>
          <w:bCs/>
          <w:color w:val="000000"/>
          <w:sz w:val="18"/>
          <w:szCs w:val="18"/>
          <w:lang w:val="en-US"/>
        </w:rPr>
        <w:t>)</w:t>
      </w:r>
      <w:r w:rsidRPr="00845D4D">
        <w:rPr>
          <w:rFonts w:ascii="Verdana" w:hAnsi="Verdana" w:cs="Verdana"/>
          <w:color w:val="808080"/>
          <w:sz w:val="18"/>
          <w:szCs w:val="18"/>
          <w:lang w:val="en-US"/>
        </w:rPr>
        <w:t xml:space="preserve"> </w:t>
      </w:r>
      <w:r w:rsidRPr="00845D4D">
        <w:rPr>
          <w:rFonts w:ascii="Verdana" w:hAnsi="Verdana" w:cs="Verdana"/>
          <w:b/>
          <w:bCs/>
          <w:color w:val="000000"/>
          <w:sz w:val="18"/>
          <w:szCs w:val="18"/>
          <w:lang w:val="en-US"/>
        </w:rPr>
        <w:t>{</w:t>
      </w:r>
    </w:p>
    <w:p w14:paraId="78A25F06"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b/>
          <w:bCs/>
          <w:color w:val="00007F"/>
          <w:sz w:val="18"/>
          <w:szCs w:val="18"/>
          <w:lang w:val="en-US"/>
        </w:rPr>
        <w:t>try</w:t>
      </w:r>
      <w:r w:rsidRPr="00845D4D">
        <w:rPr>
          <w:rFonts w:ascii="Verdana" w:hAnsi="Verdana" w:cs="Verdana"/>
          <w:color w:val="808080"/>
          <w:sz w:val="18"/>
          <w:szCs w:val="18"/>
          <w:lang w:val="en-US"/>
        </w:rPr>
        <w:t xml:space="preserve"> </w:t>
      </w:r>
      <w:r w:rsidRPr="00845D4D">
        <w:rPr>
          <w:rFonts w:ascii="Verdana" w:hAnsi="Verdana" w:cs="Verdana"/>
          <w:b/>
          <w:bCs/>
          <w:color w:val="000000"/>
          <w:sz w:val="18"/>
          <w:szCs w:val="18"/>
          <w:lang w:val="en-US"/>
        </w:rPr>
        <w:t>{</w:t>
      </w:r>
    </w:p>
    <w:p w14:paraId="08246E42" w14:textId="77777777" w:rsidR="00845D4D" w:rsidRPr="00845D4D" w:rsidRDefault="00845D4D" w:rsidP="003F5F9E">
      <w:pPr>
        <w:autoSpaceDE w:val="0"/>
        <w:autoSpaceDN w:val="0"/>
        <w:adjustRightInd w:val="0"/>
        <w:spacing w:after="0" w:line="240" w:lineRule="auto"/>
        <w:rPr>
          <w:rFonts w:ascii="Georgia" w:hAnsi="Georgia" w:cs="Georgia"/>
          <w:color w:val="007F00"/>
          <w:sz w:val="18"/>
          <w:szCs w:val="18"/>
          <w:lang w:val="en-US"/>
        </w:rPr>
      </w:pPr>
      <w:r w:rsidRPr="00845D4D">
        <w:rPr>
          <w:rFonts w:ascii="Verdana" w:hAnsi="Verdana" w:cs="Verdana"/>
          <w:color w:val="808080"/>
          <w:sz w:val="18"/>
          <w:szCs w:val="18"/>
          <w:lang w:val="en-US"/>
        </w:rPr>
        <w:t xml:space="preserve">                </w:t>
      </w:r>
      <w:r w:rsidRPr="00845D4D">
        <w:rPr>
          <w:rFonts w:ascii="Georgia" w:hAnsi="Georgia" w:cs="Georgia"/>
          <w:color w:val="007F00"/>
          <w:sz w:val="18"/>
          <w:szCs w:val="18"/>
          <w:lang w:val="en-US"/>
        </w:rPr>
        <w:t>// forms the URL needed for executing the API call</w:t>
      </w:r>
    </w:p>
    <w:p w14:paraId="78A67DDD"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URL</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url</w:t>
      </w:r>
      <w:r w:rsidRPr="00845D4D">
        <w:rPr>
          <w:rFonts w:ascii="Verdana" w:hAnsi="Verdana" w:cs="Verdana"/>
          <w:color w:val="808080"/>
          <w:sz w:val="18"/>
          <w:szCs w:val="18"/>
          <w:lang w:val="en-US"/>
        </w:rPr>
        <w:t xml:space="preserve"> </w:t>
      </w:r>
      <w:r w:rsidRPr="00845D4D">
        <w:rPr>
          <w:rFonts w:ascii="Verdana" w:hAnsi="Verdana" w:cs="Verdana"/>
          <w:b/>
          <w:bCs/>
          <w:color w:val="000000"/>
          <w:sz w:val="18"/>
          <w:szCs w:val="18"/>
          <w:lang w:val="en-US"/>
        </w:rPr>
        <w:t>=</w:t>
      </w:r>
      <w:r w:rsidRPr="00845D4D">
        <w:rPr>
          <w:rFonts w:ascii="Verdana" w:hAnsi="Verdana" w:cs="Verdana"/>
          <w:color w:val="808080"/>
          <w:sz w:val="18"/>
          <w:szCs w:val="18"/>
          <w:lang w:val="en-US"/>
        </w:rPr>
        <w:t xml:space="preserve"> </w:t>
      </w:r>
      <w:r w:rsidRPr="00845D4D">
        <w:rPr>
          <w:rFonts w:ascii="Verdana" w:hAnsi="Verdana" w:cs="Verdana"/>
          <w:b/>
          <w:bCs/>
          <w:color w:val="00007F"/>
          <w:sz w:val="18"/>
          <w:szCs w:val="18"/>
          <w:lang w:val="en-US"/>
        </w:rPr>
        <w:t>new</w:t>
      </w:r>
      <w:r w:rsidRPr="00845D4D">
        <w:rPr>
          <w:rFonts w:ascii="Verdana" w:hAnsi="Verdana" w:cs="Verdana"/>
          <w:color w:val="808080"/>
          <w:sz w:val="18"/>
          <w:szCs w:val="18"/>
          <w:lang w:val="en-US"/>
        </w:rPr>
        <w:t xml:space="preserve"> </w:t>
      </w:r>
      <w:proofErr w:type="gramStart"/>
      <w:r w:rsidRPr="00845D4D">
        <w:rPr>
          <w:rFonts w:ascii="Verdana" w:hAnsi="Verdana" w:cs="Verdana"/>
          <w:color w:val="000000"/>
          <w:sz w:val="18"/>
          <w:szCs w:val="18"/>
          <w:lang w:val="en-US"/>
        </w:rPr>
        <w:t>URL</w:t>
      </w:r>
      <w:r w:rsidRPr="00845D4D">
        <w:rPr>
          <w:rFonts w:ascii="Verdana" w:hAnsi="Verdana" w:cs="Verdana"/>
          <w:b/>
          <w:bCs/>
          <w:color w:val="000000"/>
          <w:sz w:val="18"/>
          <w:szCs w:val="18"/>
          <w:lang w:val="en-US"/>
        </w:rPr>
        <w:t>(</w:t>
      </w:r>
      <w:proofErr w:type="gramEnd"/>
      <w:r w:rsidRPr="00845D4D">
        <w:rPr>
          <w:rFonts w:ascii="Verdana" w:hAnsi="Verdana" w:cs="Verdana"/>
          <w:color w:val="000000"/>
          <w:sz w:val="18"/>
          <w:szCs w:val="18"/>
          <w:lang w:val="en-US"/>
        </w:rPr>
        <w:t>API_URL</w:t>
      </w:r>
      <w:r w:rsidRPr="00845D4D">
        <w:rPr>
          <w:rFonts w:ascii="Verdana" w:hAnsi="Verdana" w:cs="Verdana"/>
          <w:color w:val="808080"/>
          <w:sz w:val="18"/>
          <w:szCs w:val="18"/>
          <w:lang w:val="en-US"/>
        </w:rPr>
        <w:t xml:space="preserve"> </w:t>
      </w:r>
      <w:r w:rsidRPr="00845D4D">
        <w:rPr>
          <w:rFonts w:ascii="Verdana" w:hAnsi="Verdana" w:cs="Verdana"/>
          <w:b/>
          <w:bCs/>
          <w:color w:val="000000"/>
          <w:sz w:val="18"/>
          <w:szCs w:val="18"/>
          <w:lang w:val="en-US"/>
        </w:rPr>
        <w:t>+</w:t>
      </w:r>
    </w:p>
    <w:p w14:paraId="263787B7"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proofErr w:type="gramStart"/>
      <w:r w:rsidRPr="00845D4D">
        <w:rPr>
          <w:rFonts w:ascii="Verdana" w:hAnsi="Verdana" w:cs="Verdana"/>
          <w:color w:val="7F007F"/>
          <w:sz w:val="18"/>
          <w:szCs w:val="18"/>
          <w:lang w:val="en-US"/>
        </w:rPr>
        <w:t>"?user</w:t>
      </w:r>
      <w:proofErr w:type="gramEnd"/>
      <w:r w:rsidRPr="00845D4D">
        <w:rPr>
          <w:rFonts w:ascii="Verdana" w:hAnsi="Verdana" w:cs="Verdana"/>
          <w:color w:val="7F007F"/>
          <w:sz w:val="18"/>
          <w:szCs w:val="18"/>
          <w:lang w:val="en-US"/>
        </w:rPr>
        <w:t>="</w:t>
      </w:r>
      <w:r w:rsidRPr="00845D4D">
        <w:rPr>
          <w:rFonts w:ascii="Verdana" w:hAnsi="Verdana" w:cs="Verdana"/>
          <w:color w:val="808080"/>
          <w:sz w:val="18"/>
          <w:szCs w:val="18"/>
          <w:lang w:val="en-US"/>
        </w:rPr>
        <w:t xml:space="preserve"> </w:t>
      </w:r>
      <w:r w:rsidRPr="00845D4D">
        <w:rPr>
          <w:rFonts w:ascii="Verdana" w:hAnsi="Verdana" w:cs="Verdana"/>
          <w:b/>
          <w:bCs/>
          <w:color w:val="000000"/>
          <w:sz w:val="18"/>
          <w:szCs w:val="18"/>
          <w:lang w:val="en-US"/>
        </w:rPr>
        <w:t>+</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username</w:t>
      </w:r>
      <w:r w:rsidRPr="00845D4D">
        <w:rPr>
          <w:rFonts w:ascii="Verdana" w:hAnsi="Verdana" w:cs="Verdana"/>
          <w:color w:val="808080"/>
          <w:sz w:val="18"/>
          <w:szCs w:val="18"/>
          <w:lang w:val="en-US"/>
        </w:rPr>
        <w:t xml:space="preserve"> </w:t>
      </w:r>
      <w:r w:rsidRPr="00845D4D">
        <w:rPr>
          <w:rFonts w:ascii="Verdana" w:hAnsi="Verdana" w:cs="Verdana"/>
          <w:b/>
          <w:bCs/>
          <w:color w:val="000000"/>
          <w:sz w:val="18"/>
          <w:szCs w:val="18"/>
          <w:lang w:val="en-US"/>
        </w:rPr>
        <w:t>+</w:t>
      </w:r>
    </w:p>
    <w:p w14:paraId="3B5E37D8"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color w:val="7F007F"/>
          <w:sz w:val="18"/>
          <w:szCs w:val="18"/>
          <w:lang w:val="en-US"/>
        </w:rPr>
        <w:t>"&amp;pass="</w:t>
      </w:r>
      <w:r w:rsidRPr="00845D4D">
        <w:rPr>
          <w:rFonts w:ascii="Verdana" w:hAnsi="Verdana" w:cs="Verdana"/>
          <w:color w:val="808080"/>
          <w:sz w:val="18"/>
          <w:szCs w:val="18"/>
          <w:lang w:val="en-US"/>
        </w:rPr>
        <w:t xml:space="preserve"> </w:t>
      </w:r>
      <w:r w:rsidRPr="00845D4D">
        <w:rPr>
          <w:rFonts w:ascii="Verdana" w:hAnsi="Verdana" w:cs="Verdana"/>
          <w:b/>
          <w:bCs/>
          <w:color w:val="000000"/>
          <w:sz w:val="18"/>
          <w:szCs w:val="18"/>
          <w:lang w:val="en-US"/>
        </w:rPr>
        <w:t>+</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password</w:t>
      </w:r>
      <w:r w:rsidRPr="00845D4D">
        <w:rPr>
          <w:rFonts w:ascii="Verdana" w:hAnsi="Verdana" w:cs="Verdana"/>
          <w:b/>
          <w:bCs/>
          <w:color w:val="000000"/>
          <w:sz w:val="18"/>
          <w:szCs w:val="18"/>
          <w:lang w:val="en-US"/>
        </w:rPr>
        <w:t>);</w:t>
      </w:r>
    </w:p>
    <w:p w14:paraId="2891346F"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p>
    <w:p w14:paraId="65954D6E" w14:textId="77777777" w:rsidR="00845D4D" w:rsidRPr="00845D4D" w:rsidRDefault="00845D4D" w:rsidP="003F5F9E">
      <w:pPr>
        <w:autoSpaceDE w:val="0"/>
        <w:autoSpaceDN w:val="0"/>
        <w:adjustRightInd w:val="0"/>
        <w:spacing w:after="0" w:line="240" w:lineRule="auto"/>
        <w:rPr>
          <w:rFonts w:ascii="Georgia" w:hAnsi="Georgia" w:cs="Georgia"/>
          <w:color w:val="007F00"/>
          <w:sz w:val="18"/>
          <w:szCs w:val="18"/>
          <w:lang w:val="en-US"/>
        </w:rPr>
      </w:pPr>
      <w:r w:rsidRPr="00845D4D">
        <w:rPr>
          <w:rFonts w:ascii="Verdana" w:hAnsi="Verdana" w:cs="Verdana"/>
          <w:color w:val="808080"/>
          <w:sz w:val="18"/>
          <w:szCs w:val="18"/>
          <w:lang w:val="en-US"/>
        </w:rPr>
        <w:t xml:space="preserve">                </w:t>
      </w:r>
      <w:r w:rsidRPr="00845D4D">
        <w:rPr>
          <w:rFonts w:ascii="Georgia" w:hAnsi="Georgia" w:cs="Georgia"/>
          <w:color w:val="007F00"/>
          <w:sz w:val="18"/>
          <w:szCs w:val="18"/>
          <w:lang w:val="en-US"/>
        </w:rPr>
        <w:t>// Logs Which user is logged in, this is only accessible from a debug shell</w:t>
      </w:r>
    </w:p>
    <w:p w14:paraId="2BC85D43"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Log</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e</w:t>
      </w:r>
      <w:r w:rsidRPr="00845D4D">
        <w:rPr>
          <w:rFonts w:ascii="Verdana" w:hAnsi="Verdana" w:cs="Verdana"/>
          <w:b/>
          <w:bCs/>
          <w:color w:val="000000"/>
          <w:sz w:val="18"/>
          <w:szCs w:val="18"/>
          <w:lang w:val="en-US"/>
        </w:rPr>
        <w:t>(</w:t>
      </w:r>
      <w:r w:rsidRPr="00845D4D">
        <w:rPr>
          <w:rFonts w:ascii="Verdana" w:hAnsi="Verdana" w:cs="Verdana"/>
          <w:color w:val="7F007F"/>
          <w:sz w:val="18"/>
          <w:szCs w:val="18"/>
          <w:lang w:val="en-US"/>
        </w:rPr>
        <w:t>"AUTH"</w:t>
      </w:r>
      <w:r w:rsidRPr="00845D4D">
        <w:rPr>
          <w:rFonts w:ascii="Verdana" w:hAnsi="Verdana" w:cs="Verdana"/>
          <w:b/>
          <w:bCs/>
          <w:color w:val="000000"/>
          <w:sz w:val="18"/>
          <w:szCs w:val="18"/>
          <w:lang w:val="en-US"/>
        </w:rPr>
        <w:t>,</w:t>
      </w:r>
      <w:r w:rsidRPr="00845D4D">
        <w:rPr>
          <w:rFonts w:ascii="Verdana" w:hAnsi="Verdana" w:cs="Verdana"/>
          <w:color w:val="808080"/>
          <w:sz w:val="18"/>
          <w:szCs w:val="18"/>
          <w:lang w:val="en-US"/>
        </w:rPr>
        <w:t xml:space="preserve"> </w:t>
      </w:r>
      <w:r w:rsidRPr="00845D4D">
        <w:rPr>
          <w:rFonts w:ascii="Verdana" w:hAnsi="Verdana" w:cs="Verdana"/>
          <w:color w:val="7F007F"/>
          <w:sz w:val="18"/>
          <w:szCs w:val="18"/>
          <w:lang w:val="en-US"/>
        </w:rPr>
        <w:t>"USERNAME: "</w:t>
      </w:r>
      <w:r w:rsidRPr="00845D4D">
        <w:rPr>
          <w:rFonts w:ascii="Verdana" w:hAnsi="Verdana" w:cs="Verdana"/>
          <w:color w:val="808080"/>
          <w:sz w:val="18"/>
          <w:szCs w:val="18"/>
          <w:lang w:val="en-US"/>
        </w:rPr>
        <w:t xml:space="preserve"> </w:t>
      </w:r>
      <w:r w:rsidRPr="00845D4D">
        <w:rPr>
          <w:rFonts w:ascii="Verdana" w:hAnsi="Verdana" w:cs="Verdana"/>
          <w:b/>
          <w:bCs/>
          <w:color w:val="000000"/>
          <w:sz w:val="18"/>
          <w:szCs w:val="18"/>
          <w:lang w:val="en-US"/>
        </w:rPr>
        <w:t>+</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username</w:t>
      </w:r>
      <w:r w:rsidRPr="00845D4D">
        <w:rPr>
          <w:rFonts w:ascii="Verdana" w:hAnsi="Verdana" w:cs="Verdana"/>
          <w:color w:val="808080"/>
          <w:sz w:val="18"/>
          <w:szCs w:val="18"/>
          <w:lang w:val="en-US"/>
        </w:rPr>
        <w:t xml:space="preserve"> </w:t>
      </w:r>
      <w:r w:rsidRPr="00845D4D">
        <w:rPr>
          <w:rFonts w:ascii="Verdana" w:hAnsi="Verdana" w:cs="Verdana"/>
          <w:b/>
          <w:bCs/>
          <w:color w:val="000000"/>
          <w:sz w:val="18"/>
          <w:szCs w:val="18"/>
          <w:lang w:val="en-US"/>
        </w:rPr>
        <w:t>+</w:t>
      </w:r>
      <w:r w:rsidRPr="00845D4D">
        <w:rPr>
          <w:rFonts w:ascii="Verdana" w:hAnsi="Verdana" w:cs="Verdana"/>
          <w:color w:val="808080"/>
          <w:sz w:val="18"/>
          <w:szCs w:val="18"/>
          <w:lang w:val="en-US"/>
        </w:rPr>
        <w:t xml:space="preserve"> </w:t>
      </w:r>
      <w:r w:rsidRPr="00845D4D">
        <w:rPr>
          <w:rFonts w:ascii="Verdana" w:hAnsi="Verdana" w:cs="Verdana"/>
          <w:color w:val="7F007F"/>
          <w:sz w:val="18"/>
          <w:szCs w:val="18"/>
          <w:lang w:val="en-US"/>
        </w:rPr>
        <w:t>" PASS: "</w:t>
      </w:r>
      <w:r w:rsidRPr="00845D4D">
        <w:rPr>
          <w:rFonts w:ascii="Verdana" w:hAnsi="Verdana" w:cs="Verdana"/>
          <w:color w:val="808080"/>
          <w:sz w:val="18"/>
          <w:szCs w:val="18"/>
          <w:lang w:val="en-US"/>
        </w:rPr>
        <w:t xml:space="preserve"> </w:t>
      </w:r>
      <w:r w:rsidRPr="00845D4D">
        <w:rPr>
          <w:rFonts w:ascii="Verdana" w:hAnsi="Verdana" w:cs="Verdana"/>
          <w:b/>
          <w:bCs/>
          <w:color w:val="000000"/>
          <w:sz w:val="18"/>
          <w:szCs w:val="18"/>
          <w:lang w:val="en-US"/>
        </w:rPr>
        <w:t>+</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password</w:t>
      </w:r>
      <w:r w:rsidRPr="00845D4D">
        <w:rPr>
          <w:rFonts w:ascii="Verdana" w:hAnsi="Verdana" w:cs="Verdana"/>
          <w:b/>
          <w:bCs/>
          <w:color w:val="000000"/>
          <w:sz w:val="18"/>
          <w:szCs w:val="18"/>
          <w:lang w:val="en-US"/>
        </w:rPr>
        <w:t>);</w:t>
      </w:r>
    </w:p>
    <w:p w14:paraId="40AEA72F" w14:textId="77777777" w:rsidR="00845D4D" w:rsidRPr="00845D4D" w:rsidRDefault="00845D4D" w:rsidP="003F5F9E">
      <w:pPr>
        <w:autoSpaceDE w:val="0"/>
        <w:autoSpaceDN w:val="0"/>
        <w:adjustRightInd w:val="0"/>
        <w:spacing w:after="0" w:line="240" w:lineRule="auto"/>
        <w:rPr>
          <w:rFonts w:ascii="Georgia" w:hAnsi="Georgia" w:cs="Georgia"/>
          <w:color w:val="007F00"/>
          <w:sz w:val="18"/>
          <w:szCs w:val="18"/>
          <w:lang w:val="en-US"/>
        </w:rPr>
      </w:pPr>
      <w:r w:rsidRPr="00845D4D">
        <w:rPr>
          <w:rFonts w:ascii="Verdana" w:hAnsi="Verdana" w:cs="Verdana"/>
          <w:color w:val="808080"/>
          <w:sz w:val="18"/>
          <w:szCs w:val="18"/>
          <w:lang w:val="en-US"/>
        </w:rPr>
        <w:t xml:space="preserve">                </w:t>
      </w:r>
      <w:r w:rsidRPr="00845D4D">
        <w:rPr>
          <w:rFonts w:ascii="Georgia" w:hAnsi="Georgia" w:cs="Georgia"/>
          <w:color w:val="007F00"/>
          <w:sz w:val="18"/>
          <w:szCs w:val="18"/>
          <w:lang w:val="en-US"/>
        </w:rPr>
        <w:t>// Establishes an http connection to the server through the url defined earlier</w:t>
      </w:r>
    </w:p>
    <w:p w14:paraId="075099BC"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HttpURLConnection</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urlConnection</w:t>
      </w:r>
      <w:r w:rsidRPr="00845D4D">
        <w:rPr>
          <w:rFonts w:ascii="Verdana" w:hAnsi="Verdana" w:cs="Verdana"/>
          <w:color w:val="808080"/>
          <w:sz w:val="18"/>
          <w:szCs w:val="18"/>
          <w:lang w:val="en-US"/>
        </w:rPr>
        <w:t xml:space="preserve"> </w:t>
      </w:r>
      <w:r w:rsidRPr="00845D4D">
        <w:rPr>
          <w:rFonts w:ascii="Verdana" w:hAnsi="Verdana" w:cs="Verdana"/>
          <w:b/>
          <w:bCs/>
          <w:color w:val="000000"/>
          <w:sz w:val="18"/>
          <w:szCs w:val="18"/>
          <w:lang w:val="en-US"/>
        </w:rPr>
        <w:t>=</w:t>
      </w:r>
      <w:r w:rsidRPr="00845D4D">
        <w:rPr>
          <w:rFonts w:ascii="Verdana" w:hAnsi="Verdana" w:cs="Verdana"/>
          <w:color w:val="808080"/>
          <w:sz w:val="18"/>
          <w:szCs w:val="18"/>
          <w:lang w:val="en-US"/>
        </w:rPr>
        <w:t xml:space="preserve"> </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HttpURLConnection</w:t>
      </w:r>
      <w:r w:rsidRPr="00845D4D">
        <w:rPr>
          <w:rFonts w:ascii="Verdana" w:hAnsi="Verdana" w:cs="Verdana"/>
          <w:b/>
          <w:bCs/>
          <w:color w:val="000000"/>
          <w:sz w:val="18"/>
          <w:szCs w:val="18"/>
          <w:lang w:val="en-US"/>
        </w:rPr>
        <w:t>)</w:t>
      </w:r>
      <w:r w:rsidRPr="00845D4D">
        <w:rPr>
          <w:rFonts w:ascii="Verdana" w:hAnsi="Verdana" w:cs="Verdana"/>
          <w:color w:val="808080"/>
          <w:sz w:val="18"/>
          <w:szCs w:val="18"/>
          <w:lang w:val="en-US"/>
        </w:rPr>
        <w:t xml:space="preserve"> </w:t>
      </w:r>
      <w:proofErr w:type="gramStart"/>
      <w:r w:rsidRPr="00845D4D">
        <w:rPr>
          <w:rFonts w:ascii="Verdana" w:hAnsi="Verdana" w:cs="Verdana"/>
          <w:color w:val="000000"/>
          <w:sz w:val="18"/>
          <w:szCs w:val="18"/>
          <w:lang w:val="en-US"/>
        </w:rPr>
        <w:t>url</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openConnection</w:t>
      </w:r>
      <w:proofErr w:type="gramEnd"/>
      <w:r w:rsidRPr="00845D4D">
        <w:rPr>
          <w:rFonts w:ascii="Verdana" w:hAnsi="Verdana" w:cs="Verdana"/>
          <w:b/>
          <w:bCs/>
          <w:color w:val="000000"/>
          <w:sz w:val="18"/>
          <w:szCs w:val="18"/>
          <w:lang w:val="en-US"/>
        </w:rPr>
        <w:t>();</w:t>
      </w:r>
    </w:p>
    <w:p w14:paraId="3A2664BD" w14:textId="77777777" w:rsidR="00845D4D" w:rsidRPr="00845D4D" w:rsidRDefault="00845D4D" w:rsidP="003F5F9E">
      <w:pPr>
        <w:autoSpaceDE w:val="0"/>
        <w:autoSpaceDN w:val="0"/>
        <w:adjustRightInd w:val="0"/>
        <w:spacing w:after="0" w:line="240" w:lineRule="auto"/>
        <w:rPr>
          <w:rFonts w:ascii="Georgia" w:hAnsi="Georgia" w:cs="Georgia"/>
          <w:color w:val="007F00"/>
          <w:sz w:val="18"/>
          <w:szCs w:val="18"/>
          <w:lang w:val="en-US"/>
        </w:rPr>
      </w:pPr>
      <w:r w:rsidRPr="00845D4D">
        <w:rPr>
          <w:rFonts w:ascii="Verdana" w:hAnsi="Verdana" w:cs="Verdana"/>
          <w:color w:val="808080"/>
          <w:sz w:val="18"/>
          <w:szCs w:val="18"/>
          <w:lang w:val="en-US"/>
        </w:rPr>
        <w:t xml:space="preserve">                </w:t>
      </w:r>
      <w:r w:rsidRPr="00845D4D">
        <w:rPr>
          <w:rFonts w:ascii="Georgia" w:hAnsi="Georgia" w:cs="Georgia"/>
          <w:color w:val="007F00"/>
          <w:sz w:val="18"/>
          <w:szCs w:val="18"/>
          <w:lang w:val="en-US"/>
        </w:rPr>
        <w:t>// Tells server this request is of type GET</w:t>
      </w:r>
    </w:p>
    <w:p w14:paraId="6DF37D46"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urlConnection</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setRequestMethod</w:t>
      </w:r>
      <w:r w:rsidRPr="00845D4D">
        <w:rPr>
          <w:rFonts w:ascii="Verdana" w:hAnsi="Verdana" w:cs="Verdana"/>
          <w:b/>
          <w:bCs/>
          <w:color w:val="000000"/>
          <w:sz w:val="18"/>
          <w:szCs w:val="18"/>
          <w:lang w:val="en-US"/>
        </w:rPr>
        <w:t>(</w:t>
      </w:r>
      <w:r w:rsidRPr="00845D4D">
        <w:rPr>
          <w:rFonts w:ascii="Verdana" w:hAnsi="Verdana" w:cs="Verdana"/>
          <w:color w:val="7F007F"/>
          <w:sz w:val="18"/>
          <w:szCs w:val="18"/>
          <w:lang w:val="en-US"/>
        </w:rPr>
        <w:t>"GET"</w:t>
      </w:r>
      <w:r w:rsidRPr="00845D4D">
        <w:rPr>
          <w:rFonts w:ascii="Verdana" w:hAnsi="Verdana" w:cs="Verdana"/>
          <w:b/>
          <w:bCs/>
          <w:color w:val="000000"/>
          <w:sz w:val="18"/>
          <w:szCs w:val="18"/>
          <w:lang w:val="en-US"/>
        </w:rPr>
        <w:t>);</w:t>
      </w:r>
    </w:p>
    <w:p w14:paraId="3119E5BC"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p>
    <w:p w14:paraId="498F2826" w14:textId="77777777" w:rsidR="00845D4D" w:rsidRPr="00845D4D" w:rsidRDefault="00845D4D" w:rsidP="003F5F9E">
      <w:pPr>
        <w:autoSpaceDE w:val="0"/>
        <w:autoSpaceDN w:val="0"/>
        <w:adjustRightInd w:val="0"/>
        <w:spacing w:after="0" w:line="240" w:lineRule="auto"/>
        <w:rPr>
          <w:rFonts w:ascii="Georgia" w:hAnsi="Georgia" w:cs="Georgia"/>
          <w:color w:val="007F00"/>
          <w:sz w:val="18"/>
          <w:szCs w:val="18"/>
          <w:lang w:val="en-US"/>
        </w:rPr>
      </w:pPr>
      <w:r w:rsidRPr="00845D4D">
        <w:rPr>
          <w:rFonts w:ascii="Verdana" w:hAnsi="Verdana" w:cs="Verdana"/>
          <w:color w:val="808080"/>
          <w:sz w:val="18"/>
          <w:szCs w:val="18"/>
          <w:lang w:val="en-US"/>
        </w:rPr>
        <w:t xml:space="preserve">                </w:t>
      </w:r>
      <w:r w:rsidRPr="00845D4D">
        <w:rPr>
          <w:rFonts w:ascii="Georgia" w:hAnsi="Georgia" w:cs="Georgia"/>
          <w:color w:val="007F00"/>
          <w:sz w:val="18"/>
          <w:szCs w:val="18"/>
          <w:lang w:val="en-US"/>
        </w:rPr>
        <w:t xml:space="preserve">// This is the meat and potatoes of the API </w:t>
      </w:r>
      <w:proofErr w:type="gramStart"/>
      <w:r w:rsidRPr="00845D4D">
        <w:rPr>
          <w:rFonts w:ascii="Georgia" w:hAnsi="Georgia" w:cs="Georgia"/>
          <w:color w:val="007F00"/>
          <w:sz w:val="18"/>
          <w:szCs w:val="18"/>
          <w:lang w:val="en-US"/>
        </w:rPr>
        <w:t>call,</w:t>
      </w:r>
      <w:proofErr w:type="gramEnd"/>
      <w:r w:rsidRPr="00845D4D">
        <w:rPr>
          <w:rFonts w:ascii="Georgia" w:hAnsi="Georgia" w:cs="Georgia"/>
          <w:color w:val="007F00"/>
          <w:sz w:val="18"/>
          <w:szCs w:val="18"/>
          <w:lang w:val="en-US"/>
        </w:rPr>
        <w:t xml:space="preserve"> this is reading what is being spit out of the server</w:t>
      </w:r>
    </w:p>
    <w:p w14:paraId="14042541"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b/>
          <w:bCs/>
          <w:color w:val="00007F"/>
          <w:sz w:val="18"/>
          <w:szCs w:val="18"/>
          <w:lang w:val="en-US"/>
        </w:rPr>
        <w:t>try</w:t>
      </w:r>
      <w:r w:rsidRPr="00845D4D">
        <w:rPr>
          <w:rFonts w:ascii="Verdana" w:hAnsi="Verdana" w:cs="Verdana"/>
          <w:color w:val="808080"/>
          <w:sz w:val="18"/>
          <w:szCs w:val="18"/>
          <w:lang w:val="en-US"/>
        </w:rPr>
        <w:t xml:space="preserve"> </w:t>
      </w:r>
      <w:r w:rsidRPr="00845D4D">
        <w:rPr>
          <w:rFonts w:ascii="Verdana" w:hAnsi="Verdana" w:cs="Verdana"/>
          <w:b/>
          <w:bCs/>
          <w:color w:val="000000"/>
          <w:sz w:val="18"/>
          <w:szCs w:val="18"/>
          <w:lang w:val="en-US"/>
        </w:rPr>
        <w:t>{</w:t>
      </w:r>
    </w:p>
    <w:p w14:paraId="7E15F438"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BufferedReader</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bufferedReader</w:t>
      </w:r>
      <w:r w:rsidRPr="00845D4D">
        <w:rPr>
          <w:rFonts w:ascii="Verdana" w:hAnsi="Verdana" w:cs="Verdana"/>
          <w:color w:val="808080"/>
          <w:sz w:val="18"/>
          <w:szCs w:val="18"/>
          <w:lang w:val="en-US"/>
        </w:rPr>
        <w:t xml:space="preserve"> </w:t>
      </w:r>
      <w:r w:rsidRPr="00845D4D">
        <w:rPr>
          <w:rFonts w:ascii="Verdana" w:hAnsi="Verdana" w:cs="Verdana"/>
          <w:b/>
          <w:bCs/>
          <w:color w:val="000000"/>
          <w:sz w:val="18"/>
          <w:szCs w:val="18"/>
          <w:lang w:val="en-US"/>
        </w:rPr>
        <w:t>=</w:t>
      </w:r>
      <w:r w:rsidRPr="00845D4D">
        <w:rPr>
          <w:rFonts w:ascii="Verdana" w:hAnsi="Verdana" w:cs="Verdana"/>
          <w:color w:val="808080"/>
          <w:sz w:val="18"/>
          <w:szCs w:val="18"/>
          <w:lang w:val="en-US"/>
        </w:rPr>
        <w:t xml:space="preserve"> </w:t>
      </w:r>
      <w:r w:rsidRPr="00845D4D">
        <w:rPr>
          <w:rFonts w:ascii="Verdana" w:hAnsi="Verdana" w:cs="Verdana"/>
          <w:b/>
          <w:bCs/>
          <w:color w:val="00007F"/>
          <w:sz w:val="18"/>
          <w:szCs w:val="18"/>
          <w:lang w:val="en-US"/>
        </w:rPr>
        <w:t>new</w:t>
      </w:r>
      <w:r w:rsidRPr="00845D4D">
        <w:rPr>
          <w:rFonts w:ascii="Verdana" w:hAnsi="Verdana" w:cs="Verdana"/>
          <w:color w:val="808080"/>
          <w:sz w:val="18"/>
          <w:szCs w:val="18"/>
          <w:lang w:val="en-US"/>
        </w:rPr>
        <w:t xml:space="preserve"> </w:t>
      </w:r>
      <w:proofErr w:type="gramStart"/>
      <w:r w:rsidRPr="00845D4D">
        <w:rPr>
          <w:rFonts w:ascii="Verdana" w:hAnsi="Verdana" w:cs="Verdana"/>
          <w:color w:val="000000"/>
          <w:sz w:val="18"/>
          <w:szCs w:val="18"/>
          <w:lang w:val="en-US"/>
        </w:rPr>
        <w:t>BufferedReader</w:t>
      </w:r>
      <w:r w:rsidRPr="00845D4D">
        <w:rPr>
          <w:rFonts w:ascii="Verdana" w:hAnsi="Verdana" w:cs="Verdana"/>
          <w:b/>
          <w:bCs/>
          <w:color w:val="000000"/>
          <w:sz w:val="18"/>
          <w:szCs w:val="18"/>
          <w:lang w:val="en-US"/>
        </w:rPr>
        <w:t>(</w:t>
      </w:r>
      <w:proofErr w:type="gramEnd"/>
      <w:r w:rsidRPr="00845D4D">
        <w:rPr>
          <w:rFonts w:ascii="Verdana" w:hAnsi="Verdana" w:cs="Verdana"/>
          <w:b/>
          <w:bCs/>
          <w:color w:val="00007F"/>
          <w:sz w:val="18"/>
          <w:szCs w:val="18"/>
          <w:lang w:val="en-US"/>
        </w:rPr>
        <w:t>new</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InputStreamReader</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urlConnection</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getInputStream</w:t>
      </w:r>
      <w:r w:rsidRPr="00845D4D">
        <w:rPr>
          <w:rFonts w:ascii="Verdana" w:hAnsi="Verdana" w:cs="Verdana"/>
          <w:b/>
          <w:bCs/>
          <w:color w:val="000000"/>
          <w:sz w:val="18"/>
          <w:szCs w:val="18"/>
          <w:lang w:val="en-US"/>
        </w:rPr>
        <w:t>()));</w:t>
      </w:r>
    </w:p>
    <w:p w14:paraId="2B46FEBB"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StringBuilder</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stringBuilder</w:t>
      </w:r>
      <w:r w:rsidRPr="00845D4D">
        <w:rPr>
          <w:rFonts w:ascii="Verdana" w:hAnsi="Verdana" w:cs="Verdana"/>
          <w:color w:val="808080"/>
          <w:sz w:val="18"/>
          <w:szCs w:val="18"/>
          <w:lang w:val="en-US"/>
        </w:rPr>
        <w:t xml:space="preserve"> </w:t>
      </w:r>
      <w:r w:rsidRPr="00845D4D">
        <w:rPr>
          <w:rFonts w:ascii="Verdana" w:hAnsi="Verdana" w:cs="Verdana"/>
          <w:b/>
          <w:bCs/>
          <w:color w:val="000000"/>
          <w:sz w:val="18"/>
          <w:szCs w:val="18"/>
          <w:lang w:val="en-US"/>
        </w:rPr>
        <w:t>=</w:t>
      </w:r>
      <w:r w:rsidRPr="00845D4D">
        <w:rPr>
          <w:rFonts w:ascii="Verdana" w:hAnsi="Verdana" w:cs="Verdana"/>
          <w:color w:val="808080"/>
          <w:sz w:val="18"/>
          <w:szCs w:val="18"/>
          <w:lang w:val="en-US"/>
        </w:rPr>
        <w:t xml:space="preserve"> </w:t>
      </w:r>
      <w:r w:rsidRPr="00845D4D">
        <w:rPr>
          <w:rFonts w:ascii="Verdana" w:hAnsi="Verdana" w:cs="Verdana"/>
          <w:b/>
          <w:bCs/>
          <w:color w:val="00007F"/>
          <w:sz w:val="18"/>
          <w:szCs w:val="18"/>
          <w:lang w:val="en-US"/>
        </w:rPr>
        <w:t>new</w:t>
      </w:r>
      <w:r w:rsidRPr="00845D4D">
        <w:rPr>
          <w:rFonts w:ascii="Verdana" w:hAnsi="Verdana" w:cs="Verdana"/>
          <w:color w:val="808080"/>
          <w:sz w:val="18"/>
          <w:szCs w:val="18"/>
          <w:lang w:val="en-US"/>
        </w:rPr>
        <w:t xml:space="preserve"> </w:t>
      </w:r>
      <w:proofErr w:type="gramStart"/>
      <w:r w:rsidRPr="00845D4D">
        <w:rPr>
          <w:rFonts w:ascii="Verdana" w:hAnsi="Verdana" w:cs="Verdana"/>
          <w:color w:val="000000"/>
          <w:sz w:val="18"/>
          <w:szCs w:val="18"/>
          <w:lang w:val="en-US"/>
        </w:rPr>
        <w:t>StringBuilder</w:t>
      </w:r>
      <w:r w:rsidRPr="00845D4D">
        <w:rPr>
          <w:rFonts w:ascii="Verdana" w:hAnsi="Verdana" w:cs="Verdana"/>
          <w:b/>
          <w:bCs/>
          <w:color w:val="000000"/>
          <w:sz w:val="18"/>
          <w:szCs w:val="18"/>
          <w:lang w:val="en-US"/>
        </w:rPr>
        <w:t>(</w:t>
      </w:r>
      <w:proofErr w:type="gramEnd"/>
      <w:r w:rsidRPr="00845D4D">
        <w:rPr>
          <w:rFonts w:ascii="Verdana" w:hAnsi="Verdana" w:cs="Verdana"/>
          <w:b/>
          <w:bCs/>
          <w:color w:val="000000"/>
          <w:sz w:val="18"/>
          <w:szCs w:val="18"/>
          <w:lang w:val="en-US"/>
        </w:rPr>
        <w:t>);</w:t>
      </w:r>
    </w:p>
    <w:p w14:paraId="5DA72579"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String</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line</w:t>
      </w:r>
      <w:r w:rsidRPr="00845D4D">
        <w:rPr>
          <w:rFonts w:ascii="Verdana" w:hAnsi="Verdana" w:cs="Verdana"/>
          <w:b/>
          <w:bCs/>
          <w:color w:val="000000"/>
          <w:sz w:val="18"/>
          <w:szCs w:val="18"/>
          <w:lang w:val="en-US"/>
        </w:rPr>
        <w:t>;</w:t>
      </w:r>
    </w:p>
    <w:p w14:paraId="70556F1E" w14:textId="77777777" w:rsidR="00845D4D" w:rsidRPr="00845D4D" w:rsidRDefault="00845D4D" w:rsidP="003F5F9E">
      <w:pPr>
        <w:autoSpaceDE w:val="0"/>
        <w:autoSpaceDN w:val="0"/>
        <w:adjustRightInd w:val="0"/>
        <w:spacing w:after="0" w:line="240" w:lineRule="auto"/>
        <w:rPr>
          <w:rFonts w:ascii="Georgia" w:hAnsi="Georgia" w:cs="Georgia"/>
          <w:color w:val="007F00"/>
          <w:sz w:val="18"/>
          <w:szCs w:val="18"/>
          <w:lang w:val="en-US"/>
        </w:rPr>
      </w:pPr>
      <w:r w:rsidRPr="00845D4D">
        <w:rPr>
          <w:rFonts w:ascii="Verdana" w:hAnsi="Verdana" w:cs="Verdana"/>
          <w:color w:val="808080"/>
          <w:sz w:val="18"/>
          <w:szCs w:val="18"/>
          <w:lang w:val="en-US"/>
        </w:rPr>
        <w:t xml:space="preserve">                    </w:t>
      </w:r>
      <w:r w:rsidRPr="00845D4D">
        <w:rPr>
          <w:rFonts w:ascii="Georgia" w:hAnsi="Georgia" w:cs="Georgia"/>
          <w:color w:val="007F00"/>
          <w:sz w:val="18"/>
          <w:szCs w:val="18"/>
          <w:lang w:val="en-US"/>
        </w:rPr>
        <w:t>// This is reading each line, basicly going "If there is anything to read I'll write it to the buffer followed by a newline (\n)"</w:t>
      </w:r>
    </w:p>
    <w:p w14:paraId="1894BBC6"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b/>
          <w:bCs/>
          <w:color w:val="00007F"/>
          <w:sz w:val="18"/>
          <w:szCs w:val="18"/>
          <w:lang w:val="en-US"/>
        </w:rPr>
        <w:t>while</w:t>
      </w:r>
      <w:r w:rsidRPr="00845D4D">
        <w:rPr>
          <w:rFonts w:ascii="Verdana" w:hAnsi="Verdana" w:cs="Verdana"/>
          <w:color w:val="808080"/>
          <w:sz w:val="18"/>
          <w:szCs w:val="18"/>
          <w:lang w:val="en-US"/>
        </w:rPr>
        <w:t xml:space="preserve"> </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line</w:t>
      </w:r>
      <w:r w:rsidRPr="00845D4D">
        <w:rPr>
          <w:rFonts w:ascii="Verdana" w:hAnsi="Verdana" w:cs="Verdana"/>
          <w:color w:val="808080"/>
          <w:sz w:val="18"/>
          <w:szCs w:val="18"/>
          <w:lang w:val="en-US"/>
        </w:rPr>
        <w:t xml:space="preserve"> </w:t>
      </w:r>
      <w:r w:rsidRPr="00845D4D">
        <w:rPr>
          <w:rFonts w:ascii="Verdana" w:hAnsi="Verdana" w:cs="Verdana"/>
          <w:b/>
          <w:bCs/>
          <w:color w:val="000000"/>
          <w:sz w:val="18"/>
          <w:szCs w:val="18"/>
          <w:lang w:val="en-US"/>
        </w:rPr>
        <w:t>=</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bufferedReader</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readLine</w:t>
      </w:r>
      <w:r w:rsidRPr="00845D4D">
        <w:rPr>
          <w:rFonts w:ascii="Verdana" w:hAnsi="Verdana" w:cs="Verdana"/>
          <w:b/>
          <w:bCs/>
          <w:color w:val="000000"/>
          <w:sz w:val="18"/>
          <w:szCs w:val="18"/>
          <w:lang w:val="en-US"/>
        </w:rPr>
        <w:t>()</w:t>
      </w:r>
      <w:proofErr w:type="gramStart"/>
      <w:r w:rsidRPr="00845D4D">
        <w:rPr>
          <w:rFonts w:ascii="Verdana" w:hAnsi="Verdana" w:cs="Verdana"/>
          <w:b/>
          <w:bCs/>
          <w:color w:val="000000"/>
          <w:sz w:val="18"/>
          <w:szCs w:val="18"/>
          <w:lang w:val="en-US"/>
        </w:rPr>
        <w:t>)</w:t>
      </w:r>
      <w:r w:rsidRPr="00845D4D">
        <w:rPr>
          <w:rFonts w:ascii="Verdana" w:hAnsi="Verdana" w:cs="Verdana"/>
          <w:color w:val="808080"/>
          <w:sz w:val="18"/>
          <w:szCs w:val="18"/>
          <w:lang w:val="en-US"/>
        </w:rPr>
        <w:t xml:space="preserve"> </w:t>
      </w:r>
      <w:r w:rsidRPr="00845D4D">
        <w:rPr>
          <w:rFonts w:ascii="Verdana" w:hAnsi="Verdana" w:cs="Verdana"/>
          <w:b/>
          <w:bCs/>
          <w:color w:val="000000"/>
          <w:sz w:val="18"/>
          <w:szCs w:val="18"/>
          <w:lang w:val="en-US"/>
        </w:rPr>
        <w:t>!</w:t>
      </w:r>
      <w:proofErr w:type="gramEnd"/>
      <w:r w:rsidRPr="00845D4D">
        <w:rPr>
          <w:rFonts w:ascii="Verdana" w:hAnsi="Verdana" w:cs="Verdana"/>
          <w:b/>
          <w:bCs/>
          <w:color w:val="000000"/>
          <w:sz w:val="18"/>
          <w:szCs w:val="18"/>
          <w:lang w:val="en-US"/>
        </w:rPr>
        <w:t>=</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null</w:t>
      </w:r>
      <w:r w:rsidRPr="00845D4D">
        <w:rPr>
          <w:rFonts w:ascii="Verdana" w:hAnsi="Verdana" w:cs="Verdana"/>
          <w:b/>
          <w:bCs/>
          <w:color w:val="000000"/>
          <w:sz w:val="18"/>
          <w:szCs w:val="18"/>
          <w:lang w:val="en-US"/>
        </w:rPr>
        <w:t>)</w:t>
      </w:r>
      <w:r w:rsidRPr="00845D4D">
        <w:rPr>
          <w:rFonts w:ascii="Verdana" w:hAnsi="Verdana" w:cs="Verdana"/>
          <w:color w:val="808080"/>
          <w:sz w:val="18"/>
          <w:szCs w:val="18"/>
          <w:lang w:val="en-US"/>
        </w:rPr>
        <w:t xml:space="preserve"> </w:t>
      </w:r>
      <w:r w:rsidRPr="00845D4D">
        <w:rPr>
          <w:rFonts w:ascii="Verdana" w:hAnsi="Verdana" w:cs="Verdana"/>
          <w:b/>
          <w:bCs/>
          <w:color w:val="000000"/>
          <w:sz w:val="18"/>
          <w:szCs w:val="18"/>
          <w:lang w:val="en-US"/>
        </w:rPr>
        <w:t>{</w:t>
      </w:r>
    </w:p>
    <w:p w14:paraId="1CF467BC"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stringBuilder</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append</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line</w:t>
      </w:r>
      <w:proofErr w:type="gramStart"/>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append</w:t>
      </w:r>
      <w:proofErr w:type="gramEnd"/>
      <w:r w:rsidRPr="00845D4D">
        <w:rPr>
          <w:rFonts w:ascii="Verdana" w:hAnsi="Verdana" w:cs="Verdana"/>
          <w:b/>
          <w:bCs/>
          <w:color w:val="000000"/>
          <w:sz w:val="18"/>
          <w:szCs w:val="18"/>
          <w:lang w:val="en-US"/>
        </w:rPr>
        <w:t>(</w:t>
      </w:r>
      <w:r w:rsidRPr="00845D4D">
        <w:rPr>
          <w:rFonts w:ascii="Verdana" w:hAnsi="Verdana" w:cs="Verdana"/>
          <w:color w:val="7F007F"/>
          <w:sz w:val="18"/>
          <w:szCs w:val="18"/>
          <w:lang w:val="en-US"/>
        </w:rPr>
        <w:t>"\n"</w:t>
      </w:r>
      <w:r w:rsidRPr="00845D4D">
        <w:rPr>
          <w:rFonts w:ascii="Verdana" w:hAnsi="Verdana" w:cs="Verdana"/>
          <w:b/>
          <w:bCs/>
          <w:color w:val="000000"/>
          <w:sz w:val="18"/>
          <w:szCs w:val="18"/>
          <w:lang w:val="en-US"/>
        </w:rPr>
        <w:t>);</w:t>
      </w:r>
    </w:p>
    <w:p w14:paraId="673C51BD"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lastRenderedPageBreak/>
        <w:t xml:space="preserve">                    </w:t>
      </w:r>
      <w:r w:rsidRPr="00845D4D">
        <w:rPr>
          <w:rFonts w:ascii="Verdana" w:hAnsi="Verdana" w:cs="Verdana"/>
          <w:b/>
          <w:bCs/>
          <w:color w:val="000000"/>
          <w:sz w:val="18"/>
          <w:szCs w:val="18"/>
          <w:lang w:val="en-US"/>
        </w:rPr>
        <w:t>}</w:t>
      </w:r>
    </w:p>
    <w:p w14:paraId="1018B394" w14:textId="77777777" w:rsidR="00845D4D" w:rsidRPr="00845D4D" w:rsidRDefault="00845D4D" w:rsidP="003F5F9E">
      <w:pPr>
        <w:autoSpaceDE w:val="0"/>
        <w:autoSpaceDN w:val="0"/>
        <w:adjustRightInd w:val="0"/>
        <w:spacing w:after="0" w:line="240" w:lineRule="auto"/>
        <w:rPr>
          <w:rFonts w:ascii="Georgia" w:hAnsi="Georgia" w:cs="Georgia"/>
          <w:color w:val="007F00"/>
          <w:sz w:val="18"/>
          <w:szCs w:val="18"/>
          <w:lang w:val="en-US"/>
        </w:rPr>
      </w:pPr>
      <w:r w:rsidRPr="00845D4D">
        <w:rPr>
          <w:rFonts w:ascii="Verdana" w:hAnsi="Verdana" w:cs="Verdana"/>
          <w:color w:val="808080"/>
          <w:sz w:val="18"/>
          <w:szCs w:val="18"/>
          <w:lang w:val="en-US"/>
        </w:rPr>
        <w:t xml:space="preserve">                    </w:t>
      </w:r>
      <w:r w:rsidRPr="00845D4D">
        <w:rPr>
          <w:rFonts w:ascii="Georgia" w:hAnsi="Georgia" w:cs="Georgia"/>
          <w:color w:val="007F00"/>
          <w:sz w:val="18"/>
          <w:szCs w:val="18"/>
          <w:lang w:val="en-US"/>
        </w:rPr>
        <w:t>// When there is no more to read, close the connection neatly</w:t>
      </w:r>
    </w:p>
    <w:p w14:paraId="1EADE82B"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bufferedReader</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close</w:t>
      </w:r>
      <w:r w:rsidRPr="00845D4D">
        <w:rPr>
          <w:rFonts w:ascii="Verdana" w:hAnsi="Verdana" w:cs="Verdana"/>
          <w:b/>
          <w:bCs/>
          <w:color w:val="000000"/>
          <w:sz w:val="18"/>
          <w:szCs w:val="18"/>
          <w:lang w:val="en-US"/>
        </w:rPr>
        <w:t>();</w:t>
      </w:r>
    </w:p>
    <w:p w14:paraId="10B08454"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b/>
          <w:bCs/>
          <w:color w:val="00007F"/>
          <w:sz w:val="18"/>
          <w:szCs w:val="18"/>
          <w:lang w:val="en-US"/>
        </w:rPr>
        <w:t>return</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stringBuilder</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toString</w:t>
      </w:r>
      <w:r w:rsidRPr="00845D4D">
        <w:rPr>
          <w:rFonts w:ascii="Verdana" w:hAnsi="Verdana" w:cs="Verdana"/>
          <w:b/>
          <w:bCs/>
          <w:color w:val="000000"/>
          <w:sz w:val="18"/>
          <w:szCs w:val="18"/>
          <w:lang w:val="en-US"/>
        </w:rPr>
        <w:t>();</w:t>
      </w:r>
    </w:p>
    <w:p w14:paraId="5ED141A9"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b/>
          <w:bCs/>
          <w:color w:val="000000"/>
          <w:sz w:val="18"/>
          <w:szCs w:val="18"/>
          <w:lang w:val="en-US"/>
        </w:rPr>
        <w:t>}</w:t>
      </w:r>
    </w:p>
    <w:p w14:paraId="1CD0E49C" w14:textId="77777777" w:rsidR="00845D4D" w:rsidRPr="00845D4D" w:rsidRDefault="00845D4D" w:rsidP="003F5F9E">
      <w:pPr>
        <w:autoSpaceDE w:val="0"/>
        <w:autoSpaceDN w:val="0"/>
        <w:adjustRightInd w:val="0"/>
        <w:spacing w:after="0" w:line="240" w:lineRule="auto"/>
        <w:rPr>
          <w:rFonts w:ascii="Georgia" w:hAnsi="Georgia" w:cs="Georgia"/>
          <w:color w:val="007F00"/>
          <w:sz w:val="18"/>
          <w:szCs w:val="18"/>
          <w:lang w:val="en-US"/>
        </w:rPr>
      </w:pPr>
      <w:r w:rsidRPr="00845D4D">
        <w:rPr>
          <w:rFonts w:ascii="Verdana" w:hAnsi="Verdana" w:cs="Verdana"/>
          <w:color w:val="808080"/>
          <w:sz w:val="18"/>
          <w:szCs w:val="18"/>
          <w:lang w:val="en-US"/>
        </w:rPr>
        <w:t xml:space="preserve">                </w:t>
      </w:r>
      <w:r w:rsidRPr="00845D4D">
        <w:rPr>
          <w:rFonts w:ascii="Georgia" w:hAnsi="Georgia" w:cs="Georgia"/>
          <w:color w:val="007F00"/>
          <w:sz w:val="18"/>
          <w:szCs w:val="18"/>
          <w:lang w:val="en-US"/>
        </w:rPr>
        <w:t>// If everything crashes and burns close connection</w:t>
      </w:r>
    </w:p>
    <w:p w14:paraId="14DF03F3" w14:textId="77777777" w:rsidR="00845D4D" w:rsidRPr="009C2A7E"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proofErr w:type="gramStart"/>
      <w:r w:rsidRPr="009C2A7E">
        <w:rPr>
          <w:rFonts w:ascii="Verdana" w:hAnsi="Verdana" w:cs="Verdana"/>
          <w:b/>
          <w:bCs/>
          <w:color w:val="00007F"/>
          <w:sz w:val="18"/>
          <w:szCs w:val="18"/>
          <w:lang w:val="en-US"/>
        </w:rPr>
        <w:t>finally</w:t>
      </w:r>
      <w:r w:rsidRPr="009C2A7E">
        <w:rPr>
          <w:rFonts w:ascii="Verdana" w:hAnsi="Verdana" w:cs="Verdana"/>
          <w:b/>
          <w:bCs/>
          <w:color w:val="000000"/>
          <w:sz w:val="18"/>
          <w:szCs w:val="18"/>
          <w:lang w:val="en-US"/>
        </w:rPr>
        <w:t>{</w:t>
      </w:r>
      <w:proofErr w:type="gramEnd"/>
    </w:p>
    <w:p w14:paraId="4AA73B7F" w14:textId="77777777" w:rsidR="00845D4D" w:rsidRPr="009C2A7E" w:rsidRDefault="00845D4D" w:rsidP="003F5F9E">
      <w:pPr>
        <w:autoSpaceDE w:val="0"/>
        <w:autoSpaceDN w:val="0"/>
        <w:adjustRightInd w:val="0"/>
        <w:spacing w:after="0" w:line="240" w:lineRule="auto"/>
        <w:rPr>
          <w:rFonts w:ascii="Verdana" w:hAnsi="Verdana" w:cs="Verdana"/>
          <w:color w:val="808080"/>
          <w:sz w:val="18"/>
          <w:szCs w:val="18"/>
          <w:lang w:val="en-US"/>
        </w:rPr>
      </w:pPr>
      <w:r w:rsidRPr="009C2A7E">
        <w:rPr>
          <w:rFonts w:ascii="Verdana" w:hAnsi="Verdana" w:cs="Verdana"/>
          <w:color w:val="808080"/>
          <w:sz w:val="18"/>
          <w:szCs w:val="18"/>
          <w:lang w:val="en-US"/>
        </w:rPr>
        <w:t xml:space="preserve">                    </w:t>
      </w:r>
      <w:r w:rsidRPr="009C2A7E">
        <w:rPr>
          <w:rFonts w:ascii="Verdana" w:hAnsi="Verdana" w:cs="Verdana"/>
          <w:color w:val="000000"/>
          <w:sz w:val="18"/>
          <w:szCs w:val="18"/>
          <w:lang w:val="en-US"/>
        </w:rPr>
        <w:t>urlConnection</w:t>
      </w:r>
      <w:r w:rsidRPr="009C2A7E">
        <w:rPr>
          <w:rFonts w:ascii="Verdana" w:hAnsi="Verdana" w:cs="Verdana"/>
          <w:b/>
          <w:bCs/>
          <w:color w:val="000000"/>
          <w:sz w:val="18"/>
          <w:szCs w:val="18"/>
          <w:lang w:val="en-US"/>
        </w:rPr>
        <w:t>.</w:t>
      </w:r>
      <w:r w:rsidRPr="009C2A7E">
        <w:rPr>
          <w:rFonts w:ascii="Verdana" w:hAnsi="Verdana" w:cs="Verdana"/>
          <w:color w:val="000000"/>
          <w:sz w:val="18"/>
          <w:szCs w:val="18"/>
          <w:lang w:val="en-US"/>
        </w:rPr>
        <w:t>disconnect</w:t>
      </w:r>
      <w:r w:rsidRPr="009C2A7E">
        <w:rPr>
          <w:rFonts w:ascii="Verdana" w:hAnsi="Verdana" w:cs="Verdana"/>
          <w:b/>
          <w:bCs/>
          <w:color w:val="000000"/>
          <w:sz w:val="18"/>
          <w:szCs w:val="18"/>
          <w:lang w:val="en-US"/>
        </w:rPr>
        <w:t>();</w:t>
      </w:r>
    </w:p>
    <w:p w14:paraId="0CA25626" w14:textId="77777777" w:rsidR="00845D4D" w:rsidRPr="009C2A7E" w:rsidRDefault="00845D4D" w:rsidP="003F5F9E">
      <w:pPr>
        <w:autoSpaceDE w:val="0"/>
        <w:autoSpaceDN w:val="0"/>
        <w:adjustRightInd w:val="0"/>
        <w:spacing w:after="0" w:line="240" w:lineRule="auto"/>
        <w:rPr>
          <w:rFonts w:ascii="Verdana" w:hAnsi="Verdana" w:cs="Verdana"/>
          <w:color w:val="808080"/>
          <w:sz w:val="18"/>
          <w:szCs w:val="18"/>
          <w:lang w:val="en-US"/>
        </w:rPr>
      </w:pPr>
      <w:r w:rsidRPr="009C2A7E">
        <w:rPr>
          <w:rFonts w:ascii="Verdana" w:hAnsi="Verdana" w:cs="Verdana"/>
          <w:color w:val="808080"/>
          <w:sz w:val="18"/>
          <w:szCs w:val="18"/>
          <w:lang w:val="en-US"/>
        </w:rPr>
        <w:t xml:space="preserve">                </w:t>
      </w:r>
      <w:r w:rsidRPr="009C2A7E">
        <w:rPr>
          <w:rFonts w:ascii="Verdana" w:hAnsi="Verdana" w:cs="Verdana"/>
          <w:b/>
          <w:bCs/>
          <w:color w:val="000000"/>
          <w:sz w:val="18"/>
          <w:szCs w:val="18"/>
          <w:lang w:val="en-US"/>
        </w:rPr>
        <w:t>}</w:t>
      </w:r>
    </w:p>
    <w:p w14:paraId="4ACFAF91"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b/>
          <w:bCs/>
          <w:color w:val="000000"/>
          <w:sz w:val="18"/>
          <w:szCs w:val="18"/>
          <w:lang w:val="en-US"/>
        </w:rPr>
        <w:t>}</w:t>
      </w:r>
    </w:p>
    <w:p w14:paraId="1C8F3D9F" w14:textId="77777777" w:rsidR="00845D4D" w:rsidRPr="00845D4D" w:rsidRDefault="00845D4D" w:rsidP="003F5F9E">
      <w:pPr>
        <w:autoSpaceDE w:val="0"/>
        <w:autoSpaceDN w:val="0"/>
        <w:adjustRightInd w:val="0"/>
        <w:spacing w:after="0" w:line="240" w:lineRule="auto"/>
        <w:rPr>
          <w:rFonts w:ascii="Georgia" w:hAnsi="Georgia" w:cs="Georgia"/>
          <w:color w:val="007F00"/>
          <w:sz w:val="18"/>
          <w:szCs w:val="18"/>
          <w:lang w:val="en-US"/>
        </w:rPr>
      </w:pPr>
      <w:r w:rsidRPr="00845D4D">
        <w:rPr>
          <w:rFonts w:ascii="Verdana" w:hAnsi="Verdana" w:cs="Verdana"/>
          <w:color w:val="808080"/>
          <w:sz w:val="18"/>
          <w:szCs w:val="18"/>
          <w:lang w:val="en-US"/>
        </w:rPr>
        <w:t xml:space="preserve">            </w:t>
      </w:r>
      <w:r w:rsidRPr="00845D4D">
        <w:rPr>
          <w:rFonts w:ascii="Georgia" w:hAnsi="Georgia" w:cs="Georgia"/>
          <w:color w:val="007F00"/>
          <w:sz w:val="18"/>
          <w:szCs w:val="18"/>
          <w:lang w:val="en-US"/>
        </w:rPr>
        <w:t>// if anything goes wrong tell the developer</w:t>
      </w:r>
    </w:p>
    <w:p w14:paraId="3E3BBE79"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proofErr w:type="gramStart"/>
      <w:r w:rsidRPr="00845D4D">
        <w:rPr>
          <w:rFonts w:ascii="Verdana" w:hAnsi="Verdana" w:cs="Verdana"/>
          <w:b/>
          <w:bCs/>
          <w:color w:val="00007F"/>
          <w:sz w:val="18"/>
          <w:szCs w:val="18"/>
          <w:lang w:val="en-US"/>
        </w:rPr>
        <w:t>catch</w:t>
      </w:r>
      <w:r w:rsidRPr="00845D4D">
        <w:rPr>
          <w:rFonts w:ascii="Verdana" w:hAnsi="Verdana" w:cs="Verdana"/>
          <w:b/>
          <w:bCs/>
          <w:color w:val="000000"/>
          <w:sz w:val="18"/>
          <w:szCs w:val="18"/>
          <w:lang w:val="en-US"/>
        </w:rPr>
        <w:t>(</w:t>
      </w:r>
      <w:proofErr w:type="gramEnd"/>
      <w:r w:rsidRPr="00845D4D">
        <w:rPr>
          <w:rFonts w:ascii="Verdana" w:hAnsi="Verdana" w:cs="Verdana"/>
          <w:color w:val="000000"/>
          <w:sz w:val="18"/>
          <w:szCs w:val="18"/>
          <w:lang w:val="en-US"/>
        </w:rPr>
        <w:t>Exception</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e</w:t>
      </w:r>
      <w:r w:rsidRPr="00845D4D">
        <w:rPr>
          <w:rFonts w:ascii="Verdana" w:hAnsi="Verdana" w:cs="Verdana"/>
          <w:b/>
          <w:bCs/>
          <w:color w:val="000000"/>
          <w:sz w:val="18"/>
          <w:szCs w:val="18"/>
          <w:lang w:val="en-US"/>
        </w:rPr>
        <w:t>)</w:t>
      </w:r>
      <w:r w:rsidRPr="00845D4D">
        <w:rPr>
          <w:rFonts w:ascii="Verdana" w:hAnsi="Verdana" w:cs="Verdana"/>
          <w:color w:val="808080"/>
          <w:sz w:val="18"/>
          <w:szCs w:val="18"/>
          <w:lang w:val="en-US"/>
        </w:rPr>
        <w:t xml:space="preserve"> </w:t>
      </w:r>
      <w:r w:rsidRPr="00845D4D">
        <w:rPr>
          <w:rFonts w:ascii="Verdana" w:hAnsi="Verdana" w:cs="Verdana"/>
          <w:b/>
          <w:bCs/>
          <w:color w:val="000000"/>
          <w:sz w:val="18"/>
          <w:szCs w:val="18"/>
          <w:lang w:val="en-US"/>
        </w:rPr>
        <w:t>{</w:t>
      </w:r>
    </w:p>
    <w:p w14:paraId="15070D43"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Log</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e</w:t>
      </w:r>
      <w:r w:rsidRPr="00845D4D">
        <w:rPr>
          <w:rFonts w:ascii="Verdana" w:hAnsi="Verdana" w:cs="Verdana"/>
          <w:b/>
          <w:bCs/>
          <w:color w:val="000000"/>
          <w:sz w:val="18"/>
          <w:szCs w:val="18"/>
          <w:lang w:val="en-US"/>
        </w:rPr>
        <w:t>(</w:t>
      </w:r>
      <w:r w:rsidRPr="00845D4D">
        <w:rPr>
          <w:rFonts w:ascii="Verdana" w:hAnsi="Verdana" w:cs="Verdana"/>
          <w:color w:val="7F007F"/>
          <w:sz w:val="18"/>
          <w:szCs w:val="18"/>
          <w:lang w:val="en-US"/>
        </w:rPr>
        <w:t>"ERROR"</w:t>
      </w:r>
      <w:r w:rsidRPr="00845D4D">
        <w:rPr>
          <w:rFonts w:ascii="Verdana" w:hAnsi="Verdana" w:cs="Verdana"/>
          <w:b/>
          <w:bCs/>
          <w:color w:val="000000"/>
          <w:sz w:val="18"/>
          <w:szCs w:val="18"/>
          <w:lang w:val="en-US"/>
        </w:rPr>
        <w:t>,</w:t>
      </w:r>
      <w:r w:rsidRPr="00845D4D">
        <w:rPr>
          <w:rFonts w:ascii="Verdana" w:hAnsi="Verdana" w:cs="Verdana"/>
          <w:color w:val="808080"/>
          <w:sz w:val="18"/>
          <w:szCs w:val="18"/>
          <w:lang w:val="en-US"/>
        </w:rPr>
        <w:t xml:space="preserve"> </w:t>
      </w:r>
      <w:proofErr w:type="gramStart"/>
      <w:r w:rsidRPr="00845D4D">
        <w:rPr>
          <w:rFonts w:ascii="Verdana" w:hAnsi="Verdana" w:cs="Verdana"/>
          <w:color w:val="000000"/>
          <w:sz w:val="18"/>
          <w:szCs w:val="18"/>
          <w:lang w:val="en-US"/>
        </w:rPr>
        <w:t>e</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getMessage</w:t>
      </w:r>
      <w:proofErr w:type="gramEnd"/>
      <w:r w:rsidRPr="00845D4D">
        <w:rPr>
          <w:rFonts w:ascii="Verdana" w:hAnsi="Verdana" w:cs="Verdana"/>
          <w:b/>
          <w:bCs/>
          <w:color w:val="000000"/>
          <w:sz w:val="18"/>
          <w:szCs w:val="18"/>
          <w:lang w:val="en-US"/>
        </w:rPr>
        <w:t>(),</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e</w:t>
      </w:r>
      <w:r w:rsidRPr="00845D4D">
        <w:rPr>
          <w:rFonts w:ascii="Verdana" w:hAnsi="Verdana" w:cs="Verdana"/>
          <w:b/>
          <w:bCs/>
          <w:color w:val="000000"/>
          <w:sz w:val="18"/>
          <w:szCs w:val="18"/>
          <w:lang w:val="en-US"/>
        </w:rPr>
        <w:t>);</w:t>
      </w:r>
    </w:p>
    <w:p w14:paraId="4A948CFE"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b/>
          <w:bCs/>
          <w:color w:val="00007F"/>
          <w:sz w:val="18"/>
          <w:szCs w:val="18"/>
          <w:lang w:val="en-US"/>
        </w:rPr>
        <w:t>return</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null</w:t>
      </w:r>
      <w:r w:rsidRPr="00845D4D">
        <w:rPr>
          <w:rFonts w:ascii="Verdana" w:hAnsi="Verdana" w:cs="Verdana"/>
          <w:b/>
          <w:bCs/>
          <w:color w:val="000000"/>
          <w:sz w:val="18"/>
          <w:szCs w:val="18"/>
          <w:lang w:val="en-US"/>
        </w:rPr>
        <w:t>;</w:t>
      </w:r>
    </w:p>
    <w:p w14:paraId="3FF1DB51"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b/>
          <w:bCs/>
          <w:color w:val="000000"/>
          <w:sz w:val="18"/>
          <w:szCs w:val="18"/>
          <w:lang w:val="en-US"/>
        </w:rPr>
        <w:t>}</w:t>
      </w:r>
    </w:p>
    <w:p w14:paraId="3C77939C"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b/>
          <w:bCs/>
          <w:color w:val="000000"/>
          <w:sz w:val="18"/>
          <w:szCs w:val="18"/>
          <w:lang w:val="en-US"/>
        </w:rPr>
        <w:t>}</w:t>
      </w:r>
    </w:p>
    <w:p w14:paraId="526691B3" w14:textId="77777777" w:rsidR="00845D4D" w:rsidRPr="00845D4D" w:rsidRDefault="00845D4D" w:rsidP="003F5F9E">
      <w:pPr>
        <w:autoSpaceDE w:val="0"/>
        <w:autoSpaceDN w:val="0"/>
        <w:adjustRightInd w:val="0"/>
        <w:spacing w:after="0" w:line="240" w:lineRule="auto"/>
        <w:rPr>
          <w:rFonts w:ascii="Verdana" w:hAnsi="Verdana" w:cs="Verdana"/>
          <w:color w:val="808080"/>
          <w:sz w:val="18"/>
          <w:szCs w:val="18"/>
          <w:lang w:val="en-US"/>
        </w:rPr>
      </w:pPr>
    </w:p>
    <w:p w14:paraId="3EA87B1B" w14:textId="6C69BCC9" w:rsidR="00876452" w:rsidRPr="00845D4D" w:rsidRDefault="00876452" w:rsidP="003F5F9E">
      <w:pPr>
        <w:pStyle w:val="Heading4"/>
        <w:rPr>
          <w:lang w:val="en-US"/>
        </w:rPr>
      </w:pPr>
      <w:r>
        <w:rPr>
          <w:lang w:val="en-US"/>
        </w:rPr>
        <w:t>5.2.3 - onPostExecute</w:t>
      </w:r>
    </w:p>
    <w:p w14:paraId="43F06B8D" w14:textId="77777777" w:rsidR="00845D4D" w:rsidRPr="00845D4D" w:rsidRDefault="00845D4D" w:rsidP="00845D4D">
      <w:pPr>
        <w:autoSpaceDE w:val="0"/>
        <w:autoSpaceDN w:val="0"/>
        <w:adjustRightInd w:val="0"/>
        <w:spacing w:after="0" w:line="240" w:lineRule="auto"/>
        <w:rPr>
          <w:rFonts w:ascii="Georgia" w:hAnsi="Georgia" w:cs="Georgia"/>
          <w:color w:val="007F00"/>
          <w:sz w:val="18"/>
          <w:szCs w:val="18"/>
          <w:lang w:val="en-US"/>
        </w:rPr>
      </w:pPr>
      <w:r w:rsidRPr="00845D4D">
        <w:rPr>
          <w:rFonts w:ascii="Verdana" w:hAnsi="Verdana" w:cs="Verdana"/>
          <w:color w:val="808080"/>
          <w:sz w:val="18"/>
          <w:szCs w:val="18"/>
          <w:lang w:val="en-US"/>
        </w:rPr>
        <w:t xml:space="preserve">        </w:t>
      </w:r>
      <w:r w:rsidRPr="00845D4D">
        <w:rPr>
          <w:rFonts w:ascii="Georgia" w:hAnsi="Georgia" w:cs="Georgia"/>
          <w:color w:val="007F00"/>
          <w:sz w:val="18"/>
          <w:szCs w:val="18"/>
          <w:lang w:val="en-US"/>
        </w:rPr>
        <w:t>// On post execute is like pre execute, only later</w:t>
      </w:r>
    </w:p>
    <w:p w14:paraId="795ACCCC" w14:textId="77777777" w:rsidR="00845D4D" w:rsidRPr="00845D4D" w:rsidRDefault="00845D4D" w:rsidP="00845D4D">
      <w:pPr>
        <w:autoSpaceDE w:val="0"/>
        <w:autoSpaceDN w:val="0"/>
        <w:adjustRightInd w:val="0"/>
        <w:spacing w:after="0" w:line="240" w:lineRule="auto"/>
        <w:rPr>
          <w:rFonts w:ascii="Georgia" w:hAnsi="Georgia" w:cs="Georgia"/>
          <w:color w:val="007F00"/>
          <w:sz w:val="18"/>
          <w:szCs w:val="18"/>
          <w:lang w:val="en-US"/>
        </w:rPr>
      </w:pPr>
      <w:r w:rsidRPr="00845D4D">
        <w:rPr>
          <w:rFonts w:ascii="Verdana" w:hAnsi="Verdana" w:cs="Verdana"/>
          <w:color w:val="808080"/>
          <w:sz w:val="18"/>
          <w:szCs w:val="18"/>
          <w:lang w:val="en-US"/>
        </w:rPr>
        <w:t xml:space="preserve">        </w:t>
      </w:r>
      <w:r w:rsidRPr="00845D4D">
        <w:rPr>
          <w:rFonts w:ascii="Georgia" w:hAnsi="Georgia" w:cs="Georgia"/>
          <w:color w:val="007F00"/>
          <w:sz w:val="18"/>
          <w:szCs w:val="18"/>
          <w:lang w:val="en-US"/>
        </w:rPr>
        <w:t>// This is where we handle the data after we have talked to the server</w:t>
      </w:r>
    </w:p>
    <w:p w14:paraId="2B6FA060" w14:textId="77777777" w:rsidR="00845D4D" w:rsidRPr="00845D4D" w:rsidRDefault="00845D4D" w:rsidP="00845D4D">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b/>
          <w:bCs/>
          <w:color w:val="00007F"/>
          <w:sz w:val="18"/>
          <w:szCs w:val="18"/>
          <w:lang w:val="en-US"/>
        </w:rPr>
        <w:t>protected</w:t>
      </w:r>
      <w:r w:rsidRPr="00845D4D">
        <w:rPr>
          <w:rFonts w:ascii="Verdana" w:hAnsi="Verdana" w:cs="Verdana"/>
          <w:color w:val="808080"/>
          <w:sz w:val="18"/>
          <w:szCs w:val="18"/>
          <w:lang w:val="en-US"/>
        </w:rPr>
        <w:t xml:space="preserve"> </w:t>
      </w:r>
      <w:r w:rsidRPr="00845D4D">
        <w:rPr>
          <w:rFonts w:ascii="Verdana" w:hAnsi="Verdana" w:cs="Verdana"/>
          <w:b/>
          <w:bCs/>
          <w:color w:val="00007F"/>
          <w:sz w:val="18"/>
          <w:szCs w:val="18"/>
          <w:lang w:val="en-US"/>
        </w:rPr>
        <w:t>void</w:t>
      </w:r>
      <w:r w:rsidRPr="00845D4D">
        <w:rPr>
          <w:rFonts w:ascii="Verdana" w:hAnsi="Verdana" w:cs="Verdana"/>
          <w:color w:val="808080"/>
          <w:sz w:val="18"/>
          <w:szCs w:val="18"/>
          <w:lang w:val="en-US"/>
        </w:rPr>
        <w:t xml:space="preserve"> </w:t>
      </w:r>
      <w:proofErr w:type="gramStart"/>
      <w:r w:rsidRPr="00845D4D">
        <w:rPr>
          <w:rFonts w:ascii="Verdana" w:hAnsi="Verdana" w:cs="Verdana"/>
          <w:color w:val="000000"/>
          <w:sz w:val="18"/>
          <w:szCs w:val="18"/>
          <w:lang w:val="en-US"/>
        </w:rPr>
        <w:t>onPostExecute</w:t>
      </w:r>
      <w:r w:rsidRPr="00845D4D">
        <w:rPr>
          <w:rFonts w:ascii="Verdana" w:hAnsi="Verdana" w:cs="Verdana"/>
          <w:b/>
          <w:bCs/>
          <w:color w:val="000000"/>
          <w:sz w:val="18"/>
          <w:szCs w:val="18"/>
          <w:lang w:val="en-US"/>
        </w:rPr>
        <w:t>(</w:t>
      </w:r>
      <w:proofErr w:type="gramEnd"/>
      <w:r w:rsidRPr="00845D4D">
        <w:rPr>
          <w:rFonts w:ascii="Verdana" w:hAnsi="Verdana" w:cs="Verdana"/>
          <w:color w:val="000000"/>
          <w:sz w:val="18"/>
          <w:szCs w:val="18"/>
          <w:lang w:val="en-US"/>
        </w:rPr>
        <w:t>String</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response</w:t>
      </w:r>
      <w:r w:rsidRPr="00845D4D">
        <w:rPr>
          <w:rFonts w:ascii="Verdana" w:hAnsi="Verdana" w:cs="Verdana"/>
          <w:b/>
          <w:bCs/>
          <w:color w:val="000000"/>
          <w:sz w:val="18"/>
          <w:szCs w:val="18"/>
          <w:lang w:val="en-US"/>
        </w:rPr>
        <w:t>)</w:t>
      </w:r>
      <w:r w:rsidRPr="00845D4D">
        <w:rPr>
          <w:rFonts w:ascii="Verdana" w:hAnsi="Verdana" w:cs="Verdana"/>
          <w:color w:val="808080"/>
          <w:sz w:val="18"/>
          <w:szCs w:val="18"/>
          <w:lang w:val="en-US"/>
        </w:rPr>
        <w:t xml:space="preserve"> </w:t>
      </w:r>
      <w:r w:rsidRPr="00845D4D">
        <w:rPr>
          <w:rFonts w:ascii="Verdana" w:hAnsi="Verdana" w:cs="Verdana"/>
          <w:b/>
          <w:bCs/>
          <w:color w:val="000000"/>
          <w:sz w:val="18"/>
          <w:szCs w:val="18"/>
          <w:lang w:val="en-US"/>
        </w:rPr>
        <w:t>{</w:t>
      </w:r>
    </w:p>
    <w:p w14:paraId="74685CDC" w14:textId="77777777" w:rsidR="00845D4D" w:rsidRPr="00845D4D" w:rsidRDefault="00845D4D" w:rsidP="00845D4D">
      <w:pPr>
        <w:autoSpaceDE w:val="0"/>
        <w:autoSpaceDN w:val="0"/>
        <w:adjustRightInd w:val="0"/>
        <w:spacing w:after="0" w:line="240" w:lineRule="auto"/>
        <w:rPr>
          <w:rFonts w:ascii="Georgia" w:hAnsi="Georgia" w:cs="Georgia"/>
          <w:color w:val="007F00"/>
          <w:sz w:val="18"/>
          <w:szCs w:val="18"/>
          <w:lang w:val="en-US"/>
        </w:rPr>
      </w:pPr>
      <w:r w:rsidRPr="00845D4D">
        <w:rPr>
          <w:rFonts w:ascii="Verdana" w:hAnsi="Verdana" w:cs="Verdana"/>
          <w:color w:val="808080"/>
          <w:sz w:val="18"/>
          <w:szCs w:val="18"/>
          <w:lang w:val="en-US"/>
        </w:rPr>
        <w:t xml:space="preserve">            </w:t>
      </w:r>
      <w:r w:rsidRPr="00845D4D">
        <w:rPr>
          <w:rFonts w:ascii="Georgia" w:hAnsi="Georgia" w:cs="Georgia"/>
          <w:color w:val="007F00"/>
          <w:sz w:val="18"/>
          <w:szCs w:val="18"/>
          <w:lang w:val="en-US"/>
        </w:rPr>
        <w:t>// Response is what the server told us which is a json response</w:t>
      </w:r>
    </w:p>
    <w:p w14:paraId="62BF69E4" w14:textId="77777777" w:rsidR="00845D4D" w:rsidRPr="00845D4D" w:rsidRDefault="00845D4D" w:rsidP="00845D4D">
      <w:pPr>
        <w:autoSpaceDE w:val="0"/>
        <w:autoSpaceDN w:val="0"/>
        <w:adjustRightInd w:val="0"/>
        <w:spacing w:after="0" w:line="240" w:lineRule="auto"/>
        <w:rPr>
          <w:rFonts w:ascii="Georgia" w:hAnsi="Georgia" w:cs="Georgia"/>
          <w:color w:val="007F00"/>
          <w:sz w:val="18"/>
          <w:szCs w:val="18"/>
          <w:lang w:val="en-US"/>
        </w:rPr>
      </w:pPr>
      <w:r w:rsidRPr="00845D4D">
        <w:rPr>
          <w:rFonts w:ascii="Verdana" w:hAnsi="Verdana" w:cs="Verdana"/>
          <w:color w:val="808080"/>
          <w:sz w:val="18"/>
          <w:szCs w:val="18"/>
          <w:lang w:val="en-US"/>
        </w:rPr>
        <w:t xml:space="preserve">            </w:t>
      </w:r>
      <w:r w:rsidRPr="00845D4D">
        <w:rPr>
          <w:rFonts w:ascii="Georgia" w:hAnsi="Georgia" w:cs="Georgia"/>
          <w:color w:val="007F00"/>
          <w:sz w:val="18"/>
          <w:szCs w:val="18"/>
          <w:lang w:val="en-US"/>
        </w:rPr>
        <w:t>// formatted like the following</w:t>
      </w:r>
    </w:p>
    <w:p w14:paraId="644E4756" w14:textId="77777777" w:rsidR="00845D4D" w:rsidRPr="00845D4D" w:rsidRDefault="00845D4D" w:rsidP="00845D4D">
      <w:pPr>
        <w:autoSpaceDE w:val="0"/>
        <w:autoSpaceDN w:val="0"/>
        <w:adjustRightInd w:val="0"/>
        <w:spacing w:after="0" w:line="240" w:lineRule="auto"/>
        <w:rPr>
          <w:rFonts w:ascii="Georgia" w:hAnsi="Georgia" w:cs="Georgia"/>
          <w:color w:val="007F00"/>
          <w:sz w:val="18"/>
          <w:szCs w:val="18"/>
          <w:lang w:val="en-US"/>
        </w:rPr>
      </w:pPr>
      <w:r w:rsidRPr="00845D4D">
        <w:rPr>
          <w:rFonts w:ascii="Verdana" w:hAnsi="Verdana" w:cs="Verdana"/>
          <w:color w:val="808080"/>
          <w:sz w:val="18"/>
          <w:szCs w:val="18"/>
          <w:lang w:val="en-US"/>
        </w:rPr>
        <w:t xml:space="preserve">            </w:t>
      </w:r>
      <w:r w:rsidRPr="00845D4D">
        <w:rPr>
          <w:rFonts w:ascii="Georgia" w:hAnsi="Georgia" w:cs="Georgia"/>
          <w:color w:val="007F00"/>
          <w:sz w:val="18"/>
          <w:szCs w:val="18"/>
          <w:lang w:val="en-US"/>
        </w:rPr>
        <w:t>// {"success": 1} or {"success": 0}</w:t>
      </w:r>
    </w:p>
    <w:p w14:paraId="2A13A395" w14:textId="77777777" w:rsidR="00845D4D" w:rsidRPr="00845D4D" w:rsidRDefault="00845D4D" w:rsidP="00845D4D">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p>
    <w:p w14:paraId="4E774FD6" w14:textId="77777777" w:rsidR="00845D4D" w:rsidRPr="00845D4D" w:rsidRDefault="00845D4D" w:rsidP="00845D4D">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proofErr w:type="gramStart"/>
      <w:r w:rsidRPr="00845D4D">
        <w:rPr>
          <w:rFonts w:ascii="Verdana" w:hAnsi="Verdana" w:cs="Verdana"/>
          <w:b/>
          <w:bCs/>
          <w:color w:val="00007F"/>
          <w:sz w:val="18"/>
          <w:szCs w:val="18"/>
          <w:lang w:val="en-US"/>
        </w:rPr>
        <w:t>try</w:t>
      </w:r>
      <w:r w:rsidRPr="00845D4D">
        <w:rPr>
          <w:rFonts w:ascii="Verdana" w:hAnsi="Verdana" w:cs="Verdana"/>
          <w:b/>
          <w:bCs/>
          <w:color w:val="000000"/>
          <w:sz w:val="18"/>
          <w:szCs w:val="18"/>
          <w:lang w:val="en-US"/>
        </w:rPr>
        <w:t>{</w:t>
      </w:r>
      <w:proofErr w:type="gramEnd"/>
    </w:p>
    <w:p w14:paraId="523EB43C" w14:textId="77777777" w:rsidR="00845D4D" w:rsidRPr="00845D4D" w:rsidRDefault="00845D4D" w:rsidP="00845D4D">
      <w:pPr>
        <w:autoSpaceDE w:val="0"/>
        <w:autoSpaceDN w:val="0"/>
        <w:adjustRightInd w:val="0"/>
        <w:spacing w:after="0" w:line="240" w:lineRule="auto"/>
        <w:rPr>
          <w:rFonts w:ascii="Georgia" w:hAnsi="Georgia" w:cs="Georgia"/>
          <w:color w:val="007F00"/>
          <w:sz w:val="18"/>
          <w:szCs w:val="18"/>
          <w:lang w:val="en-US"/>
        </w:rPr>
      </w:pPr>
      <w:r w:rsidRPr="00845D4D">
        <w:rPr>
          <w:rFonts w:ascii="Verdana" w:hAnsi="Verdana" w:cs="Verdana"/>
          <w:color w:val="808080"/>
          <w:sz w:val="18"/>
          <w:szCs w:val="18"/>
          <w:lang w:val="en-US"/>
        </w:rPr>
        <w:t xml:space="preserve">                </w:t>
      </w:r>
      <w:r w:rsidRPr="00845D4D">
        <w:rPr>
          <w:rFonts w:ascii="Georgia" w:hAnsi="Georgia" w:cs="Georgia"/>
          <w:color w:val="007F00"/>
          <w:sz w:val="18"/>
          <w:szCs w:val="18"/>
          <w:lang w:val="en-US"/>
        </w:rPr>
        <w:t>// Log the response to the developer</w:t>
      </w:r>
    </w:p>
    <w:p w14:paraId="4A95466D" w14:textId="77777777" w:rsidR="00845D4D" w:rsidRPr="00845D4D" w:rsidRDefault="00845D4D" w:rsidP="00845D4D">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Log</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e</w:t>
      </w:r>
      <w:r w:rsidRPr="00845D4D">
        <w:rPr>
          <w:rFonts w:ascii="Verdana" w:hAnsi="Verdana" w:cs="Verdana"/>
          <w:b/>
          <w:bCs/>
          <w:color w:val="000000"/>
          <w:sz w:val="18"/>
          <w:szCs w:val="18"/>
          <w:lang w:val="en-US"/>
        </w:rPr>
        <w:t>(</w:t>
      </w:r>
      <w:r w:rsidRPr="00845D4D">
        <w:rPr>
          <w:rFonts w:ascii="Verdana" w:hAnsi="Verdana" w:cs="Verdana"/>
          <w:color w:val="7F007F"/>
          <w:sz w:val="18"/>
          <w:szCs w:val="18"/>
          <w:lang w:val="en-US"/>
        </w:rPr>
        <w:t>"INFO"</w:t>
      </w:r>
      <w:r w:rsidRPr="00845D4D">
        <w:rPr>
          <w:rFonts w:ascii="Verdana" w:hAnsi="Verdana" w:cs="Verdana"/>
          <w:b/>
          <w:bCs/>
          <w:color w:val="000000"/>
          <w:sz w:val="18"/>
          <w:szCs w:val="18"/>
          <w:lang w:val="en-US"/>
        </w:rPr>
        <w:t>,</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response</w:t>
      </w:r>
      <w:r w:rsidRPr="00845D4D">
        <w:rPr>
          <w:rFonts w:ascii="Verdana" w:hAnsi="Verdana" w:cs="Verdana"/>
          <w:b/>
          <w:bCs/>
          <w:color w:val="000000"/>
          <w:sz w:val="18"/>
          <w:szCs w:val="18"/>
          <w:lang w:val="en-US"/>
        </w:rPr>
        <w:t>);</w:t>
      </w:r>
    </w:p>
    <w:p w14:paraId="5BBB9B43" w14:textId="77777777" w:rsidR="00845D4D" w:rsidRPr="00845D4D" w:rsidRDefault="00845D4D" w:rsidP="00845D4D">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p>
    <w:p w14:paraId="4740471C" w14:textId="77777777" w:rsidR="00845D4D" w:rsidRPr="00845D4D" w:rsidRDefault="00845D4D" w:rsidP="00845D4D">
      <w:pPr>
        <w:autoSpaceDE w:val="0"/>
        <w:autoSpaceDN w:val="0"/>
        <w:adjustRightInd w:val="0"/>
        <w:spacing w:after="0" w:line="240" w:lineRule="auto"/>
        <w:rPr>
          <w:rFonts w:ascii="Georgia" w:hAnsi="Georgia" w:cs="Georgia"/>
          <w:color w:val="007F00"/>
          <w:sz w:val="18"/>
          <w:szCs w:val="18"/>
          <w:lang w:val="en-US"/>
        </w:rPr>
      </w:pPr>
      <w:r w:rsidRPr="00845D4D">
        <w:rPr>
          <w:rFonts w:ascii="Verdana" w:hAnsi="Verdana" w:cs="Verdana"/>
          <w:color w:val="808080"/>
          <w:sz w:val="18"/>
          <w:szCs w:val="18"/>
          <w:lang w:val="en-US"/>
        </w:rPr>
        <w:t xml:space="preserve">                </w:t>
      </w:r>
      <w:r w:rsidRPr="00845D4D">
        <w:rPr>
          <w:rFonts w:ascii="Georgia" w:hAnsi="Georgia" w:cs="Georgia"/>
          <w:color w:val="007F00"/>
          <w:sz w:val="18"/>
          <w:szCs w:val="18"/>
          <w:lang w:val="en-US"/>
        </w:rPr>
        <w:t>// if the response has a one in it it's highly likely a positive response.</w:t>
      </w:r>
    </w:p>
    <w:p w14:paraId="07F4DAFC" w14:textId="77777777" w:rsidR="00845D4D" w:rsidRPr="00845D4D" w:rsidRDefault="00845D4D" w:rsidP="00845D4D">
      <w:pPr>
        <w:autoSpaceDE w:val="0"/>
        <w:autoSpaceDN w:val="0"/>
        <w:adjustRightInd w:val="0"/>
        <w:spacing w:after="0" w:line="240" w:lineRule="auto"/>
        <w:rPr>
          <w:rFonts w:ascii="Georgia" w:hAnsi="Georgia" w:cs="Georgia"/>
          <w:color w:val="007F00"/>
          <w:sz w:val="18"/>
          <w:szCs w:val="18"/>
          <w:lang w:val="en-US"/>
        </w:rPr>
      </w:pPr>
      <w:r w:rsidRPr="00845D4D">
        <w:rPr>
          <w:rFonts w:ascii="Verdana" w:hAnsi="Verdana" w:cs="Verdana"/>
          <w:color w:val="808080"/>
          <w:sz w:val="18"/>
          <w:szCs w:val="18"/>
          <w:lang w:val="en-US"/>
        </w:rPr>
        <w:t xml:space="preserve">                </w:t>
      </w:r>
      <w:r w:rsidRPr="00845D4D">
        <w:rPr>
          <w:rFonts w:ascii="Georgia" w:hAnsi="Georgia" w:cs="Georgia"/>
          <w:color w:val="007F00"/>
          <w:sz w:val="18"/>
          <w:szCs w:val="18"/>
          <w:lang w:val="en-US"/>
        </w:rPr>
        <w:t>// We have tried to make it check the actual json value. but this works fine.</w:t>
      </w:r>
    </w:p>
    <w:p w14:paraId="5781B8E8" w14:textId="77777777" w:rsidR="00845D4D" w:rsidRPr="00845D4D" w:rsidRDefault="00845D4D" w:rsidP="00845D4D">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b/>
          <w:bCs/>
          <w:color w:val="00007F"/>
          <w:sz w:val="18"/>
          <w:szCs w:val="18"/>
          <w:lang w:val="en-US"/>
        </w:rPr>
        <w:t>boolean</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resBool</w:t>
      </w:r>
      <w:r w:rsidRPr="00845D4D">
        <w:rPr>
          <w:rFonts w:ascii="Verdana" w:hAnsi="Verdana" w:cs="Verdana"/>
          <w:color w:val="808080"/>
          <w:sz w:val="18"/>
          <w:szCs w:val="18"/>
          <w:lang w:val="en-US"/>
        </w:rPr>
        <w:t xml:space="preserve"> </w:t>
      </w:r>
      <w:r w:rsidRPr="00845D4D">
        <w:rPr>
          <w:rFonts w:ascii="Verdana" w:hAnsi="Verdana" w:cs="Verdana"/>
          <w:b/>
          <w:bCs/>
          <w:color w:val="000000"/>
          <w:sz w:val="18"/>
          <w:szCs w:val="18"/>
          <w:lang w:val="en-US"/>
        </w:rPr>
        <w:t>=</w:t>
      </w:r>
      <w:r w:rsidRPr="00845D4D">
        <w:rPr>
          <w:rFonts w:ascii="Verdana" w:hAnsi="Verdana" w:cs="Verdana"/>
          <w:color w:val="808080"/>
          <w:sz w:val="18"/>
          <w:szCs w:val="18"/>
          <w:lang w:val="en-US"/>
        </w:rPr>
        <w:t xml:space="preserve"> </w:t>
      </w:r>
      <w:proofErr w:type="gramStart"/>
      <w:r w:rsidRPr="00845D4D">
        <w:rPr>
          <w:rFonts w:ascii="Verdana" w:hAnsi="Verdana" w:cs="Verdana"/>
          <w:color w:val="000000"/>
          <w:sz w:val="18"/>
          <w:szCs w:val="18"/>
          <w:lang w:val="en-US"/>
        </w:rPr>
        <w:t>response</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contains</w:t>
      </w:r>
      <w:proofErr w:type="gramEnd"/>
      <w:r w:rsidRPr="00845D4D">
        <w:rPr>
          <w:rFonts w:ascii="Verdana" w:hAnsi="Verdana" w:cs="Verdana"/>
          <w:b/>
          <w:bCs/>
          <w:color w:val="000000"/>
          <w:sz w:val="18"/>
          <w:szCs w:val="18"/>
          <w:lang w:val="en-US"/>
        </w:rPr>
        <w:t>(</w:t>
      </w:r>
      <w:r w:rsidRPr="00845D4D">
        <w:rPr>
          <w:rFonts w:ascii="Verdana" w:hAnsi="Verdana" w:cs="Verdana"/>
          <w:color w:val="7F007F"/>
          <w:sz w:val="18"/>
          <w:szCs w:val="18"/>
          <w:lang w:val="en-US"/>
        </w:rPr>
        <w:t>"1"</w:t>
      </w:r>
      <w:r w:rsidRPr="00845D4D">
        <w:rPr>
          <w:rFonts w:ascii="Verdana" w:hAnsi="Verdana" w:cs="Verdana"/>
          <w:b/>
          <w:bCs/>
          <w:color w:val="000000"/>
          <w:sz w:val="18"/>
          <w:szCs w:val="18"/>
          <w:lang w:val="en-US"/>
        </w:rPr>
        <w:t>);</w:t>
      </w:r>
    </w:p>
    <w:p w14:paraId="269F8170" w14:textId="77777777" w:rsidR="00845D4D" w:rsidRPr="00845D4D" w:rsidRDefault="00845D4D" w:rsidP="00845D4D">
      <w:pPr>
        <w:autoSpaceDE w:val="0"/>
        <w:autoSpaceDN w:val="0"/>
        <w:adjustRightInd w:val="0"/>
        <w:spacing w:after="0" w:line="240" w:lineRule="auto"/>
        <w:rPr>
          <w:rFonts w:ascii="Verdana" w:hAnsi="Verdana" w:cs="Verdana"/>
          <w:color w:val="808080"/>
          <w:sz w:val="18"/>
          <w:szCs w:val="18"/>
          <w:lang w:val="en-US"/>
        </w:rPr>
      </w:pPr>
    </w:p>
    <w:p w14:paraId="50356168" w14:textId="77777777" w:rsidR="00845D4D" w:rsidRPr="00845D4D" w:rsidRDefault="00845D4D" w:rsidP="00845D4D">
      <w:pPr>
        <w:autoSpaceDE w:val="0"/>
        <w:autoSpaceDN w:val="0"/>
        <w:adjustRightInd w:val="0"/>
        <w:spacing w:after="0" w:line="240" w:lineRule="auto"/>
        <w:rPr>
          <w:rFonts w:ascii="Georgia" w:hAnsi="Georgia" w:cs="Georgia"/>
          <w:color w:val="007F00"/>
          <w:sz w:val="18"/>
          <w:szCs w:val="18"/>
          <w:lang w:val="en-US"/>
        </w:rPr>
      </w:pPr>
      <w:r w:rsidRPr="00845D4D">
        <w:rPr>
          <w:rFonts w:ascii="Verdana" w:hAnsi="Verdana" w:cs="Verdana"/>
          <w:color w:val="808080"/>
          <w:sz w:val="18"/>
          <w:szCs w:val="18"/>
          <w:lang w:val="en-US"/>
        </w:rPr>
        <w:t xml:space="preserve">                </w:t>
      </w:r>
      <w:r w:rsidRPr="00845D4D">
        <w:rPr>
          <w:rFonts w:ascii="Georgia" w:hAnsi="Georgia" w:cs="Georgia"/>
          <w:color w:val="007F00"/>
          <w:sz w:val="18"/>
          <w:szCs w:val="18"/>
          <w:lang w:val="en-US"/>
        </w:rPr>
        <w:t>// if the server responded positively</w:t>
      </w:r>
    </w:p>
    <w:p w14:paraId="2AE6A3B5" w14:textId="77777777" w:rsidR="00845D4D" w:rsidRPr="00845D4D" w:rsidRDefault="00845D4D" w:rsidP="00845D4D">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b/>
          <w:bCs/>
          <w:color w:val="00007F"/>
          <w:sz w:val="18"/>
          <w:szCs w:val="18"/>
          <w:lang w:val="en-US"/>
        </w:rPr>
        <w:t>if</w:t>
      </w:r>
      <w:r w:rsidRPr="00845D4D">
        <w:rPr>
          <w:rFonts w:ascii="Verdana" w:hAnsi="Verdana" w:cs="Verdana"/>
          <w:color w:val="808080"/>
          <w:sz w:val="18"/>
          <w:szCs w:val="18"/>
          <w:lang w:val="en-US"/>
        </w:rPr>
        <w:t xml:space="preserve"> </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resBool</w:t>
      </w:r>
      <w:proofErr w:type="gramStart"/>
      <w:r w:rsidRPr="00845D4D">
        <w:rPr>
          <w:rFonts w:ascii="Verdana" w:hAnsi="Verdana" w:cs="Verdana"/>
          <w:b/>
          <w:bCs/>
          <w:color w:val="000000"/>
          <w:sz w:val="18"/>
          <w:szCs w:val="18"/>
          <w:lang w:val="en-US"/>
        </w:rPr>
        <w:t>){</w:t>
      </w:r>
      <w:proofErr w:type="gramEnd"/>
    </w:p>
    <w:p w14:paraId="6D2310D2" w14:textId="77777777" w:rsidR="00845D4D" w:rsidRPr="00845D4D" w:rsidRDefault="00845D4D" w:rsidP="00845D4D">
      <w:pPr>
        <w:autoSpaceDE w:val="0"/>
        <w:autoSpaceDN w:val="0"/>
        <w:adjustRightInd w:val="0"/>
        <w:spacing w:after="0" w:line="240" w:lineRule="auto"/>
        <w:rPr>
          <w:rFonts w:ascii="Georgia" w:hAnsi="Georgia" w:cs="Georgia"/>
          <w:color w:val="007F00"/>
          <w:sz w:val="18"/>
          <w:szCs w:val="18"/>
          <w:lang w:val="en-US"/>
        </w:rPr>
      </w:pPr>
      <w:r w:rsidRPr="00845D4D">
        <w:rPr>
          <w:rFonts w:ascii="Verdana" w:hAnsi="Verdana" w:cs="Verdana"/>
          <w:color w:val="808080"/>
          <w:sz w:val="18"/>
          <w:szCs w:val="18"/>
          <w:lang w:val="en-US"/>
        </w:rPr>
        <w:t xml:space="preserve">                    </w:t>
      </w:r>
      <w:r w:rsidRPr="00845D4D">
        <w:rPr>
          <w:rFonts w:ascii="Georgia" w:hAnsi="Georgia" w:cs="Georgia"/>
          <w:color w:val="007F00"/>
          <w:sz w:val="18"/>
          <w:szCs w:val="18"/>
          <w:lang w:val="en-US"/>
        </w:rPr>
        <w:t>// prepare a new intent for switching to MainActivity</w:t>
      </w:r>
    </w:p>
    <w:p w14:paraId="75493FB9" w14:textId="77777777" w:rsidR="00845D4D" w:rsidRPr="00845D4D" w:rsidRDefault="00845D4D" w:rsidP="00845D4D">
      <w:pPr>
        <w:autoSpaceDE w:val="0"/>
        <w:autoSpaceDN w:val="0"/>
        <w:adjustRightInd w:val="0"/>
        <w:spacing w:after="0" w:line="240" w:lineRule="auto"/>
        <w:rPr>
          <w:rFonts w:ascii="Georgia" w:hAnsi="Georgia" w:cs="Georgia"/>
          <w:color w:val="007F00"/>
          <w:sz w:val="18"/>
          <w:szCs w:val="18"/>
          <w:lang w:val="en-US"/>
        </w:rPr>
      </w:pPr>
      <w:r w:rsidRPr="00845D4D">
        <w:rPr>
          <w:rFonts w:ascii="Verdana" w:hAnsi="Verdana" w:cs="Verdana"/>
          <w:color w:val="808080"/>
          <w:sz w:val="18"/>
          <w:szCs w:val="18"/>
          <w:lang w:val="en-US"/>
        </w:rPr>
        <w:t xml:space="preserve">                    </w:t>
      </w:r>
      <w:r w:rsidRPr="00845D4D">
        <w:rPr>
          <w:rFonts w:ascii="Georgia" w:hAnsi="Georgia" w:cs="Georgia"/>
          <w:color w:val="007F00"/>
          <w:sz w:val="18"/>
          <w:szCs w:val="18"/>
          <w:lang w:val="en-US"/>
        </w:rPr>
        <w:t xml:space="preserve">// Normally intents is written like: new </w:t>
      </w:r>
      <w:proofErr w:type="gramStart"/>
      <w:r w:rsidRPr="00845D4D">
        <w:rPr>
          <w:rFonts w:ascii="Georgia" w:hAnsi="Georgia" w:cs="Georgia"/>
          <w:color w:val="007F00"/>
          <w:sz w:val="18"/>
          <w:szCs w:val="18"/>
          <w:lang w:val="en-US"/>
        </w:rPr>
        <w:t>Intent(</w:t>
      </w:r>
      <w:proofErr w:type="gramEnd"/>
      <w:r w:rsidRPr="00845D4D">
        <w:rPr>
          <w:rFonts w:ascii="Georgia" w:hAnsi="Georgia" w:cs="Georgia"/>
          <w:color w:val="007F00"/>
          <w:sz w:val="18"/>
          <w:szCs w:val="18"/>
          <w:lang w:val="en-US"/>
        </w:rPr>
        <w:t>this, [otherActivity.class])</w:t>
      </w:r>
    </w:p>
    <w:p w14:paraId="161E8ABB" w14:textId="77777777" w:rsidR="00845D4D" w:rsidRPr="00845D4D" w:rsidRDefault="00845D4D" w:rsidP="00845D4D">
      <w:pPr>
        <w:autoSpaceDE w:val="0"/>
        <w:autoSpaceDN w:val="0"/>
        <w:adjustRightInd w:val="0"/>
        <w:spacing w:after="0" w:line="240" w:lineRule="auto"/>
        <w:rPr>
          <w:rFonts w:ascii="Georgia" w:hAnsi="Georgia" w:cs="Georgia"/>
          <w:color w:val="007F00"/>
          <w:sz w:val="18"/>
          <w:szCs w:val="18"/>
          <w:lang w:val="en-US"/>
        </w:rPr>
      </w:pPr>
      <w:r w:rsidRPr="00845D4D">
        <w:rPr>
          <w:rFonts w:ascii="Verdana" w:hAnsi="Verdana" w:cs="Verdana"/>
          <w:color w:val="808080"/>
          <w:sz w:val="18"/>
          <w:szCs w:val="18"/>
          <w:lang w:val="en-US"/>
        </w:rPr>
        <w:t xml:space="preserve">                    </w:t>
      </w:r>
      <w:r w:rsidRPr="00845D4D">
        <w:rPr>
          <w:rFonts w:ascii="Georgia" w:hAnsi="Georgia" w:cs="Georgia"/>
          <w:color w:val="007F00"/>
          <w:sz w:val="18"/>
          <w:szCs w:val="18"/>
          <w:lang w:val="en-US"/>
        </w:rPr>
        <w:t>// But because we are still in the API call we have to cast to our mother class</w:t>
      </w:r>
    </w:p>
    <w:p w14:paraId="2CBCD86A" w14:textId="77777777" w:rsidR="00845D4D" w:rsidRPr="00845D4D" w:rsidRDefault="00845D4D" w:rsidP="00845D4D">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Intent</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i</w:t>
      </w:r>
      <w:r w:rsidRPr="00845D4D">
        <w:rPr>
          <w:rFonts w:ascii="Verdana" w:hAnsi="Verdana" w:cs="Verdana"/>
          <w:color w:val="808080"/>
          <w:sz w:val="18"/>
          <w:szCs w:val="18"/>
          <w:lang w:val="en-US"/>
        </w:rPr>
        <w:t xml:space="preserve"> </w:t>
      </w:r>
      <w:r w:rsidRPr="00845D4D">
        <w:rPr>
          <w:rFonts w:ascii="Verdana" w:hAnsi="Verdana" w:cs="Verdana"/>
          <w:b/>
          <w:bCs/>
          <w:color w:val="000000"/>
          <w:sz w:val="18"/>
          <w:szCs w:val="18"/>
          <w:lang w:val="en-US"/>
        </w:rPr>
        <w:t>=</w:t>
      </w:r>
      <w:r w:rsidRPr="00845D4D">
        <w:rPr>
          <w:rFonts w:ascii="Verdana" w:hAnsi="Verdana" w:cs="Verdana"/>
          <w:color w:val="808080"/>
          <w:sz w:val="18"/>
          <w:szCs w:val="18"/>
          <w:lang w:val="en-US"/>
        </w:rPr>
        <w:t xml:space="preserve"> </w:t>
      </w:r>
      <w:r w:rsidRPr="00845D4D">
        <w:rPr>
          <w:rFonts w:ascii="Verdana" w:hAnsi="Verdana" w:cs="Verdana"/>
          <w:b/>
          <w:bCs/>
          <w:color w:val="00007F"/>
          <w:sz w:val="18"/>
          <w:szCs w:val="18"/>
          <w:lang w:val="en-US"/>
        </w:rPr>
        <w:t>new</w:t>
      </w:r>
      <w:r w:rsidRPr="00845D4D">
        <w:rPr>
          <w:rFonts w:ascii="Verdana" w:hAnsi="Verdana" w:cs="Verdana"/>
          <w:color w:val="808080"/>
          <w:sz w:val="18"/>
          <w:szCs w:val="18"/>
          <w:lang w:val="en-US"/>
        </w:rPr>
        <w:t xml:space="preserve"> </w:t>
      </w:r>
      <w:proofErr w:type="gramStart"/>
      <w:r w:rsidRPr="00845D4D">
        <w:rPr>
          <w:rFonts w:ascii="Verdana" w:hAnsi="Verdana" w:cs="Verdana"/>
          <w:color w:val="000000"/>
          <w:sz w:val="18"/>
          <w:szCs w:val="18"/>
          <w:lang w:val="en-US"/>
        </w:rPr>
        <w:t>Intent</w:t>
      </w:r>
      <w:r w:rsidRPr="00845D4D">
        <w:rPr>
          <w:rFonts w:ascii="Verdana" w:hAnsi="Verdana" w:cs="Verdana"/>
          <w:b/>
          <w:bCs/>
          <w:color w:val="000000"/>
          <w:sz w:val="18"/>
          <w:szCs w:val="18"/>
          <w:lang w:val="en-US"/>
        </w:rPr>
        <w:t>(</w:t>
      </w:r>
      <w:proofErr w:type="gramEnd"/>
      <w:r w:rsidRPr="00845D4D">
        <w:rPr>
          <w:rFonts w:ascii="Verdana" w:hAnsi="Verdana" w:cs="Verdana"/>
          <w:color w:val="000000"/>
          <w:sz w:val="18"/>
          <w:szCs w:val="18"/>
          <w:lang w:val="en-US"/>
        </w:rPr>
        <w:t>LoginActivity</w:t>
      </w:r>
      <w:r w:rsidRPr="00845D4D">
        <w:rPr>
          <w:rFonts w:ascii="Verdana" w:hAnsi="Verdana" w:cs="Verdana"/>
          <w:b/>
          <w:bCs/>
          <w:color w:val="000000"/>
          <w:sz w:val="18"/>
          <w:szCs w:val="18"/>
          <w:lang w:val="en-US"/>
        </w:rPr>
        <w:t>.</w:t>
      </w:r>
      <w:r w:rsidRPr="00845D4D">
        <w:rPr>
          <w:rFonts w:ascii="Verdana" w:hAnsi="Verdana" w:cs="Verdana"/>
          <w:b/>
          <w:bCs/>
          <w:color w:val="00007F"/>
          <w:sz w:val="18"/>
          <w:szCs w:val="18"/>
          <w:lang w:val="en-US"/>
        </w:rPr>
        <w:t>this</w:t>
      </w:r>
      <w:r w:rsidRPr="00845D4D">
        <w:rPr>
          <w:rFonts w:ascii="Verdana" w:hAnsi="Verdana" w:cs="Verdana"/>
          <w:b/>
          <w:bCs/>
          <w:color w:val="000000"/>
          <w:sz w:val="18"/>
          <w:szCs w:val="18"/>
          <w:lang w:val="en-US"/>
        </w:rPr>
        <w:t>,</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MainActivity</w:t>
      </w:r>
      <w:r w:rsidRPr="00845D4D">
        <w:rPr>
          <w:rFonts w:ascii="Verdana" w:hAnsi="Verdana" w:cs="Verdana"/>
          <w:b/>
          <w:bCs/>
          <w:color w:val="000000"/>
          <w:sz w:val="18"/>
          <w:szCs w:val="18"/>
          <w:lang w:val="en-US"/>
        </w:rPr>
        <w:t>.</w:t>
      </w:r>
      <w:r w:rsidRPr="00845D4D">
        <w:rPr>
          <w:rFonts w:ascii="Verdana" w:hAnsi="Verdana" w:cs="Verdana"/>
          <w:b/>
          <w:bCs/>
          <w:color w:val="00007F"/>
          <w:sz w:val="18"/>
          <w:szCs w:val="18"/>
          <w:lang w:val="en-US"/>
        </w:rPr>
        <w:t>class</w:t>
      </w:r>
      <w:r w:rsidRPr="00845D4D">
        <w:rPr>
          <w:rFonts w:ascii="Verdana" w:hAnsi="Verdana" w:cs="Verdana"/>
          <w:b/>
          <w:bCs/>
          <w:color w:val="000000"/>
          <w:sz w:val="18"/>
          <w:szCs w:val="18"/>
          <w:lang w:val="en-US"/>
        </w:rPr>
        <w:t>);</w:t>
      </w:r>
    </w:p>
    <w:p w14:paraId="63C721FD" w14:textId="77777777" w:rsidR="00845D4D" w:rsidRPr="00845D4D" w:rsidRDefault="00845D4D" w:rsidP="00845D4D">
      <w:pPr>
        <w:autoSpaceDE w:val="0"/>
        <w:autoSpaceDN w:val="0"/>
        <w:adjustRightInd w:val="0"/>
        <w:spacing w:after="0" w:line="240" w:lineRule="auto"/>
        <w:rPr>
          <w:rFonts w:ascii="Georgia" w:hAnsi="Georgia" w:cs="Georgia"/>
          <w:color w:val="007F00"/>
          <w:sz w:val="18"/>
          <w:szCs w:val="18"/>
          <w:lang w:val="en-US"/>
        </w:rPr>
      </w:pPr>
      <w:r w:rsidRPr="00845D4D">
        <w:rPr>
          <w:rFonts w:ascii="Verdana" w:hAnsi="Verdana" w:cs="Verdana"/>
          <w:color w:val="808080"/>
          <w:sz w:val="18"/>
          <w:szCs w:val="18"/>
          <w:lang w:val="en-US"/>
        </w:rPr>
        <w:t xml:space="preserve">                    </w:t>
      </w:r>
      <w:r w:rsidRPr="00845D4D">
        <w:rPr>
          <w:rFonts w:ascii="Georgia" w:hAnsi="Georgia" w:cs="Georgia"/>
          <w:color w:val="007F00"/>
          <w:sz w:val="18"/>
          <w:szCs w:val="18"/>
          <w:lang w:val="en-US"/>
        </w:rPr>
        <w:t>// tell the intent which user is authenticated</w:t>
      </w:r>
    </w:p>
    <w:p w14:paraId="696FCBB0" w14:textId="77777777" w:rsidR="00845D4D" w:rsidRPr="00845D4D" w:rsidRDefault="00845D4D" w:rsidP="00845D4D">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i</w:t>
      </w:r>
      <w:r w:rsidRPr="00845D4D">
        <w:rPr>
          <w:rFonts w:ascii="Verdana" w:hAnsi="Verdana" w:cs="Verdana"/>
          <w:b/>
          <w:bCs/>
          <w:color w:val="000000"/>
          <w:sz w:val="18"/>
          <w:szCs w:val="18"/>
          <w:lang w:val="en-US"/>
        </w:rPr>
        <w:t>.</w:t>
      </w:r>
      <w:proofErr w:type="gramStart"/>
      <w:r w:rsidRPr="00845D4D">
        <w:rPr>
          <w:rFonts w:ascii="Verdana" w:hAnsi="Verdana" w:cs="Verdana"/>
          <w:color w:val="000000"/>
          <w:sz w:val="18"/>
          <w:szCs w:val="18"/>
          <w:lang w:val="en-US"/>
        </w:rPr>
        <w:t>putExtra</w:t>
      </w:r>
      <w:r w:rsidRPr="00845D4D">
        <w:rPr>
          <w:rFonts w:ascii="Verdana" w:hAnsi="Verdana" w:cs="Verdana"/>
          <w:b/>
          <w:bCs/>
          <w:color w:val="000000"/>
          <w:sz w:val="18"/>
          <w:szCs w:val="18"/>
          <w:lang w:val="en-US"/>
        </w:rPr>
        <w:t>(</w:t>
      </w:r>
      <w:proofErr w:type="gramEnd"/>
      <w:r w:rsidRPr="00845D4D">
        <w:rPr>
          <w:rFonts w:ascii="Verdana" w:hAnsi="Verdana" w:cs="Verdana"/>
          <w:color w:val="7F007F"/>
          <w:sz w:val="18"/>
          <w:szCs w:val="18"/>
          <w:lang w:val="en-US"/>
        </w:rPr>
        <w:t>"username"</w:t>
      </w:r>
      <w:r w:rsidRPr="00845D4D">
        <w:rPr>
          <w:rFonts w:ascii="Verdana" w:hAnsi="Verdana" w:cs="Verdana"/>
          <w:b/>
          <w:bCs/>
          <w:color w:val="000000"/>
          <w:sz w:val="18"/>
          <w:szCs w:val="18"/>
          <w:lang w:val="en-US"/>
        </w:rPr>
        <w:t>,</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username</w:t>
      </w:r>
      <w:r w:rsidRPr="00845D4D">
        <w:rPr>
          <w:rFonts w:ascii="Verdana" w:hAnsi="Verdana" w:cs="Verdana"/>
          <w:b/>
          <w:bCs/>
          <w:color w:val="000000"/>
          <w:sz w:val="18"/>
          <w:szCs w:val="18"/>
          <w:lang w:val="en-US"/>
        </w:rPr>
        <w:t>);</w:t>
      </w:r>
    </w:p>
    <w:p w14:paraId="00E6048B" w14:textId="77777777" w:rsidR="00845D4D" w:rsidRPr="00845D4D" w:rsidRDefault="00845D4D" w:rsidP="00845D4D">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startActivity</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i</w:t>
      </w:r>
      <w:r w:rsidRPr="00845D4D">
        <w:rPr>
          <w:rFonts w:ascii="Verdana" w:hAnsi="Verdana" w:cs="Verdana"/>
          <w:b/>
          <w:bCs/>
          <w:color w:val="000000"/>
          <w:sz w:val="18"/>
          <w:szCs w:val="18"/>
          <w:lang w:val="en-US"/>
        </w:rPr>
        <w:t>);</w:t>
      </w:r>
    </w:p>
    <w:p w14:paraId="134907AA" w14:textId="77777777" w:rsidR="00845D4D" w:rsidRPr="00845D4D" w:rsidRDefault="00845D4D" w:rsidP="00845D4D">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proofErr w:type="gramStart"/>
      <w:r w:rsidRPr="00845D4D">
        <w:rPr>
          <w:rFonts w:ascii="Verdana" w:hAnsi="Verdana" w:cs="Verdana"/>
          <w:b/>
          <w:bCs/>
          <w:color w:val="000000"/>
          <w:sz w:val="18"/>
          <w:szCs w:val="18"/>
          <w:lang w:val="en-US"/>
        </w:rPr>
        <w:t>}</w:t>
      </w:r>
      <w:r w:rsidRPr="00845D4D">
        <w:rPr>
          <w:rFonts w:ascii="Verdana" w:hAnsi="Verdana" w:cs="Verdana"/>
          <w:b/>
          <w:bCs/>
          <w:color w:val="00007F"/>
          <w:sz w:val="18"/>
          <w:szCs w:val="18"/>
          <w:lang w:val="en-US"/>
        </w:rPr>
        <w:t>else</w:t>
      </w:r>
      <w:proofErr w:type="gramEnd"/>
      <w:r w:rsidRPr="00845D4D">
        <w:rPr>
          <w:rFonts w:ascii="Verdana" w:hAnsi="Verdana" w:cs="Verdana"/>
          <w:b/>
          <w:bCs/>
          <w:color w:val="000000"/>
          <w:sz w:val="18"/>
          <w:szCs w:val="18"/>
          <w:lang w:val="en-US"/>
        </w:rPr>
        <w:t>{</w:t>
      </w:r>
    </w:p>
    <w:p w14:paraId="73B7BCF4" w14:textId="77777777" w:rsidR="00845D4D" w:rsidRPr="00845D4D" w:rsidRDefault="00845D4D" w:rsidP="00845D4D">
      <w:pPr>
        <w:autoSpaceDE w:val="0"/>
        <w:autoSpaceDN w:val="0"/>
        <w:adjustRightInd w:val="0"/>
        <w:spacing w:after="0" w:line="240" w:lineRule="auto"/>
        <w:rPr>
          <w:rFonts w:ascii="Georgia" w:hAnsi="Georgia" w:cs="Georgia"/>
          <w:color w:val="007F00"/>
          <w:sz w:val="18"/>
          <w:szCs w:val="18"/>
          <w:lang w:val="en-US"/>
        </w:rPr>
      </w:pPr>
      <w:r w:rsidRPr="00845D4D">
        <w:rPr>
          <w:rFonts w:ascii="Verdana" w:hAnsi="Verdana" w:cs="Verdana"/>
          <w:color w:val="808080"/>
          <w:sz w:val="18"/>
          <w:szCs w:val="18"/>
          <w:lang w:val="en-US"/>
        </w:rPr>
        <w:t xml:space="preserve">                    </w:t>
      </w:r>
      <w:r w:rsidRPr="00845D4D">
        <w:rPr>
          <w:rFonts w:ascii="Georgia" w:hAnsi="Georgia" w:cs="Georgia"/>
          <w:color w:val="007F00"/>
          <w:sz w:val="18"/>
          <w:szCs w:val="18"/>
          <w:lang w:val="en-US"/>
        </w:rPr>
        <w:t>// Tell the devs what resbool is, this is still here since we used it for debugging purposes</w:t>
      </w:r>
    </w:p>
    <w:p w14:paraId="6AD8CAD2" w14:textId="77777777" w:rsidR="00845D4D" w:rsidRPr="00845D4D" w:rsidRDefault="00845D4D" w:rsidP="00845D4D">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Log</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e</w:t>
      </w:r>
      <w:r w:rsidRPr="00845D4D">
        <w:rPr>
          <w:rFonts w:ascii="Verdana" w:hAnsi="Verdana" w:cs="Verdana"/>
          <w:b/>
          <w:bCs/>
          <w:color w:val="000000"/>
          <w:sz w:val="18"/>
          <w:szCs w:val="18"/>
          <w:lang w:val="en-US"/>
        </w:rPr>
        <w:t>(</w:t>
      </w:r>
      <w:r w:rsidRPr="00845D4D">
        <w:rPr>
          <w:rFonts w:ascii="Verdana" w:hAnsi="Verdana" w:cs="Verdana"/>
          <w:color w:val="7F007F"/>
          <w:sz w:val="18"/>
          <w:szCs w:val="18"/>
          <w:lang w:val="en-US"/>
        </w:rPr>
        <w:t>"TEST"</w:t>
      </w:r>
      <w:r w:rsidRPr="00845D4D">
        <w:rPr>
          <w:rFonts w:ascii="Verdana" w:hAnsi="Verdana" w:cs="Verdana"/>
          <w:b/>
          <w:bCs/>
          <w:color w:val="000000"/>
          <w:sz w:val="18"/>
          <w:szCs w:val="18"/>
          <w:lang w:val="en-US"/>
        </w:rPr>
        <w:t>,</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String</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valueOf</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resBool</w:t>
      </w:r>
      <w:r w:rsidRPr="00845D4D">
        <w:rPr>
          <w:rFonts w:ascii="Verdana" w:hAnsi="Verdana" w:cs="Verdana"/>
          <w:b/>
          <w:bCs/>
          <w:color w:val="000000"/>
          <w:sz w:val="18"/>
          <w:szCs w:val="18"/>
          <w:lang w:val="en-US"/>
        </w:rPr>
        <w:t>));</w:t>
      </w:r>
    </w:p>
    <w:p w14:paraId="19E9CB5C" w14:textId="77777777" w:rsidR="00845D4D" w:rsidRPr="00845D4D" w:rsidRDefault="00845D4D" w:rsidP="00845D4D">
      <w:pPr>
        <w:autoSpaceDE w:val="0"/>
        <w:autoSpaceDN w:val="0"/>
        <w:adjustRightInd w:val="0"/>
        <w:spacing w:after="0" w:line="240" w:lineRule="auto"/>
        <w:rPr>
          <w:rFonts w:ascii="Georgia" w:hAnsi="Georgia" w:cs="Georgia"/>
          <w:color w:val="007F00"/>
          <w:sz w:val="18"/>
          <w:szCs w:val="18"/>
          <w:lang w:val="en-US"/>
        </w:rPr>
      </w:pPr>
      <w:r w:rsidRPr="00845D4D">
        <w:rPr>
          <w:rFonts w:ascii="Verdana" w:hAnsi="Verdana" w:cs="Verdana"/>
          <w:color w:val="808080"/>
          <w:sz w:val="18"/>
          <w:szCs w:val="18"/>
          <w:lang w:val="en-US"/>
        </w:rPr>
        <w:t xml:space="preserve">                    </w:t>
      </w:r>
      <w:r w:rsidRPr="00845D4D">
        <w:rPr>
          <w:rFonts w:ascii="Georgia" w:hAnsi="Georgia" w:cs="Georgia"/>
          <w:color w:val="007F00"/>
          <w:sz w:val="18"/>
          <w:szCs w:val="18"/>
          <w:lang w:val="en-US"/>
        </w:rPr>
        <w:t>// Write a message on screen telling the user something went wrong</w:t>
      </w:r>
    </w:p>
    <w:p w14:paraId="392B3FA5" w14:textId="77777777" w:rsidR="00845D4D" w:rsidRPr="00845D4D" w:rsidRDefault="00845D4D" w:rsidP="00845D4D">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Toast</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makeText</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LoginActivity</w:t>
      </w:r>
      <w:r w:rsidRPr="00845D4D">
        <w:rPr>
          <w:rFonts w:ascii="Verdana" w:hAnsi="Verdana" w:cs="Verdana"/>
          <w:b/>
          <w:bCs/>
          <w:color w:val="000000"/>
          <w:sz w:val="18"/>
          <w:szCs w:val="18"/>
          <w:lang w:val="en-US"/>
        </w:rPr>
        <w:t>.</w:t>
      </w:r>
      <w:r w:rsidRPr="00845D4D">
        <w:rPr>
          <w:rFonts w:ascii="Verdana" w:hAnsi="Verdana" w:cs="Verdana"/>
          <w:b/>
          <w:bCs/>
          <w:color w:val="00007F"/>
          <w:sz w:val="18"/>
          <w:szCs w:val="18"/>
          <w:lang w:val="en-US"/>
        </w:rPr>
        <w:t>this</w:t>
      </w:r>
      <w:r w:rsidRPr="00845D4D">
        <w:rPr>
          <w:rFonts w:ascii="Verdana" w:hAnsi="Verdana" w:cs="Verdana"/>
          <w:b/>
          <w:bCs/>
          <w:color w:val="000000"/>
          <w:sz w:val="18"/>
          <w:szCs w:val="18"/>
          <w:lang w:val="en-US"/>
        </w:rPr>
        <w:t>,</w:t>
      </w:r>
      <w:r w:rsidRPr="00845D4D">
        <w:rPr>
          <w:rFonts w:ascii="Verdana" w:hAnsi="Verdana" w:cs="Verdana"/>
          <w:color w:val="808080"/>
          <w:sz w:val="18"/>
          <w:szCs w:val="18"/>
          <w:lang w:val="en-US"/>
        </w:rPr>
        <w:t xml:space="preserve"> </w:t>
      </w:r>
      <w:r w:rsidRPr="00845D4D">
        <w:rPr>
          <w:rFonts w:ascii="Verdana" w:hAnsi="Verdana" w:cs="Verdana"/>
          <w:color w:val="7F007F"/>
          <w:sz w:val="18"/>
          <w:szCs w:val="18"/>
          <w:lang w:val="en-US"/>
        </w:rPr>
        <w:t>"Login Failed"</w:t>
      </w:r>
      <w:r w:rsidRPr="00845D4D">
        <w:rPr>
          <w:rFonts w:ascii="Verdana" w:hAnsi="Verdana" w:cs="Verdana"/>
          <w:b/>
          <w:bCs/>
          <w:color w:val="000000"/>
          <w:sz w:val="18"/>
          <w:szCs w:val="18"/>
          <w:lang w:val="en-US"/>
        </w:rPr>
        <w:t>,</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Toast</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LENGTH_SHORT</w:t>
      </w:r>
      <w:proofErr w:type="gramStart"/>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show</w:t>
      </w:r>
      <w:proofErr w:type="gramEnd"/>
      <w:r w:rsidRPr="00845D4D">
        <w:rPr>
          <w:rFonts w:ascii="Verdana" w:hAnsi="Verdana" w:cs="Verdana"/>
          <w:b/>
          <w:bCs/>
          <w:color w:val="000000"/>
          <w:sz w:val="18"/>
          <w:szCs w:val="18"/>
          <w:lang w:val="en-US"/>
        </w:rPr>
        <w:t>();</w:t>
      </w:r>
    </w:p>
    <w:p w14:paraId="4B3571C3" w14:textId="77777777" w:rsidR="00845D4D" w:rsidRPr="00845D4D" w:rsidRDefault="00845D4D" w:rsidP="00845D4D">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b/>
          <w:bCs/>
          <w:color w:val="000000"/>
          <w:sz w:val="18"/>
          <w:szCs w:val="18"/>
          <w:lang w:val="en-US"/>
        </w:rPr>
        <w:t>}</w:t>
      </w:r>
    </w:p>
    <w:p w14:paraId="5C5A10FE" w14:textId="77777777" w:rsidR="00845D4D" w:rsidRPr="00845D4D" w:rsidRDefault="00845D4D" w:rsidP="00845D4D">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proofErr w:type="gramStart"/>
      <w:r w:rsidRPr="00845D4D">
        <w:rPr>
          <w:rFonts w:ascii="Verdana" w:hAnsi="Verdana" w:cs="Verdana"/>
          <w:b/>
          <w:bCs/>
          <w:color w:val="000000"/>
          <w:sz w:val="18"/>
          <w:szCs w:val="18"/>
          <w:lang w:val="en-US"/>
        </w:rPr>
        <w:t>}</w:t>
      </w:r>
      <w:r w:rsidRPr="00845D4D">
        <w:rPr>
          <w:rFonts w:ascii="Verdana" w:hAnsi="Verdana" w:cs="Verdana"/>
          <w:b/>
          <w:bCs/>
          <w:color w:val="00007F"/>
          <w:sz w:val="18"/>
          <w:szCs w:val="18"/>
          <w:lang w:val="en-US"/>
        </w:rPr>
        <w:t>catch</w:t>
      </w:r>
      <w:proofErr w:type="gramEnd"/>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Exception</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e</w:t>
      </w:r>
      <w:r w:rsidRPr="00845D4D">
        <w:rPr>
          <w:rFonts w:ascii="Verdana" w:hAnsi="Verdana" w:cs="Verdana"/>
          <w:b/>
          <w:bCs/>
          <w:color w:val="000000"/>
          <w:sz w:val="18"/>
          <w:szCs w:val="18"/>
          <w:lang w:val="en-US"/>
        </w:rPr>
        <w:t>){</w:t>
      </w:r>
    </w:p>
    <w:p w14:paraId="064AC13C" w14:textId="77777777" w:rsidR="00845D4D" w:rsidRPr="00845D4D" w:rsidRDefault="00845D4D" w:rsidP="00845D4D">
      <w:pPr>
        <w:autoSpaceDE w:val="0"/>
        <w:autoSpaceDN w:val="0"/>
        <w:adjustRightInd w:val="0"/>
        <w:spacing w:after="0" w:line="240" w:lineRule="auto"/>
        <w:rPr>
          <w:rFonts w:ascii="Georgia" w:hAnsi="Georgia" w:cs="Georgia"/>
          <w:color w:val="007F00"/>
          <w:sz w:val="18"/>
          <w:szCs w:val="18"/>
          <w:lang w:val="en-US"/>
        </w:rPr>
      </w:pPr>
      <w:r w:rsidRPr="00845D4D">
        <w:rPr>
          <w:rFonts w:ascii="Verdana" w:hAnsi="Verdana" w:cs="Verdana"/>
          <w:color w:val="808080"/>
          <w:sz w:val="18"/>
          <w:szCs w:val="18"/>
          <w:lang w:val="en-US"/>
        </w:rPr>
        <w:t xml:space="preserve">                </w:t>
      </w:r>
      <w:r w:rsidRPr="00845D4D">
        <w:rPr>
          <w:rFonts w:ascii="Georgia" w:hAnsi="Georgia" w:cs="Georgia"/>
          <w:color w:val="007F00"/>
          <w:sz w:val="18"/>
          <w:szCs w:val="18"/>
          <w:lang w:val="en-US"/>
        </w:rPr>
        <w:t>// If everything fails, log an error message to the developer</w:t>
      </w:r>
    </w:p>
    <w:p w14:paraId="7CE3CFEB" w14:textId="77777777" w:rsidR="00845D4D" w:rsidRPr="00845D4D" w:rsidRDefault="00845D4D" w:rsidP="00845D4D">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Log</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e</w:t>
      </w:r>
      <w:r w:rsidRPr="00845D4D">
        <w:rPr>
          <w:rFonts w:ascii="Verdana" w:hAnsi="Verdana" w:cs="Verdana"/>
          <w:b/>
          <w:bCs/>
          <w:color w:val="000000"/>
          <w:sz w:val="18"/>
          <w:szCs w:val="18"/>
          <w:lang w:val="en-US"/>
        </w:rPr>
        <w:t>(</w:t>
      </w:r>
      <w:r w:rsidRPr="00845D4D">
        <w:rPr>
          <w:rFonts w:ascii="Verdana" w:hAnsi="Verdana" w:cs="Verdana"/>
          <w:color w:val="7F007F"/>
          <w:sz w:val="18"/>
          <w:szCs w:val="18"/>
          <w:lang w:val="en-US"/>
        </w:rPr>
        <w:t>"POSTERROR</w:t>
      </w:r>
      <w:proofErr w:type="gramStart"/>
      <w:r w:rsidRPr="00845D4D">
        <w:rPr>
          <w:rFonts w:ascii="Verdana" w:hAnsi="Verdana" w:cs="Verdana"/>
          <w:color w:val="7F007F"/>
          <w:sz w:val="18"/>
          <w:szCs w:val="18"/>
          <w:lang w:val="en-US"/>
        </w:rPr>
        <w:t>"</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e</w:t>
      </w:r>
      <w:proofErr w:type="gramEnd"/>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getMessage</w:t>
      </w:r>
      <w:r w:rsidRPr="00845D4D">
        <w:rPr>
          <w:rFonts w:ascii="Verdana" w:hAnsi="Verdana" w:cs="Verdana"/>
          <w:b/>
          <w:bCs/>
          <w:color w:val="000000"/>
          <w:sz w:val="18"/>
          <w:szCs w:val="18"/>
          <w:lang w:val="en-US"/>
        </w:rPr>
        <w:t>());</w:t>
      </w:r>
    </w:p>
    <w:p w14:paraId="4AAC6242" w14:textId="77777777" w:rsidR="00845D4D" w:rsidRPr="00845D4D" w:rsidRDefault="00845D4D" w:rsidP="00845D4D">
      <w:pPr>
        <w:autoSpaceDE w:val="0"/>
        <w:autoSpaceDN w:val="0"/>
        <w:adjustRightInd w:val="0"/>
        <w:spacing w:after="0" w:line="240" w:lineRule="auto"/>
        <w:rPr>
          <w:rFonts w:ascii="Georgia" w:hAnsi="Georgia" w:cs="Georgia"/>
          <w:color w:val="007F00"/>
          <w:sz w:val="18"/>
          <w:szCs w:val="18"/>
          <w:lang w:val="en-US"/>
        </w:rPr>
      </w:pPr>
      <w:r w:rsidRPr="00845D4D">
        <w:rPr>
          <w:rFonts w:ascii="Verdana" w:hAnsi="Verdana" w:cs="Verdana"/>
          <w:color w:val="808080"/>
          <w:sz w:val="18"/>
          <w:szCs w:val="18"/>
          <w:lang w:val="en-US"/>
        </w:rPr>
        <w:t xml:space="preserve">                </w:t>
      </w:r>
      <w:r w:rsidRPr="00845D4D">
        <w:rPr>
          <w:rFonts w:ascii="Georgia" w:hAnsi="Georgia" w:cs="Georgia"/>
          <w:color w:val="007F00"/>
          <w:sz w:val="18"/>
          <w:szCs w:val="18"/>
          <w:lang w:val="en-US"/>
        </w:rPr>
        <w:t>// give the same message to the user, users arent dumb</w:t>
      </w:r>
    </w:p>
    <w:p w14:paraId="5242496E" w14:textId="77777777" w:rsidR="00845D4D" w:rsidRPr="00845D4D" w:rsidRDefault="00845D4D" w:rsidP="00845D4D">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Toast</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makeText</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LoginActivity</w:t>
      </w:r>
      <w:r w:rsidRPr="00845D4D">
        <w:rPr>
          <w:rFonts w:ascii="Verdana" w:hAnsi="Verdana" w:cs="Verdana"/>
          <w:b/>
          <w:bCs/>
          <w:color w:val="000000"/>
          <w:sz w:val="18"/>
          <w:szCs w:val="18"/>
          <w:lang w:val="en-US"/>
        </w:rPr>
        <w:t>.</w:t>
      </w:r>
      <w:r w:rsidRPr="00845D4D">
        <w:rPr>
          <w:rFonts w:ascii="Verdana" w:hAnsi="Verdana" w:cs="Verdana"/>
          <w:b/>
          <w:bCs/>
          <w:color w:val="00007F"/>
          <w:sz w:val="18"/>
          <w:szCs w:val="18"/>
          <w:lang w:val="en-US"/>
        </w:rPr>
        <w:t>this</w:t>
      </w:r>
      <w:r w:rsidRPr="00845D4D">
        <w:rPr>
          <w:rFonts w:ascii="Verdana" w:hAnsi="Verdana" w:cs="Verdana"/>
          <w:b/>
          <w:bCs/>
          <w:color w:val="000000"/>
          <w:sz w:val="18"/>
          <w:szCs w:val="18"/>
          <w:lang w:val="en-US"/>
        </w:rPr>
        <w:t>,</w:t>
      </w:r>
      <w:r w:rsidRPr="00845D4D">
        <w:rPr>
          <w:rFonts w:ascii="Verdana" w:hAnsi="Verdana" w:cs="Verdana"/>
          <w:color w:val="808080"/>
          <w:sz w:val="18"/>
          <w:szCs w:val="18"/>
          <w:lang w:val="en-US"/>
        </w:rPr>
        <w:t xml:space="preserve"> </w:t>
      </w:r>
      <w:proofErr w:type="gramStart"/>
      <w:r w:rsidRPr="00845D4D">
        <w:rPr>
          <w:rFonts w:ascii="Verdana" w:hAnsi="Verdana" w:cs="Verdana"/>
          <w:color w:val="000000"/>
          <w:sz w:val="18"/>
          <w:szCs w:val="18"/>
          <w:lang w:val="en-US"/>
        </w:rPr>
        <w:t>e</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getMessage</w:t>
      </w:r>
      <w:proofErr w:type="gramEnd"/>
      <w:r w:rsidRPr="00845D4D">
        <w:rPr>
          <w:rFonts w:ascii="Verdana" w:hAnsi="Verdana" w:cs="Verdana"/>
          <w:b/>
          <w:bCs/>
          <w:color w:val="000000"/>
          <w:sz w:val="18"/>
          <w:szCs w:val="18"/>
          <w:lang w:val="en-US"/>
        </w:rPr>
        <w:t>(),</w:t>
      </w:r>
      <w:r w:rsidRPr="00845D4D">
        <w:rPr>
          <w:rFonts w:ascii="Verdana" w:hAnsi="Verdana" w:cs="Verdana"/>
          <w:color w:val="808080"/>
          <w:sz w:val="18"/>
          <w:szCs w:val="18"/>
          <w:lang w:val="en-US"/>
        </w:rPr>
        <w:t xml:space="preserve"> </w:t>
      </w:r>
      <w:r w:rsidRPr="00845D4D">
        <w:rPr>
          <w:rFonts w:ascii="Verdana" w:hAnsi="Verdana" w:cs="Verdana"/>
          <w:color w:val="000000"/>
          <w:sz w:val="18"/>
          <w:szCs w:val="18"/>
          <w:lang w:val="en-US"/>
        </w:rPr>
        <w:t>Toast</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LENGTH_SHORT</w:t>
      </w:r>
      <w:r w:rsidRPr="00845D4D">
        <w:rPr>
          <w:rFonts w:ascii="Verdana" w:hAnsi="Verdana" w:cs="Verdana"/>
          <w:b/>
          <w:bCs/>
          <w:color w:val="000000"/>
          <w:sz w:val="18"/>
          <w:szCs w:val="18"/>
          <w:lang w:val="en-US"/>
        </w:rPr>
        <w:t>).</w:t>
      </w:r>
      <w:r w:rsidRPr="00845D4D">
        <w:rPr>
          <w:rFonts w:ascii="Verdana" w:hAnsi="Verdana" w:cs="Verdana"/>
          <w:color w:val="000000"/>
          <w:sz w:val="18"/>
          <w:szCs w:val="18"/>
          <w:lang w:val="en-US"/>
        </w:rPr>
        <w:t>show</w:t>
      </w:r>
      <w:r w:rsidRPr="00845D4D">
        <w:rPr>
          <w:rFonts w:ascii="Verdana" w:hAnsi="Verdana" w:cs="Verdana"/>
          <w:b/>
          <w:bCs/>
          <w:color w:val="000000"/>
          <w:sz w:val="18"/>
          <w:szCs w:val="18"/>
          <w:lang w:val="en-US"/>
        </w:rPr>
        <w:t>();</w:t>
      </w:r>
    </w:p>
    <w:p w14:paraId="5407D76D" w14:textId="77777777" w:rsidR="00845D4D" w:rsidRPr="00A56800" w:rsidRDefault="00845D4D" w:rsidP="00845D4D">
      <w:pPr>
        <w:autoSpaceDE w:val="0"/>
        <w:autoSpaceDN w:val="0"/>
        <w:adjustRightInd w:val="0"/>
        <w:spacing w:after="0" w:line="240" w:lineRule="auto"/>
        <w:rPr>
          <w:rFonts w:ascii="Verdana" w:hAnsi="Verdana" w:cs="Verdana"/>
          <w:color w:val="808080"/>
          <w:sz w:val="18"/>
          <w:szCs w:val="18"/>
          <w:lang w:val="en-US"/>
        </w:rPr>
      </w:pPr>
      <w:r w:rsidRPr="00845D4D">
        <w:rPr>
          <w:rFonts w:ascii="Verdana" w:hAnsi="Verdana" w:cs="Verdana"/>
          <w:color w:val="808080"/>
          <w:sz w:val="18"/>
          <w:szCs w:val="18"/>
          <w:lang w:val="en-US"/>
        </w:rPr>
        <w:t xml:space="preserve">            </w:t>
      </w:r>
      <w:r w:rsidRPr="00A56800">
        <w:rPr>
          <w:rFonts w:ascii="Verdana" w:hAnsi="Verdana" w:cs="Verdana"/>
          <w:b/>
          <w:color w:val="000000"/>
          <w:sz w:val="18"/>
          <w:szCs w:val="18"/>
          <w:lang w:val="en-US"/>
        </w:rPr>
        <w:t>}</w:t>
      </w:r>
    </w:p>
    <w:p w14:paraId="4BE061F7" w14:textId="77777777" w:rsidR="00845D4D" w:rsidRPr="00A56800" w:rsidRDefault="00845D4D" w:rsidP="00845D4D">
      <w:pPr>
        <w:autoSpaceDE w:val="0"/>
        <w:autoSpaceDN w:val="0"/>
        <w:adjustRightInd w:val="0"/>
        <w:spacing w:after="0" w:line="240" w:lineRule="auto"/>
        <w:rPr>
          <w:rFonts w:ascii="Verdana" w:hAnsi="Verdana" w:cs="Verdana"/>
          <w:color w:val="808080"/>
          <w:sz w:val="18"/>
          <w:szCs w:val="18"/>
          <w:lang w:val="en-US"/>
        </w:rPr>
      </w:pPr>
      <w:r w:rsidRPr="00A56800">
        <w:rPr>
          <w:rFonts w:ascii="Verdana" w:hAnsi="Verdana" w:cs="Verdana"/>
          <w:color w:val="808080"/>
          <w:sz w:val="18"/>
          <w:szCs w:val="18"/>
          <w:lang w:val="en-US"/>
        </w:rPr>
        <w:t xml:space="preserve">        </w:t>
      </w:r>
      <w:r w:rsidRPr="00A56800">
        <w:rPr>
          <w:rFonts w:ascii="Verdana" w:hAnsi="Verdana" w:cs="Verdana"/>
          <w:b/>
          <w:color w:val="000000"/>
          <w:sz w:val="18"/>
          <w:szCs w:val="18"/>
          <w:lang w:val="en-US"/>
        </w:rPr>
        <w:t>}</w:t>
      </w:r>
    </w:p>
    <w:p w14:paraId="7A1B13BF" w14:textId="77777777" w:rsidR="00845D4D" w:rsidRPr="00A56800" w:rsidRDefault="00845D4D" w:rsidP="00845D4D">
      <w:pPr>
        <w:autoSpaceDE w:val="0"/>
        <w:autoSpaceDN w:val="0"/>
        <w:adjustRightInd w:val="0"/>
        <w:spacing w:after="0" w:line="240" w:lineRule="auto"/>
        <w:rPr>
          <w:rFonts w:ascii="Verdana" w:hAnsi="Verdana" w:cs="Verdana"/>
          <w:color w:val="808080"/>
          <w:sz w:val="18"/>
          <w:szCs w:val="18"/>
          <w:lang w:val="en-US"/>
        </w:rPr>
      </w:pPr>
      <w:r w:rsidRPr="00A56800">
        <w:rPr>
          <w:rFonts w:ascii="Verdana" w:hAnsi="Verdana" w:cs="Verdana"/>
          <w:color w:val="808080"/>
          <w:sz w:val="18"/>
          <w:szCs w:val="18"/>
          <w:lang w:val="en-US"/>
        </w:rPr>
        <w:t xml:space="preserve">    </w:t>
      </w:r>
      <w:r w:rsidRPr="00A56800">
        <w:rPr>
          <w:rFonts w:ascii="Verdana" w:hAnsi="Verdana" w:cs="Verdana"/>
          <w:b/>
          <w:color w:val="000000"/>
          <w:sz w:val="18"/>
          <w:szCs w:val="18"/>
          <w:lang w:val="en-US"/>
        </w:rPr>
        <w:t>}</w:t>
      </w:r>
    </w:p>
    <w:p w14:paraId="7BD1907A" w14:textId="2E58EF65" w:rsidR="00845D4D" w:rsidRPr="00A56800" w:rsidRDefault="00845D4D" w:rsidP="00845D4D">
      <w:pPr>
        <w:autoSpaceDE w:val="0"/>
        <w:autoSpaceDN w:val="0"/>
        <w:adjustRightInd w:val="0"/>
        <w:spacing w:after="0" w:line="240" w:lineRule="auto"/>
        <w:rPr>
          <w:rFonts w:ascii="Verdana" w:hAnsi="Verdana" w:cs="Verdana"/>
          <w:b/>
          <w:color w:val="000000"/>
          <w:sz w:val="18"/>
          <w:szCs w:val="18"/>
          <w:lang w:val="en-US"/>
        </w:rPr>
      </w:pPr>
      <w:r w:rsidRPr="00A56800">
        <w:rPr>
          <w:rFonts w:ascii="Verdana" w:hAnsi="Verdana" w:cs="Verdana"/>
          <w:b/>
          <w:color w:val="000000"/>
          <w:sz w:val="18"/>
          <w:szCs w:val="18"/>
          <w:lang w:val="en-US"/>
        </w:rPr>
        <w:t>}</w:t>
      </w:r>
    </w:p>
    <w:p w14:paraId="24E4BCBA" w14:textId="22353931" w:rsidR="00845D4D" w:rsidRPr="00A56800" w:rsidRDefault="00876452">
      <w:pPr>
        <w:rPr>
          <w:rFonts w:ascii="Verdana" w:hAnsi="Verdana" w:cs="Verdana"/>
          <w:color w:val="808080"/>
          <w:sz w:val="18"/>
          <w:szCs w:val="18"/>
          <w:lang w:val="en-US"/>
        </w:rPr>
      </w:pPr>
      <w:r>
        <w:rPr>
          <w:rFonts w:ascii="Verdana" w:hAnsi="Verdana" w:cs="Verdana"/>
          <w:color w:val="808080"/>
          <w:sz w:val="18"/>
          <w:szCs w:val="18"/>
          <w:lang w:val="en-US"/>
        </w:rPr>
        <w:br w:type="page"/>
      </w:r>
    </w:p>
    <w:p w14:paraId="4723354F" w14:textId="6AFD5CD2" w:rsidR="00845D4D" w:rsidRPr="00845D4D" w:rsidRDefault="003F5F9E" w:rsidP="007916FC">
      <w:pPr>
        <w:pStyle w:val="Heading3"/>
        <w:rPr>
          <w:lang w:val="en-US"/>
        </w:rPr>
      </w:pPr>
      <w:bookmarkStart w:id="189" w:name="_Toc485739111"/>
      <w:bookmarkStart w:id="190" w:name="_Toc485754300"/>
      <w:bookmarkStart w:id="191" w:name="_Toc485813018"/>
      <w:bookmarkStart w:id="192" w:name="_Toc485814352"/>
      <w:r>
        <w:rPr>
          <w:lang w:val="en-US"/>
        </w:rPr>
        <w:lastRenderedPageBreak/>
        <w:t xml:space="preserve">6.1.0 - </w:t>
      </w:r>
      <w:r w:rsidR="007916FC">
        <w:rPr>
          <w:lang w:val="en-US"/>
        </w:rPr>
        <w:t>MainActivity.java</w:t>
      </w:r>
      <w:bookmarkEnd w:id="189"/>
      <w:bookmarkEnd w:id="190"/>
      <w:bookmarkEnd w:id="191"/>
      <w:bookmarkEnd w:id="192"/>
    </w:p>
    <w:p w14:paraId="6FFE7DE5"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b/>
          <w:bCs/>
          <w:color w:val="00007F"/>
          <w:sz w:val="20"/>
          <w:szCs w:val="20"/>
          <w:lang w:val="en-US"/>
        </w:rPr>
        <w:t>package</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com</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raven</w:t>
      </w:r>
      <w:proofErr w:type="gramEnd"/>
      <w:r w:rsidRPr="007916FC">
        <w:rPr>
          <w:rFonts w:ascii="Verdana" w:hAnsi="Verdana" w:cs="Verdana"/>
          <w:color w:val="000000"/>
          <w:sz w:val="18"/>
          <w:szCs w:val="18"/>
          <w:lang w:val="en-US"/>
        </w:rPr>
        <w:t>_gps</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raven</w:t>
      </w:r>
      <w:r w:rsidRPr="007916FC">
        <w:rPr>
          <w:rFonts w:ascii="Verdana" w:hAnsi="Verdana" w:cs="Verdana"/>
          <w:b/>
          <w:bCs/>
          <w:color w:val="000000"/>
          <w:sz w:val="20"/>
          <w:szCs w:val="20"/>
          <w:lang w:val="en-US"/>
        </w:rPr>
        <w:t>;</w:t>
      </w:r>
    </w:p>
    <w:p w14:paraId="1130AAF6"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b/>
          <w:bCs/>
          <w:color w:val="00007F"/>
          <w:sz w:val="20"/>
          <w:szCs w:val="20"/>
          <w:lang w:val="en-US"/>
        </w:rPr>
        <w:t>import</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android</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app</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Activity</w:t>
      </w:r>
      <w:proofErr w:type="gramEnd"/>
      <w:r w:rsidRPr="007916FC">
        <w:rPr>
          <w:rFonts w:ascii="Verdana" w:hAnsi="Verdana" w:cs="Verdana"/>
          <w:b/>
          <w:bCs/>
          <w:color w:val="000000"/>
          <w:sz w:val="20"/>
          <w:szCs w:val="20"/>
          <w:lang w:val="en-US"/>
        </w:rPr>
        <w:t>;</w:t>
      </w:r>
    </w:p>
    <w:p w14:paraId="131B6115"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b/>
          <w:bCs/>
          <w:color w:val="00007F"/>
          <w:sz w:val="20"/>
          <w:szCs w:val="20"/>
          <w:lang w:val="en-US"/>
        </w:rPr>
        <w:t>import</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android</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app</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AlertDialog</w:t>
      </w:r>
      <w:proofErr w:type="gramEnd"/>
      <w:r w:rsidRPr="007916FC">
        <w:rPr>
          <w:rFonts w:ascii="Verdana" w:hAnsi="Verdana" w:cs="Verdana"/>
          <w:b/>
          <w:bCs/>
          <w:color w:val="000000"/>
          <w:sz w:val="20"/>
          <w:szCs w:val="20"/>
          <w:lang w:val="en-US"/>
        </w:rPr>
        <w:t>;</w:t>
      </w:r>
    </w:p>
    <w:p w14:paraId="1C682192"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b/>
          <w:bCs/>
          <w:color w:val="00007F"/>
          <w:sz w:val="20"/>
          <w:szCs w:val="20"/>
          <w:lang w:val="en-US"/>
        </w:rPr>
        <w:t>import</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android</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bluetooth</w:t>
      </w:r>
      <w:proofErr w:type="gramEnd"/>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BluetoothAdapter</w:t>
      </w:r>
      <w:r w:rsidRPr="007916FC">
        <w:rPr>
          <w:rFonts w:ascii="Verdana" w:hAnsi="Verdana" w:cs="Verdana"/>
          <w:b/>
          <w:bCs/>
          <w:color w:val="000000"/>
          <w:sz w:val="20"/>
          <w:szCs w:val="20"/>
          <w:lang w:val="en-US"/>
        </w:rPr>
        <w:t>;</w:t>
      </w:r>
    </w:p>
    <w:p w14:paraId="61DCA7B1"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b/>
          <w:bCs/>
          <w:color w:val="00007F"/>
          <w:sz w:val="20"/>
          <w:szCs w:val="20"/>
          <w:lang w:val="en-US"/>
        </w:rPr>
        <w:t>import</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android</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bluetooth</w:t>
      </w:r>
      <w:proofErr w:type="gramEnd"/>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BluetoothDevice</w:t>
      </w:r>
      <w:r w:rsidRPr="007916FC">
        <w:rPr>
          <w:rFonts w:ascii="Verdana" w:hAnsi="Verdana" w:cs="Verdana"/>
          <w:b/>
          <w:bCs/>
          <w:color w:val="000000"/>
          <w:sz w:val="20"/>
          <w:szCs w:val="20"/>
          <w:lang w:val="en-US"/>
        </w:rPr>
        <w:t>;</w:t>
      </w:r>
    </w:p>
    <w:p w14:paraId="691A2058"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b/>
          <w:bCs/>
          <w:color w:val="00007F"/>
          <w:sz w:val="20"/>
          <w:szCs w:val="20"/>
          <w:lang w:val="en-US"/>
        </w:rPr>
        <w:t>import</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android</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bluetooth</w:t>
      </w:r>
      <w:proofErr w:type="gramEnd"/>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BluetoothSocket</w:t>
      </w:r>
      <w:r w:rsidRPr="007916FC">
        <w:rPr>
          <w:rFonts w:ascii="Verdana" w:hAnsi="Verdana" w:cs="Verdana"/>
          <w:b/>
          <w:bCs/>
          <w:color w:val="000000"/>
          <w:sz w:val="20"/>
          <w:szCs w:val="20"/>
          <w:lang w:val="en-US"/>
        </w:rPr>
        <w:t>;</w:t>
      </w:r>
    </w:p>
    <w:p w14:paraId="2A57B127"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b/>
          <w:bCs/>
          <w:color w:val="00007F"/>
          <w:sz w:val="20"/>
          <w:szCs w:val="20"/>
          <w:lang w:val="en-US"/>
        </w:rPr>
        <w:t>import</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android</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content</w:t>
      </w:r>
      <w:proofErr w:type="gramEnd"/>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DialogInterface</w:t>
      </w:r>
      <w:r w:rsidRPr="007916FC">
        <w:rPr>
          <w:rFonts w:ascii="Verdana" w:hAnsi="Verdana" w:cs="Verdana"/>
          <w:b/>
          <w:bCs/>
          <w:color w:val="000000"/>
          <w:sz w:val="20"/>
          <w:szCs w:val="20"/>
          <w:lang w:val="en-US"/>
        </w:rPr>
        <w:t>;</w:t>
      </w:r>
    </w:p>
    <w:p w14:paraId="0133EF34"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b/>
          <w:bCs/>
          <w:color w:val="00007F"/>
          <w:sz w:val="20"/>
          <w:szCs w:val="20"/>
          <w:lang w:val="en-US"/>
        </w:rPr>
        <w:t>import</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android</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content</w:t>
      </w:r>
      <w:proofErr w:type="gramEnd"/>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Intent</w:t>
      </w:r>
      <w:r w:rsidRPr="007916FC">
        <w:rPr>
          <w:rFonts w:ascii="Verdana" w:hAnsi="Verdana" w:cs="Verdana"/>
          <w:b/>
          <w:bCs/>
          <w:color w:val="000000"/>
          <w:sz w:val="20"/>
          <w:szCs w:val="20"/>
          <w:lang w:val="en-US"/>
        </w:rPr>
        <w:t>;</w:t>
      </w:r>
    </w:p>
    <w:p w14:paraId="406C3CB0"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b/>
          <w:bCs/>
          <w:color w:val="00007F"/>
          <w:sz w:val="20"/>
          <w:szCs w:val="20"/>
          <w:lang w:val="en-US"/>
        </w:rPr>
        <w:t>import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android</w:t>
      </w:r>
      <w:r w:rsidRPr="007916FC">
        <w:rPr>
          <w:rFonts w:ascii="Verdana" w:hAnsi="Verdana" w:cs="Verdana"/>
          <w:b/>
          <w:bCs/>
          <w:color w:val="000000"/>
          <w:sz w:val="20"/>
          <w:szCs w:val="20"/>
          <w:lang w:val="en-US"/>
        </w:rPr>
        <w:t>.</w:t>
      </w:r>
      <w:proofErr w:type="gramStart"/>
      <w:r w:rsidRPr="007916FC">
        <w:rPr>
          <w:rFonts w:ascii="Verdana" w:hAnsi="Verdana" w:cs="Verdana"/>
          <w:color w:val="000000"/>
          <w:sz w:val="18"/>
          <w:szCs w:val="18"/>
          <w:lang w:val="en-US"/>
        </w:rPr>
        <w:t>os</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AsyncTask</w:t>
      </w:r>
      <w:proofErr w:type="gramEnd"/>
      <w:r w:rsidRPr="007916FC">
        <w:rPr>
          <w:rFonts w:ascii="Verdana" w:hAnsi="Verdana" w:cs="Verdana"/>
          <w:b/>
          <w:bCs/>
          <w:color w:val="000000"/>
          <w:sz w:val="20"/>
          <w:szCs w:val="20"/>
          <w:lang w:val="en-US"/>
        </w:rPr>
        <w:t>;</w:t>
      </w:r>
    </w:p>
    <w:p w14:paraId="1360F885"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b/>
          <w:bCs/>
          <w:color w:val="00007F"/>
          <w:sz w:val="20"/>
          <w:szCs w:val="20"/>
          <w:lang w:val="en-US"/>
        </w:rPr>
        <w:t>import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android</w:t>
      </w:r>
      <w:r w:rsidRPr="007916FC">
        <w:rPr>
          <w:rFonts w:ascii="Verdana" w:hAnsi="Verdana" w:cs="Verdana"/>
          <w:b/>
          <w:bCs/>
          <w:color w:val="000000"/>
          <w:sz w:val="20"/>
          <w:szCs w:val="20"/>
          <w:lang w:val="en-US"/>
        </w:rPr>
        <w:t>.</w:t>
      </w:r>
      <w:proofErr w:type="gramStart"/>
      <w:r w:rsidRPr="007916FC">
        <w:rPr>
          <w:rFonts w:ascii="Verdana" w:hAnsi="Verdana" w:cs="Verdana"/>
          <w:color w:val="000000"/>
          <w:sz w:val="18"/>
          <w:szCs w:val="18"/>
          <w:lang w:val="en-US"/>
        </w:rPr>
        <w:t>os</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Bundle</w:t>
      </w:r>
      <w:proofErr w:type="gramEnd"/>
      <w:r w:rsidRPr="007916FC">
        <w:rPr>
          <w:rFonts w:ascii="Verdana" w:hAnsi="Verdana" w:cs="Verdana"/>
          <w:b/>
          <w:bCs/>
          <w:color w:val="000000"/>
          <w:sz w:val="20"/>
          <w:szCs w:val="20"/>
          <w:lang w:val="en-US"/>
        </w:rPr>
        <w:t>;</w:t>
      </w:r>
    </w:p>
    <w:p w14:paraId="0A2AB753"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b/>
          <w:bCs/>
          <w:color w:val="00007F"/>
          <w:sz w:val="20"/>
          <w:szCs w:val="20"/>
          <w:lang w:val="en-US"/>
        </w:rPr>
        <w:t>import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android</w:t>
      </w:r>
      <w:r w:rsidRPr="007916FC">
        <w:rPr>
          <w:rFonts w:ascii="Verdana" w:hAnsi="Verdana" w:cs="Verdana"/>
          <w:b/>
          <w:bCs/>
          <w:color w:val="000000"/>
          <w:sz w:val="20"/>
          <w:szCs w:val="20"/>
          <w:lang w:val="en-US"/>
        </w:rPr>
        <w:t>.</w:t>
      </w:r>
      <w:proofErr w:type="gramStart"/>
      <w:r w:rsidRPr="007916FC">
        <w:rPr>
          <w:rFonts w:ascii="Verdana" w:hAnsi="Verdana" w:cs="Verdana"/>
          <w:color w:val="000000"/>
          <w:sz w:val="18"/>
          <w:szCs w:val="18"/>
          <w:lang w:val="en-US"/>
        </w:rPr>
        <w:t>os</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Environment</w:t>
      </w:r>
      <w:proofErr w:type="gramEnd"/>
      <w:r w:rsidRPr="007916FC">
        <w:rPr>
          <w:rFonts w:ascii="Verdana" w:hAnsi="Verdana" w:cs="Verdana"/>
          <w:b/>
          <w:bCs/>
          <w:color w:val="000000"/>
          <w:sz w:val="20"/>
          <w:szCs w:val="20"/>
          <w:lang w:val="en-US"/>
        </w:rPr>
        <w:t>;</w:t>
      </w:r>
    </w:p>
    <w:p w14:paraId="23C796B0"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b/>
          <w:bCs/>
          <w:color w:val="00007F"/>
          <w:sz w:val="20"/>
          <w:szCs w:val="20"/>
          <w:lang w:val="en-US"/>
        </w:rPr>
        <w:t>import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android</w:t>
      </w:r>
      <w:r w:rsidRPr="007916FC">
        <w:rPr>
          <w:rFonts w:ascii="Verdana" w:hAnsi="Verdana" w:cs="Verdana"/>
          <w:b/>
          <w:bCs/>
          <w:color w:val="000000"/>
          <w:sz w:val="20"/>
          <w:szCs w:val="20"/>
          <w:lang w:val="en-US"/>
        </w:rPr>
        <w:t>.</w:t>
      </w:r>
      <w:proofErr w:type="gramStart"/>
      <w:r w:rsidRPr="007916FC">
        <w:rPr>
          <w:rFonts w:ascii="Verdana" w:hAnsi="Verdana" w:cs="Verdana"/>
          <w:color w:val="000000"/>
          <w:sz w:val="18"/>
          <w:szCs w:val="18"/>
          <w:lang w:val="en-US"/>
        </w:rPr>
        <w:t>os</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Handler</w:t>
      </w:r>
      <w:proofErr w:type="gramEnd"/>
      <w:r w:rsidRPr="007916FC">
        <w:rPr>
          <w:rFonts w:ascii="Verdana" w:hAnsi="Verdana" w:cs="Verdana"/>
          <w:b/>
          <w:bCs/>
          <w:color w:val="000000"/>
          <w:sz w:val="20"/>
          <w:szCs w:val="20"/>
          <w:lang w:val="en-US"/>
        </w:rPr>
        <w:t>;</w:t>
      </w:r>
    </w:p>
    <w:p w14:paraId="3AECA5DF"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b/>
          <w:bCs/>
          <w:color w:val="00007F"/>
          <w:sz w:val="20"/>
          <w:szCs w:val="20"/>
          <w:lang w:val="en-US"/>
        </w:rPr>
        <w:t>import</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android</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view</w:t>
      </w:r>
      <w:proofErr w:type="gramEnd"/>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View</w:t>
      </w:r>
      <w:r w:rsidRPr="007916FC">
        <w:rPr>
          <w:rFonts w:ascii="Verdana" w:hAnsi="Verdana" w:cs="Verdana"/>
          <w:b/>
          <w:bCs/>
          <w:color w:val="000000"/>
          <w:sz w:val="20"/>
          <w:szCs w:val="20"/>
          <w:lang w:val="en-US"/>
        </w:rPr>
        <w:t>;</w:t>
      </w:r>
    </w:p>
    <w:p w14:paraId="23A41DE0"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b/>
          <w:bCs/>
          <w:color w:val="00007F"/>
          <w:sz w:val="20"/>
          <w:szCs w:val="20"/>
          <w:lang w:val="en-US"/>
        </w:rPr>
        <w:t>import</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android</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view</w:t>
      </w:r>
      <w:proofErr w:type="gramEnd"/>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WindowManager</w:t>
      </w:r>
      <w:r w:rsidRPr="007916FC">
        <w:rPr>
          <w:rFonts w:ascii="Verdana" w:hAnsi="Verdana" w:cs="Verdana"/>
          <w:b/>
          <w:bCs/>
          <w:color w:val="000000"/>
          <w:sz w:val="20"/>
          <w:szCs w:val="20"/>
          <w:lang w:val="en-US"/>
        </w:rPr>
        <w:t>;</w:t>
      </w:r>
    </w:p>
    <w:p w14:paraId="6A1AE740"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b/>
          <w:bCs/>
          <w:color w:val="00007F"/>
          <w:sz w:val="20"/>
          <w:szCs w:val="20"/>
          <w:lang w:val="en-US"/>
        </w:rPr>
        <w:t>import</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android</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widget</w:t>
      </w:r>
      <w:proofErr w:type="gramEnd"/>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CompoundButton</w:t>
      </w:r>
      <w:r w:rsidRPr="007916FC">
        <w:rPr>
          <w:rFonts w:ascii="Verdana" w:hAnsi="Verdana" w:cs="Verdana"/>
          <w:b/>
          <w:bCs/>
          <w:color w:val="000000"/>
          <w:sz w:val="20"/>
          <w:szCs w:val="20"/>
          <w:lang w:val="en-US"/>
        </w:rPr>
        <w:t>;</w:t>
      </w:r>
    </w:p>
    <w:p w14:paraId="25266A07"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b/>
          <w:bCs/>
          <w:color w:val="00007F"/>
          <w:sz w:val="20"/>
          <w:szCs w:val="20"/>
          <w:lang w:val="en-US"/>
        </w:rPr>
        <w:t>import</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android</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widget</w:t>
      </w:r>
      <w:proofErr w:type="gramEnd"/>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GridLayout</w:t>
      </w:r>
      <w:r w:rsidRPr="007916FC">
        <w:rPr>
          <w:rFonts w:ascii="Verdana" w:hAnsi="Verdana" w:cs="Verdana"/>
          <w:b/>
          <w:bCs/>
          <w:color w:val="000000"/>
          <w:sz w:val="20"/>
          <w:szCs w:val="20"/>
          <w:lang w:val="en-US"/>
        </w:rPr>
        <w:t>;</w:t>
      </w:r>
    </w:p>
    <w:p w14:paraId="4DBE57F9"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b/>
          <w:bCs/>
          <w:color w:val="00007F"/>
          <w:sz w:val="20"/>
          <w:szCs w:val="20"/>
          <w:lang w:val="en-US"/>
        </w:rPr>
        <w:t>import</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android</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widget</w:t>
      </w:r>
      <w:proofErr w:type="gramEnd"/>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TextView</w:t>
      </w:r>
      <w:r w:rsidRPr="007916FC">
        <w:rPr>
          <w:rFonts w:ascii="Verdana" w:hAnsi="Verdana" w:cs="Verdana"/>
          <w:b/>
          <w:bCs/>
          <w:color w:val="000000"/>
          <w:sz w:val="20"/>
          <w:szCs w:val="20"/>
          <w:lang w:val="en-US"/>
        </w:rPr>
        <w:t>;</w:t>
      </w:r>
    </w:p>
    <w:p w14:paraId="1A41C599"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b/>
          <w:bCs/>
          <w:color w:val="00007F"/>
          <w:sz w:val="20"/>
          <w:szCs w:val="20"/>
          <w:lang w:val="en-US"/>
        </w:rPr>
        <w:t>import</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android</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widget</w:t>
      </w:r>
      <w:proofErr w:type="gramEnd"/>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EditText</w:t>
      </w:r>
      <w:r w:rsidRPr="007916FC">
        <w:rPr>
          <w:rFonts w:ascii="Verdana" w:hAnsi="Verdana" w:cs="Verdana"/>
          <w:b/>
          <w:bCs/>
          <w:color w:val="000000"/>
          <w:sz w:val="20"/>
          <w:szCs w:val="20"/>
          <w:lang w:val="en-US"/>
        </w:rPr>
        <w:t>;</w:t>
      </w:r>
    </w:p>
    <w:p w14:paraId="684645C3"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b/>
          <w:bCs/>
          <w:color w:val="00007F"/>
          <w:sz w:val="20"/>
          <w:szCs w:val="20"/>
          <w:lang w:val="en-US"/>
        </w:rPr>
        <w:t>import</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android</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widget</w:t>
      </w:r>
      <w:proofErr w:type="gramEnd"/>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Toast</w:t>
      </w:r>
      <w:r w:rsidRPr="007916FC">
        <w:rPr>
          <w:rFonts w:ascii="Verdana" w:hAnsi="Verdana" w:cs="Verdana"/>
          <w:b/>
          <w:bCs/>
          <w:color w:val="000000"/>
          <w:sz w:val="20"/>
          <w:szCs w:val="20"/>
          <w:lang w:val="en-US"/>
        </w:rPr>
        <w:t>;</w:t>
      </w:r>
    </w:p>
    <w:p w14:paraId="6AEF391B"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b/>
          <w:bCs/>
          <w:color w:val="00007F"/>
          <w:sz w:val="20"/>
          <w:szCs w:val="20"/>
          <w:lang w:val="en-US"/>
        </w:rPr>
        <w:t>import</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android</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widget</w:t>
      </w:r>
      <w:proofErr w:type="gramEnd"/>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ToggleButton</w:t>
      </w:r>
      <w:r w:rsidRPr="007916FC">
        <w:rPr>
          <w:rFonts w:ascii="Verdana" w:hAnsi="Verdana" w:cs="Verdana"/>
          <w:b/>
          <w:bCs/>
          <w:color w:val="000000"/>
          <w:sz w:val="20"/>
          <w:szCs w:val="20"/>
          <w:lang w:val="en-US"/>
        </w:rPr>
        <w:t>;</w:t>
      </w:r>
    </w:p>
    <w:p w14:paraId="766EB6E5"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b/>
          <w:bCs/>
          <w:color w:val="00007F"/>
          <w:sz w:val="20"/>
          <w:szCs w:val="20"/>
          <w:lang w:val="en-US"/>
        </w:rPr>
        <w:t>import</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java</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io</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BufferedReader</w:t>
      </w:r>
      <w:proofErr w:type="gramEnd"/>
      <w:r w:rsidRPr="007916FC">
        <w:rPr>
          <w:rFonts w:ascii="Verdana" w:hAnsi="Verdana" w:cs="Verdana"/>
          <w:b/>
          <w:bCs/>
          <w:color w:val="000000"/>
          <w:sz w:val="20"/>
          <w:szCs w:val="20"/>
          <w:lang w:val="en-US"/>
        </w:rPr>
        <w:t>;</w:t>
      </w:r>
    </w:p>
    <w:p w14:paraId="106B5339"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b/>
          <w:bCs/>
          <w:color w:val="00007F"/>
          <w:sz w:val="20"/>
          <w:szCs w:val="20"/>
          <w:lang w:val="en-US"/>
        </w:rPr>
        <w:t>import</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java</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io</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BufferedWriter</w:t>
      </w:r>
      <w:proofErr w:type="gramEnd"/>
      <w:r w:rsidRPr="007916FC">
        <w:rPr>
          <w:rFonts w:ascii="Verdana" w:hAnsi="Verdana" w:cs="Verdana"/>
          <w:b/>
          <w:bCs/>
          <w:color w:val="000000"/>
          <w:sz w:val="20"/>
          <w:szCs w:val="20"/>
          <w:lang w:val="en-US"/>
        </w:rPr>
        <w:t>;</w:t>
      </w:r>
    </w:p>
    <w:p w14:paraId="00647812"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b/>
          <w:bCs/>
          <w:color w:val="00007F"/>
          <w:sz w:val="20"/>
          <w:szCs w:val="20"/>
          <w:lang w:val="en-US"/>
        </w:rPr>
        <w:t>import</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java</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io</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File</w:t>
      </w:r>
      <w:proofErr w:type="gramEnd"/>
      <w:r w:rsidRPr="007916FC">
        <w:rPr>
          <w:rFonts w:ascii="Verdana" w:hAnsi="Verdana" w:cs="Verdana"/>
          <w:b/>
          <w:bCs/>
          <w:color w:val="000000"/>
          <w:sz w:val="20"/>
          <w:szCs w:val="20"/>
          <w:lang w:val="en-US"/>
        </w:rPr>
        <w:t>;</w:t>
      </w:r>
    </w:p>
    <w:p w14:paraId="295EED28"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b/>
          <w:bCs/>
          <w:color w:val="00007F"/>
          <w:sz w:val="20"/>
          <w:szCs w:val="20"/>
          <w:lang w:val="en-US"/>
        </w:rPr>
        <w:t>import</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java</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io</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FileWriter</w:t>
      </w:r>
      <w:proofErr w:type="gramEnd"/>
      <w:r w:rsidRPr="007916FC">
        <w:rPr>
          <w:rFonts w:ascii="Verdana" w:hAnsi="Verdana" w:cs="Verdana"/>
          <w:b/>
          <w:bCs/>
          <w:color w:val="000000"/>
          <w:sz w:val="20"/>
          <w:szCs w:val="20"/>
          <w:lang w:val="en-US"/>
        </w:rPr>
        <w:t>;</w:t>
      </w:r>
    </w:p>
    <w:p w14:paraId="39BCEE3A"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b/>
          <w:bCs/>
          <w:color w:val="00007F"/>
          <w:sz w:val="20"/>
          <w:szCs w:val="20"/>
          <w:lang w:val="en-US"/>
        </w:rPr>
        <w:t>import</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org</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json</w:t>
      </w:r>
      <w:proofErr w:type="gramEnd"/>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JSONArray</w:t>
      </w:r>
      <w:r w:rsidRPr="007916FC">
        <w:rPr>
          <w:rFonts w:ascii="Verdana" w:hAnsi="Verdana" w:cs="Verdana"/>
          <w:b/>
          <w:bCs/>
          <w:color w:val="000000"/>
          <w:sz w:val="20"/>
          <w:szCs w:val="20"/>
          <w:lang w:val="en-US"/>
        </w:rPr>
        <w:t>;</w:t>
      </w:r>
    </w:p>
    <w:p w14:paraId="200BEF01"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b/>
          <w:bCs/>
          <w:color w:val="00007F"/>
          <w:sz w:val="20"/>
          <w:szCs w:val="20"/>
          <w:lang w:val="en-US"/>
        </w:rPr>
        <w:t>import</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org</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json</w:t>
      </w:r>
      <w:proofErr w:type="gramEnd"/>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JSONException</w:t>
      </w:r>
      <w:r w:rsidRPr="007916FC">
        <w:rPr>
          <w:rFonts w:ascii="Verdana" w:hAnsi="Verdana" w:cs="Verdana"/>
          <w:b/>
          <w:bCs/>
          <w:color w:val="000000"/>
          <w:sz w:val="20"/>
          <w:szCs w:val="20"/>
          <w:lang w:val="en-US"/>
        </w:rPr>
        <w:t>;</w:t>
      </w:r>
    </w:p>
    <w:p w14:paraId="04DCBB3B"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b/>
          <w:bCs/>
          <w:color w:val="00007F"/>
          <w:sz w:val="20"/>
          <w:szCs w:val="20"/>
          <w:lang w:val="en-US"/>
        </w:rPr>
        <w:t>import</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org</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json</w:t>
      </w:r>
      <w:proofErr w:type="gramEnd"/>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JSONObject</w:t>
      </w:r>
      <w:r w:rsidRPr="007916FC">
        <w:rPr>
          <w:rFonts w:ascii="Verdana" w:hAnsi="Verdana" w:cs="Verdana"/>
          <w:b/>
          <w:bCs/>
          <w:color w:val="000000"/>
          <w:sz w:val="20"/>
          <w:szCs w:val="20"/>
          <w:lang w:val="en-US"/>
        </w:rPr>
        <w:t>;</w:t>
      </w:r>
    </w:p>
    <w:p w14:paraId="23076CF3"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b/>
          <w:bCs/>
          <w:color w:val="00007F"/>
          <w:sz w:val="20"/>
          <w:szCs w:val="20"/>
          <w:lang w:val="en-US"/>
        </w:rPr>
        <w:t>import</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java</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io</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IOException</w:t>
      </w:r>
      <w:proofErr w:type="gramEnd"/>
      <w:r w:rsidRPr="007916FC">
        <w:rPr>
          <w:rFonts w:ascii="Verdana" w:hAnsi="Verdana" w:cs="Verdana"/>
          <w:b/>
          <w:bCs/>
          <w:color w:val="000000"/>
          <w:sz w:val="20"/>
          <w:szCs w:val="20"/>
          <w:lang w:val="en-US"/>
        </w:rPr>
        <w:t>;</w:t>
      </w:r>
    </w:p>
    <w:p w14:paraId="6EEB67B0"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b/>
          <w:bCs/>
          <w:color w:val="00007F"/>
          <w:sz w:val="20"/>
          <w:szCs w:val="20"/>
          <w:lang w:val="en-US"/>
        </w:rPr>
        <w:t>import</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java</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io</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InputStream</w:t>
      </w:r>
      <w:proofErr w:type="gramEnd"/>
      <w:r w:rsidRPr="007916FC">
        <w:rPr>
          <w:rFonts w:ascii="Verdana" w:hAnsi="Verdana" w:cs="Verdana"/>
          <w:b/>
          <w:bCs/>
          <w:color w:val="000000"/>
          <w:sz w:val="20"/>
          <w:szCs w:val="20"/>
          <w:lang w:val="en-US"/>
        </w:rPr>
        <w:t>;</w:t>
      </w:r>
    </w:p>
    <w:p w14:paraId="57F5BABB"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b/>
          <w:bCs/>
          <w:color w:val="00007F"/>
          <w:sz w:val="20"/>
          <w:szCs w:val="20"/>
          <w:lang w:val="en-US"/>
        </w:rPr>
        <w:t>import</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java</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io</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InputStreamReader</w:t>
      </w:r>
      <w:proofErr w:type="gramEnd"/>
      <w:r w:rsidRPr="007916FC">
        <w:rPr>
          <w:rFonts w:ascii="Verdana" w:hAnsi="Verdana" w:cs="Verdana"/>
          <w:b/>
          <w:bCs/>
          <w:color w:val="000000"/>
          <w:sz w:val="20"/>
          <w:szCs w:val="20"/>
          <w:lang w:val="en-US"/>
        </w:rPr>
        <w:t>;</w:t>
      </w:r>
    </w:p>
    <w:p w14:paraId="09097213"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b/>
          <w:bCs/>
          <w:color w:val="00007F"/>
          <w:sz w:val="20"/>
          <w:szCs w:val="20"/>
          <w:lang w:val="en-US"/>
        </w:rPr>
        <w:t>import</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java</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io</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OutputStream</w:t>
      </w:r>
      <w:proofErr w:type="gramEnd"/>
      <w:r w:rsidRPr="007916FC">
        <w:rPr>
          <w:rFonts w:ascii="Verdana" w:hAnsi="Verdana" w:cs="Verdana"/>
          <w:b/>
          <w:bCs/>
          <w:color w:val="000000"/>
          <w:sz w:val="20"/>
          <w:szCs w:val="20"/>
          <w:lang w:val="en-US"/>
        </w:rPr>
        <w:t>;</w:t>
      </w:r>
    </w:p>
    <w:p w14:paraId="4A6A0A15"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b/>
          <w:bCs/>
          <w:color w:val="00007F"/>
          <w:sz w:val="20"/>
          <w:szCs w:val="20"/>
          <w:lang w:val="en-US"/>
        </w:rPr>
        <w:t>import</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java</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io</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OutputStreamWriter</w:t>
      </w:r>
      <w:proofErr w:type="gramEnd"/>
      <w:r w:rsidRPr="007916FC">
        <w:rPr>
          <w:rFonts w:ascii="Verdana" w:hAnsi="Verdana" w:cs="Verdana"/>
          <w:b/>
          <w:bCs/>
          <w:color w:val="000000"/>
          <w:sz w:val="20"/>
          <w:szCs w:val="20"/>
          <w:lang w:val="en-US"/>
        </w:rPr>
        <w:t>;</w:t>
      </w:r>
    </w:p>
    <w:p w14:paraId="6111B6E5"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b/>
          <w:bCs/>
          <w:color w:val="00007F"/>
          <w:sz w:val="20"/>
          <w:szCs w:val="20"/>
          <w:lang w:val="en-US"/>
        </w:rPr>
        <w:t>import</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java</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net</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HttpURLConnection</w:t>
      </w:r>
      <w:proofErr w:type="gramEnd"/>
      <w:r w:rsidRPr="007916FC">
        <w:rPr>
          <w:rFonts w:ascii="Verdana" w:hAnsi="Verdana" w:cs="Verdana"/>
          <w:b/>
          <w:bCs/>
          <w:color w:val="000000"/>
          <w:sz w:val="20"/>
          <w:szCs w:val="20"/>
          <w:lang w:val="en-US"/>
        </w:rPr>
        <w:t>;</w:t>
      </w:r>
    </w:p>
    <w:p w14:paraId="7FA26546"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b/>
          <w:bCs/>
          <w:color w:val="00007F"/>
          <w:sz w:val="20"/>
          <w:szCs w:val="20"/>
          <w:lang w:val="en-US"/>
        </w:rPr>
        <w:t>import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java</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net</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URL</w:t>
      </w:r>
      <w:r w:rsidRPr="007916FC">
        <w:rPr>
          <w:rFonts w:ascii="Verdana" w:hAnsi="Verdana" w:cs="Verdana"/>
          <w:b/>
          <w:bCs/>
          <w:color w:val="000000"/>
          <w:sz w:val="20"/>
          <w:szCs w:val="20"/>
          <w:lang w:val="en-US"/>
        </w:rPr>
        <w:t>;</w:t>
      </w:r>
    </w:p>
    <w:p w14:paraId="141438D3"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b/>
          <w:bCs/>
          <w:color w:val="00007F"/>
          <w:sz w:val="20"/>
          <w:szCs w:val="20"/>
          <w:lang w:val="en-US"/>
        </w:rPr>
        <w:t>import</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java</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util</w:t>
      </w:r>
      <w:proofErr w:type="gramEnd"/>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Set</w:t>
      </w:r>
      <w:r w:rsidRPr="007916FC">
        <w:rPr>
          <w:rFonts w:ascii="Verdana" w:hAnsi="Verdana" w:cs="Verdana"/>
          <w:b/>
          <w:bCs/>
          <w:color w:val="000000"/>
          <w:sz w:val="20"/>
          <w:szCs w:val="20"/>
          <w:lang w:val="en-US"/>
        </w:rPr>
        <w:t>;</w:t>
      </w:r>
    </w:p>
    <w:p w14:paraId="66D4BD02"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b/>
          <w:bCs/>
          <w:color w:val="00007F"/>
          <w:sz w:val="20"/>
          <w:szCs w:val="20"/>
          <w:lang w:val="en-US"/>
        </w:rPr>
        <w:t>import</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java</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util</w:t>
      </w:r>
      <w:proofErr w:type="gramEnd"/>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UUID</w:t>
      </w:r>
      <w:r w:rsidRPr="007916FC">
        <w:rPr>
          <w:rFonts w:ascii="Verdana" w:hAnsi="Verdana" w:cs="Verdana"/>
          <w:b/>
          <w:bCs/>
          <w:color w:val="000000"/>
          <w:sz w:val="20"/>
          <w:szCs w:val="20"/>
          <w:lang w:val="en-US"/>
        </w:rPr>
        <w:t>;</w:t>
      </w:r>
    </w:p>
    <w:p w14:paraId="0A63E513"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p>
    <w:p w14:paraId="3557BA3B"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b/>
          <w:bCs/>
          <w:color w:val="00007F"/>
          <w:sz w:val="20"/>
          <w:szCs w:val="20"/>
          <w:lang w:val="en-US"/>
        </w:rPr>
        <w:t>public</w:t>
      </w: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class</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MainActivity</w:t>
      </w: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extends</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Activity</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01904959"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p>
    <w:p w14:paraId="175A7BA1"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xml:space="preserve">//Definition of variables to be later assigned during </w:t>
      </w:r>
      <w:proofErr w:type="gramStart"/>
      <w:r w:rsidRPr="007916FC">
        <w:rPr>
          <w:rFonts w:ascii="Georgia" w:hAnsi="Georgia" w:cs="Georgia"/>
          <w:color w:val="007F00"/>
          <w:sz w:val="20"/>
          <w:szCs w:val="20"/>
          <w:lang w:val="en-US"/>
        </w:rPr>
        <w:t>onCreate(</w:t>
      </w:r>
      <w:proofErr w:type="gramEnd"/>
      <w:r w:rsidRPr="007916FC">
        <w:rPr>
          <w:rFonts w:ascii="Georgia" w:hAnsi="Georgia" w:cs="Georgia"/>
          <w:color w:val="007F00"/>
          <w:sz w:val="20"/>
          <w:szCs w:val="20"/>
          <w:lang w:val="en-US"/>
        </w:rPr>
        <w:t>)</w:t>
      </w:r>
    </w:p>
    <w:p w14:paraId="05458DFC"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TextView</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date</w:t>
      </w:r>
      <w:r w:rsidRPr="007916FC">
        <w:rPr>
          <w:rFonts w:ascii="Verdana" w:hAnsi="Verdana" w:cs="Verdana"/>
          <w:b/>
          <w:bCs/>
          <w:color w:val="000000"/>
          <w:sz w:val="20"/>
          <w:szCs w:val="20"/>
          <w:lang w:val="en-US"/>
        </w:rPr>
        <w:t>;</w:t>
      </w:r>
    </w:p>
    <w:p w14:paraId="5864A7E4"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TextView</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time</w:t>
      </w:r>
      <w:r w:rsidRPr="007916FC">
        <w:rPr>
          <w:rFonts w:ascii="Verdana" w:hAnsi="Verdana" w:cs="Verdana"/>
          <w:b/>
          <w:bCs/>
          <w:color w:val="000000"/>
          <w:sz w:val="20"/>
          <w:szCs w:val="20"/>
          <w:lang w:val="en-US"/>
        </w:rPr>
        <w:t>;</w:t>
      </w:r>
    </w:p>
    <w:p w14:paraId="2889C5E3"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TextView</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kmh</w:t>
      </w:r>
      <w:r w:rsidRPr="007916FC">
        <w:rPr>
          <w:rFonts w:ascii="Verdana" w:hAnsi="Verdana" w:cs="Verdana"/>
          <w:b/>
          <w:bCs/>
          <w:color w:val="000000"/>
          <w:sz w:val="20"/>
          <w:szCs w:val="20"/>
          <w:lang w:val="en-US"/>
        </w:rPr>
        <w:t>;</w:t>
      </w:r>
    </w:p>
    <w:p w14:paraId="48794E69"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TextView</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rpm</w:t>
      </w:r>
      <w:r w:rsidRPr="007916FC">
        <w:rPr>
          <w:rFonts w:ascii="Verdana" w:hAnsi="Verdana" w:cs="Verdana"/>
          <w:b/>
          <w:bCs/>
          <w:color w:val="000000"/>
          <w:sz w:val="20"/>
          <w:szCs w:val="20"/>
          <w:lang w:val="en-US"/>
        </w:rPr>
        <w:t>;</w:t>
      </w:r>
    </w:p>
    <w:p w14:paraId="70C1EDC7"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TextView</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lat</w:t>
      </w:r>
      <w:r w:rsidRPr="007916FC">
        <w:rPr>
          <w:rFonts w:ascii="Verdana" w:hAnsi="Verdana" w:cs="Verdana"/>
          <w:b/>
          <w:bCs/>
          <w:color w:val="000000"/>
          <w:sz w:val="20"/>
          <w:szCs w:val="20"/>
          <w:lang w:val="en-US"/>
        </w:rPr>
        <w:t>;</w:t>
      </w:r>
    </w:p>
    <w:p w14:paraId="5ACBF11D"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TextView</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lng</w:t>
      </w:r>
      <w:r w:rsidRPr="007916FC">
        <w:rPr>
          <w:rFonts w:ascii="Verdana" w:hAnsi="Verdana" w:cs="Verdana"/>
          <w:b/>
          <w:bCs/>
          <w:color w:val="000000"/>
          <w:sz w:val="20"/>
          <w:szCs w:val="20"/>
          <w:lang w:val="en-US"/>
        </w:rPr>
        <w:t>;</w:t>
      </w:r>
    </w:p>
    <w:p w14:paraId="5CEDCF42"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TextView</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arrayCount</w:t>
      </w:r>
      <w:r w:rsidRPr="007916FC">
        <w:rPr>
          <w:rFonts w:ascii="Verdana" w:hAnsi="Verdana" w:cs="Verdana"/>
          <w:b/>
          <w:bCs/>
          <w:color w:val="000000"/>
          <w:sz w:val="20"/>
          <w:szCs w:val="20"/>
          <w:lang w:val="en-US"/>
        </w:rPr>
        <w:t>;</w:t>
      </w:r>
    </w:p>
    <w:p w14:paraId="2A34FC22"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ToggleButton</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loggingToggleBtn</w:t>
      </w:r>
      <w:r w:rsidRPr="007916FC">
        <w:rPr>
          <w:rFonts w:ascii="Verdana" w:hAnsi="Verdana" w:cs="Verdana"/>
          <w:b/>
          <w:bCs/>
          <w:color w:val="000000"/>
          <w:sz w:val="20"/>
          <w:szCs w:val="20"/>
          <w:lang w:val="en-US"/>
        </w:rPr>
        <w:t>;</w:t>
      </w:r>
    </w:p>
    <w:p w14:paraId="4DB96012"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TextView</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log</w:t>
      </w:r>
      <w:r w:rsidRPr="007916FC">
        <w:rPr>
          <w:rFonts w:ascii="Verdana" w:hAnsi="Verdana" w:cs="Verdana"/>
          <w:b/>
          <w:bCs/>
          <w:color w:val="000000"/>
          <w:sz w:val="20"/>
          <w:szCs w:val="20"/>
          <w:lang w:val="en-US"/>
        </w:rPr>
        <w:t>;</w:t>
      </w:r>
    </w:p>
    <w:p w14:paraId="5BA76376"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GridLayout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gridLayout</w:t>
      </w:r>
      <w:r w:rsidRPr="007916FC">
        <w:rPr>
          <w:rFonts w:ascii="Verdana" w:hAnsi="Verdana" w:cs="Verdana"/>
          <w:b/>
          <w:bCs/>
          <w:color w:val="000000"/>
          <w:sz w:val="20"/>
          <w:szCs w:val="20"/>
          <w:lang w:val="en-US"/>
        </w:rPr>
        <w:t>;</w:t>
      </w:r>
    </w:p>
    <w:p w14:paraId="3F9F864D"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TextView</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myLabel</w:t>
      </w:r>
      <w:r w:rsidRPr="007916FC">
        <w:rPr>
          <w:rFonts w:ascii="Verdana" w:hAnsi="Verdana" w:cs="Verdana"/>
          <w:b/>
          <w:bCs/>
          <w:color w:val="000000"/>
          <w:sz w:val="20"/>
          <w:szCs w:val="20"/>
          <w:lang w:val="en-US"/>
        </w:rPr>
        <w:t>;</w:t>
      </w:r>
    </w:p>
    <w:p w14:paraId="65F0090B"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EditText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myTextbox</w:t>
      </w:r>
      <w:r w:rsidRPr="007916FC">
        <w:rPr>
          <w:rFonts w:ascii="Verdana" w:hAnsi="Verdana" w:cs="Verdana"/>
          <w:b/>
          <w:bCs/>
          <w:color w:val="000000"/>
          <w:sz w:val="20"/>
          <w:szCs w:val="20"/>
          <w:lang w:val="en-US"/>
        </w:rPr>
        <w:t>;</w:t>
      </w:r>
    </w:p>
    <w:p w14:paraId="4497D95E"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BluetoothAdapter</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mBluetoothAdapter</w:t>
      </w:r>
      <w:r w:rsidRPr="007916FC">
        <w:rPr>
          <w:rFonts w:ascii="Verdana" w:hAnsi="Verdana" w:cs="Verdana"/>
          <w:b/>
          <w:bCs/>
          <w:color w:val="000000"/>
          <w:sz w:val="20"/>
          <w:szCs w:val="20"/>
          <w:lang w:val="en-US"/>
        </w:rPr>
        <w:t>;</w:t>
      </w:r>
    </w:p>
    <w:p w14:paraId="107AB3FB"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BluetoothSocket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mmSocket</w:t>
      </w:r>
      <w:r w:rsidRPr="007916FC">
        <w:rPr>
          <w:rFonts w:ascii="Verdana" w:hAnsi="Verdana" w:cs="Verdana"/>
          <w:b/>
          <w:bCs/>
          <w:color w:val="000000"/>
          <w:sz w:val="20"/>
          <w:szCs w:val="20"/>
          <w:lang w:val="en-US"/>
        </w:rPr>
        <w:t>;</w:t>
      </w:r>
    </w:p>
    <w:p w14:paraId="4E576CF0"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lastRenderedPageBreak/>
        <w:t xml:space="preserve">       </w:t>
      </w:r>
      <w:r w:rsidRPr="007916FC">
        <w:rPr>
          <w:rFonts w:ascii="Verdana" w:hAnsi="Verdana" w:cs="Verdana"/>
          <w:color w:val="000000"/>
          <w:sz w:val="18"/>
          <w:szCs w:val="18"/>
          <w:lang w:val="en-US"/>
        </w:rPr>
        <w:t>BluetoothDevice</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mmDevice</w:t>
      </w:r>
      <w:r w:rsidRPr="007916FC">
        <w:rPr>
          <w:rFonts w:ascii="Verdana" w:hAnsi="Verdana" w:cs="Verdana"/>
          <w:b/>
          <w:bCs/>
          <w:color w:val="000000"/>
          <w:sz w:val="20"/>
          <w:szCs w:val="20"/>
          <w:lang w:val="en-US"/>
        </w:rPr>
        <w:t>;</w:t>
      </w:r>
    </w:p>
    <w:p w14:paraId="0AFB1B57"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OutputStream</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mmOutputStream</w:t>
      </w:r>
      <w:r w:rsidRPr="007916FC">
        <w:rPr>
          <w:rFonts w:ascii="Verdana" w:hAnsi="Verdana" w:cs="Verdana"/>
          <w:b/>
          <w:bCs/>
          <w:color w:val="000000"/>
          <w:sz w:val="20"/>
          <w:szCs w:val="20"/>
          <w:lang w:val="en-US"/>
        </w:rPr>
        <w:t>;</w:t>
      </w:r>
    </w:p>
    <w:p w14:paraId="5E549E83"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InputStream</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mmInputStream</w:t>
      </w:r>
      <w:r w:rsidRPr="007916FC">
        <w:rPr>
          <w:rFonts w:ascii="Verdana" w:hAnsi="Verdana" w:cs="Verdana"/>
          <w:b/>
          <w:bCs/>
          <w:color w:val="000000"/>
          <w:sz w:val="20"/>
          <w:szCs w:val="20"/>
          <w:lang w:val="en-US"/>
        </w:rPr>
        <w:t>;</w:t>
      </w:r>
    </w:p>
    <w:p w14:paraId="6F51F37C"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Thread</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workerThread</w:t>
      </w:r>
      <w:r w:rsidRPr="007916FC">
        <w:rPr>
          <w:rFonts w:ascii="Verdana" w:hAnsi="Verdana" w:cs="Verdana"/>
          <w:b/>
          <w:bCs/>
          <w:color w:val="000000"/>
          <w:sz w:val="20"/>
          <w:szCs w:val="20"/>
          <w:lang w:val="en-US"/>
        </w:rPr>
        <w:t>;</w:t>
      </w:r>
    </w:p>
    <w:p w14:paraId="35F6CB77"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b/>
          <w:bCs/>
          <w:color w:val="00007F"/>
          <w:sz w:val="20"/>
          <w:szCs w:val="20"/>
          <w:lang w:val="en-US"/>
        </w:rPr>
        <w:t>byte</w:t>
      </w:r>
      <w:r w:rsidRPr="007916FC">
        <w:rPr>
          <w:rFonts w:ascii="Verdana" w:hAnsi="Verdana" w:cs="Verdana"/>
          <w:b/>
          <w:bCs/>
          <w:color w:val="000000"/>
          <w:sz w:val="20"/>
          <w:szCs w:val="20"/>
          <w:lang w:val="en-US"/>
        </w:rPr>
        <w:t>[</w:t>
      </w:r>
      <w:proofErr w:type="gramEnd"/>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readBuffer</w:t>
      </w:r>
      <w:r w:rsidRPr="007916FC">
        <w:rPr>
          <w:rFonts w:ascii="Verdana" w:hAnsi="Verdana" w:cs="Verdana"/>
          <w:b/>
          <w:bCs/>
          <w:color w:val="000000"/>
          <w:sz w:val="20"/>
          <w:szCs w:val="20"/>
          <w:lang w:val="en-US"/>
        </w:rPr>
        <w:t>;</w:t>
      </w:r>
    </w:p>
    <w:p w14:paraId="57E871F7"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TextView</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Log</w:t>
      </w:r>
      <w:r w:rsidRPr="007916FC">
        <w:rPr>
          <w:rFonts w:ascii="Verdana" w:hAnsi="Verdana" w:cs="Verdana"/>
          <w:b/>
          <w:bCs/>
          <w:color w:val="000000"/>
          <w:sz w:val="20"/>
          <w:szCs w:val="20"/>
          <w:lang w:val="en-US"/>
        </w:rPr>
        <w:t>;</w:t>
      </w:r>
    </w:p>
    <w:p w14:paraId="0B68F37D"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int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readBufferPosition</w:t>
      </w:r>
      <w:r w:rsidRPr="007916FC">
        <w:rPr>
          <w:rFonts w:ascii="Verdana" w:hAnsi="Verdana" w:cs="Verdana"/>
          <w:b/>
          <w:bCs/>
          <w:color w:val="000000"/>
          <w:sz w:val="20"/>
          <w:szCs w:val="20"/>
          <w:lang w:val="en-US"/>
        </w:rPr>
        <w:t>;</w:t>
      </w:r>
    </w:p>
    <w:p w14:paraId="5451C552"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int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counter</w:t>
      </w:r>
      <w:r w:rsidRPr="007916FC">
        <w:rPr>
          <w:rFonts w:ascii="Verdana" w:hAnsi="Verdana" w:cs="Verdana"/>
          <w:b/>
          <w:bCs/>
          <w:color w:val="000000"/>
          <w:sz w:val="20"/>
          <w:szCs w:val="20"/>
          <w:lang w:val="en-US"/>
        </w:rPr>
        <w:t>;</w:t>
      </w:r>
    </w:p>
    <w:p w14:paraId="600BBC7E"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p>
    <w:p w14:paraId="3D4B2895"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these are used for storing the Intent.extras bundle and username string from LoginActivity</w:t>
      </w:r>
    </w:p>
    <w:p w14:paraId="0760AACF"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String</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username</w:t>
      </w:r>
      <w:r w:rsidRPr="007916FC">
        <w:rPr>
          <w:rFonts w:ascii="Verdana" w:hAnsi="Verdana" w:cs="Verdana"/>
          <w:b/>
          <w:bCs/>
          <w:color w:val="000000"/>
          <w:sz w:val="20"/>
          <w:szCs w:val="20"/>
          <w:lang w:val="en-US"/>
        </w:rPr>
        <w:t>;</w:t>
      </w:r>
    </w:p>
    <w:p w14:paraId="2285700A"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Bundle</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extras</w:t>
      </w:r>
      <w:r w:rsidRPr="007916FC">
        <w:rPr>
          <w:rFonts w:ascii="Verdana" w:hAnsi="Verdana" w:cs="Verdana"/>
          <w:b/>
          <w:bCs/>
          <w:color w:val="000000"/>
          <w:sz w:val="20"/>
          <w:szCs w:val="20"/>
          <w:lang w:val="en-US"/>
        </w:rPr>
        <w:t>;</w:t>
      </w:r>
    </w:p>
    <w:p w14:paraId="7427E2E2"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p>
    <w:p w14:paraId="3937DB3C"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This is the logging array that is used to store the json data from raven dev kit</w:t>
      </w:r>
    </w:p>
    <w:p w14:paraId="2EE24C43"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JSONArray</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jsonArray</w:t>
      </w:r>
      <w:r w:rsidRPr="007916FC">
        <w:rPr>
          <w:rFonts w:ascii="Verdana" w:hAnsi="Verdana" w:cs="Verdana"/>
          <w:b/>
          <w:bCs/>
          <w:color w:val="000000"/>
          <w:sz w:val="20"/>
          <w:szCs w:val="20"/>
          <w:lang w:val="en-US"/>
        </w:rPr>
        <w:t>;</w:t>
      </w:r>
    </w:p>
    <w:p w14:paraId="3A947A69"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p>
    <w:p w14:paraId="6D28E057"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This is used to indicate if the bluetooth connection should be stopped</w:t>
      </w:r>
    </w:p>
    <w:p w14:paraId="54334D69"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boolean</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stopWorker</w:t>
      </w:r>
      <w:r w:rsidRPr="007916FC">
        <w:rPr>
          <w:rFonts w:ascii="Verdana" w:hAnsi="Verdana" w:cs="Verdana"/>
          <w:b/>
          <w:bCs/>
          <w:color w:val="000000"/>
          <w:sz w:val="20"/>
          <w:szCs w:val="20"/>
          <w:lang w:val="en-US"/>
        </w:rPr>
        <w:t>;</w:t>
      </w:r>
    </w:p>
    <w:p w14:paraId="4F2D8CE3"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p>
    <w:p w14:paraId="16BA1126" w14:textId="2B8B037A" w:rsidR="00876452" w:rsidRPr="007916FC" w:rsidRDefault="00876452" w:rsidP="003F5F9E">
      <w:pPr>
        <w:pStyle w:val="Heading4"/>
        <w:rPr>
          <w:lang w:val="en-US"/>
        </w:rPr>
      </w:pPr>
      <w:r>
        <w:rPr>
          <w:lang w:val="en-US"/>
        </w:rPr>
        <w:t>6.1.1 - onCreate</w:t>
      </w:r>
    </w:p>
    <w:p w14:paraId="2182AED8" w14:textId="77777777" w:rsidR="007916FC" w:rsidRPr="007916FC" w:rsidRDefault="007916FC" w:rsidP="003F5F9E">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the activity' on create function, this is a standard function in all android activities</w:t>
      </w:r>
    </w:p>
    <w:p w14:paraId="2D7A47CC" w14:textId="77777777" w:rsidR="007916FC" w:rsidRPr="007916FC" w:rsidRDefault="007916FC" w:rsidP="003F5F9E">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it works like a constructor normally used for assigning variables to UI elements.</w:t>
      </w:r>
    </w:p>
    <w:p w14:paraId="472120D8" w14:textId="77777777" w:rsidR="007916FC" w:rsidRPr="007916FC" w:rsidRDefault="007916FC" w:rsidP="003F5F9E">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This is not different in our application</w:t>
      </w:r>
    </w:p>
    <w:p w14:paraId="5CF5E019"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@Override</w:t>
      </w:r>
    </w:p>
    <w:p w14:paraId="5FA312EB"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public</w:t>
      </w: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void</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onCreate</w:t>
      </w:r>
      <w:r w:rsidRPr="007916FC">
        <w:rPr>
          <w:rFonts w:ascii="Verdana" w:hAnsi="Verdana" w:cs="Verdana"/>
          <w:b/>
          <w:bCs/>
          <w:color w:val="000000"/>
          <w:sz w:val="20"/>
          <w:szCs w:val="20"/>
          <w:lang w:val="en-US"/>
        </w:rPr>
        <w:t>(</w:t>
      </w:r>
      <w:proofErr w:type="gramEnd"/>
      <w:r w:rsidRPr="007916FC">
        <w:rPr>
          <w:rFonts w:ascii="Verdana" w:hAnsi="Verdana" w:cs="Verdana"/>
          <w:color w:val="000000"/>
          <w:sz w:val="18"/>
          <w:szCs w:val="18"/>
          <w:lang w:val="en-US"/>
        </w:rPr>
        <w:t>Bundle</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savedInstanceState</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0E19BA89" w14:textId="77777777" w:rsidR="007916FC" w:rsidRPr="007916FC" w:rsidRDefault="007916FC" w:rsidP="003F5F9E">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xml:space="preserve">// Standard code needed by </w:t>
      </w:r>
      <w:proofErr w:type="gramStart"/>
      <w:r w:rsidRPr="007916FC">
        <w:rPr>
          <w:rFonts w:ascii="Georgia" w:hAnsi="Georgia" w:cs="Georgia"/>
          <w:color w:val="007F00"/>
          <w:sz w:val="20"/>
          <w:szCs w:val="20"/>
          <w:lang w:val="en-US"/>
        </w:rPr>
        <w:t>onCreate(</w:t>
      </w:r>
      <w:proofErr w:type="gramEnd"/>
      <w:r w:rsidRPr="007916FC">
        <w:rPr>
          <w:rFonts w:ascii="Georgia" w:hAnsi="Georgia" w:cs="Georgia"/>
          <w:color w:val="007F00"/>
          <w:sz w:val="20"/>
          <w:szCs w:val="20"/>
          <w:lang w:val="en-US"/>
        </w:rPr>
        <w:t>)</w:t>
      </w:r>
    </w:p>
    <w:p w14:paraId="0C15C23C"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b/>
          <w:bCs/>
          <w:color w:val="00007F"/>
          <w:sz w:val="20"/>
          <w:szCs w:val="20"/>
          <w:lang w:val="en-US"/>
        </w:rPr>
        <w:t>super</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onCreate</w:t>
      </w:r>
      <w:proofErr w:type="gramEnd"/>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savedInstanceState</w:t>
      </w:r>
      <w:r w:rsidRPr="007916FC">
        <w:rPr>
          <w:rFonts w:ascii="Verdana" w:hAnsi="Verdana" w:cs="Verdana"/>
          <w:b/>
          <w:bCs/>
          <w:color w:val="000000"/>
          <w:sz w:val="20"/>
          <w:szCs w:val="20"/>
          <w:lang w:val="en-US"/>
        </w:rPr>
        <w:t>);</w:t>
      </w:r>
    </w:p>
    <w:p w14:paraId="39C92E92"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setContentView</w:t>
      </w:r>
      <w:r w:rsidRPr="007916FC">
        <w:rPr>
          <w:rFonts w:ascii="Verdana" w:hAnsi="Verdana" w:cs="Verdana"/>
          <w:b/>
          <w:bCs/>
          <w:color w:val="000000"/>
          <w:sz w:val="20"/>
          <w:szCs w:val="20"/>
          <w:lang w:val="en-US"/>
        </w:rPr>
        <w:t>(</w:t>
      </w:r>
      <w:proofErr w:type="gramStart"/>
      <w:r w:rsidRPr="007916FC">
        <w:rPr>
          <w:rFonts w:ascii="Verdana" w:hAnsi="Verdana" w:cs="Verdana"/>
          <w:color w:val="000000"/>
          <w:sz w:val="18"/>
          <w:szCs w:val="18"/>
          <w:lang w:val="en-US"/>
        </w:rPr>
        <w:t>R</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layout</w:t>
      </w:r>
      <w:proofErr w:type="gramEnd"/>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activity_main</w:t>
      </w:r>
      <w:r w:rsidRPr="007916FC">
        <w:rPr>
          <w:rFonts w:ascii="Verdana" w:hAnsi="Verdana" w:cs="Verdana"/>
          <w:b/>
          <w:bCs/>
          <w:color w:val="000000"/>
          <w:sz w:val="20"/>
          <w:szCs w:val="20"/>
          <w:lang w:val="en-US"/>
        </w:rPr>
        <w:t>);</w:t>
      </w:r>
    </w:p>
    <w:p w14:paraId="760C6869"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p>
    <w:p w14:paraId="550E6806" w14:textId="77777777" w:rsidR="007916FC" w:rsidRPr="007916FC" w:rsidRDefault="007916FC" w:rsidP="003F5F9E">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assign username gotten from loginactivity to a local variable</w:t>
      </w:r>
    </w:p>
    <w:p w14:paraId="24B98CF7"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extras</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getIntent</w:t>
      </w:r>
      <w:r w:rsidRPr="007916FC">
        <w:rPr>
          <w:rFonts w:ascii="Verdana" w:hAnsi="Verdana" w:cs="Verdana"/>
          <w:b/>
          <w:bCs/>
          <w:color w:val="000000"/>
          <w:sz w:val="20"/>
          <w:szCs w:val="20"/>
          <w:lang w:val="en-US"/>
        </w:rPr>
        <w:t>(</w:t>
      </w:r>
      <w:proofErr w:type="gramStart"/>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getExtras</w:t>
      </w:r>
      <w:proofErr w:type="gramEnd"/>
      <w:r w:rsidRPr="007916FC">
        <w:rPr>
          <w:rFonts w:ascii="Verdana" w:hAnsi="Verdana" w:cs="Verdana"/>
          <w:b/>
          <w:bCs/>
          <w:color w:val="000000"/>
          <w:sz w:val="20"/>
          <w:szCs w:val="20"/>
          <w:lang w:val="en-US"/>
        </w:rPr>
        <w:t>();</w:t>
      </w:r>
    </w:p>
    <w:p w14:paraId="7D61B0F3"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username</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7F007F"/>
          <w:sz w:val="20"/>
          <w:szCs w:val="20"/>
          <w:lang w:val="en-US"/>
        </w:rPr>
        <w:t>"rwejlgaard"</w:t>
      </w:r>
      <w:r w:rsidRPr="007916FC">
        <w:rPr>
          <w:rFonts w:ascii="Verdana" w:hAnsi="Verdana" w:cs="Verdana"/>
          <w:b/>
          <w:bCs/>
          <w:color w:val="000000"/>
          <w:sz w:val="20"/>
          <w:szCs w:val="20"/>
          <w:lang w:val="en-US"/>
        </w:rPr>
        <w:t>;</w:t>
      </w:r>
    </w:p>
    <w:p w14:paraId="27CE5696" w14:textId="77777777" w:rsidR="007916FC" w:rsidRPr="007916FC" w:rsidRDefault="007916FC" w:rsidP="003F5F9E">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tell developer which user is logged in</w:t>
      </w:r>
    </w:p>
    <w:p w14:paraId="31DC7928"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WriteLog</w:t>
      </w:r>
      <w:r w:rsidRPr="007916FC">
        <w:rPr>
          <w:rFonts w:ascii="Verdana" w:hAnsi="Verdana" w:cs="Verdana"/>
          <w:b/>
          <w:bCs/>
          <w:color w:val="000000"/>
          <w:sz w:val="20"/>
          <w:szCs w:val="20"/>
          <w:lang w:val="en-US"/>
        </w:rPr>
        <w:t>(</w:t>
      </w:r>
      <w:proofErr w:type="gramEnd"/>
      <w:r w:rsidRPr="007916FC">
        <w:rPr>
          <w:rFonts w:ascii="Verdana" w:hAnsi="Verdana" w:cs="Verdana"/>
          <w:color w:val="7F007F"/>
          <w:sz w:val="20"/>
          <w:szCs w:val="20"/>
          <w:lang w:val="en-US"/>
        </w:rPr>
        <w:t>"AUTHUSER: "</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username</w:t>
      </w:r>
      <w:r w:rsidRPr="007916FC">
        <w:rPr>
          <w:rFonts w:ascii="Verdana" w:hAnsi="Verdana" w:cs="Verdana"/>
          <w:b/>
          <w:bCs/>
          <w:color w:val="000000"/>
          <w:sz w:val="20"/>
          <w:szCs w:val="20"/>
          <w:lang w:val="en-US"/>
        </w:rPr>
        <w:t>);</w:t>
      </w:r>
    </w:p>
    <w:p w14:paraId="7220C400"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p>
    <w:p w14:paraId="6E0C3759" w14:textId="77777777" w:rsidR="007916FC" w:rsidRPr="007916FC" w:rsidRDefault="007916FC" w:rsidP="003F5F9E">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assign UI elements to pre defined variables</w:t>
      </w:r>
    </w:p>
    <w:p w14:paraId="65B43B34"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gridLayout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GridLayout</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findViewById</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R</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id</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gridLayout</w:t>
      </w:r>
      <w:r w:rsidRPr="007916FC">
        <w:rPr>
          <w:rFonts w:ascii="Verdana" w:hAnsi="Verdana" w:cs="Verdana"/>
          <w:b/>
          <w:bCs/>
          <w:color w:val="000000"/>
          <w:sz w:val="20"/>
          <w:szCs w:val="20"/>
          <w:lang w:val="en-US"/>
        </w:rPr>
        <w:t>);</w:t>
      </w:r>
    </w:p>
    <w:p w14:paraId="4E502D0E"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date</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TextView</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findViewById</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R</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id</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date</w:t>
      </w:r>
      <w:r w:rsidRPr="007916FC">
        <w:rPr>
          <w:rFonts w:ascii="Verdana" w:hAnsi="Verdana" w:cs="Verdana"/>
          <w:b/>
          <w:bCs/>
          <w:color w:val="000000"/>
          <w:sz w:val="20"/>
          <w:szCs w:val="20"/>
          <w:lang w:val="en-US"/>
        </w:rPr>
        <w:t>);</w:t>
      </w:r>
    </w:p>
    <w:p w14:paraId="74DD52E4"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time</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TextView</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findViewById</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R</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id</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time</w:t>
      </w:r>
      <w:r w:rsidRPr="007916FC">
        <w:rPr>
          <w:rFonts w:ascii="Verdana" w:hAnsi="Verdana" w:cs="Verdana"/>
          <w:b/>
          <w:bCs/>
          <w:color w:val="000000"/>
          <w:sz w:val="20"/>
          <w:szCs w:val="20"/>
          <w:lang w:val="en-US"/>
        </w:rPr>
        <w:t>);</w:t>
      </w:r>
    </w:p>
    <w:p w14:paraId="69C1E8BD"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kmh</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TextView</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findViewById</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R</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id</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kmh</w:t>
      </w:r>
      <w:r w:rsidRPr="007916FC">
        <w:rPr>
          <w:rFonts w:ascii="Verdana" w:hAnsi="Verdana" w:cs="Verdana"/>
          <w:b/>
          <w:bCs/>
          <w:color w:val="000000"/>
          <w:sz w:val="20"/>
          <w:szCs w:val="20"/>
          <w:lang w:val="en-US"/>
        </w:rPr>
        <w:t>);</w:t>
      </w:r>
    </w:p>
    <w:p w14:paraId="4F0A9ADD"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rpm</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TextView</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findViewById</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R</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id</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rpm</w:t>
      </w:r>
      <w:r w:rsidRPr="007916FC">
        <w:rPr>
          <w:rFonts w:ascii="Verdana" w:hAnsi="Verdana" w:cs="Verdana"/>
          <w:b/>
          <w:bCs/>
          <w:color w:val="000000"/>
          <w:sz w:val="20"/>
          <w:szCs w:val="20"/>
          <w:lang w:val="en-US"/>
        </w:rPr>
        <w:t>);</w:t>
      </w:r>
    </w:p>
    <w:p w14:paraId="64E3E1F4"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lat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TextView</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findViewById</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R</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id</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lat</w:t>
      </w:r>
      <w:r w:rsidRPr="007916FC">
        <w:rPr>
          <w:rFonts w:ascii="Verdana" w:hAnsi="Verdana" w:cs="Verdana"/>
          <w:b/>
          <w:bCs/>
          <w:color w:val="000000"/>
          <w:sz w:val="20"/>
          <w:szCs w:val="20"/>
          <w:lang w:val="en-US"/>
        </w:rPr>
        <w:t>);</w:t>
      </w:r>
    </w:p>
    <w:p w14:paraId="15604D65"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lng</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TextView</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findViewById</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R</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id</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lng</w:t>
      </w:r>
      <w:r w:rsidRPr="007916FC">
        <w:rPr>
          <w:rFonts w:ascii="Verdana" w:hAnsi="Verdana" w:cs="Verdana"/>
          <w:b/>
          <w:bCs/>
          <w:color w:val="000000"/>
          <w:sz w:val="20"/>
          <w:szCs w:val="20"/>
          <w:lang w:val="en-US"/>
        </w:rPr>
        <w:t>);</w:t>
      </w:r>
    </w:p>
    <w:p w14:paraId="2A85E9EB"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loggingToggleBtn</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ToggleButton</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findViewById</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R</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id</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LoggingToggleBtn</w:t>
      </w:r>
      <w:r w:rsidRPr="007916FC">
        <w:rPr>
          <w:rFonts w:ascii="Verdana" w:hAnsi="Verdana" w:cs="Verdana"/>
          <w:b/>
          <w:bCs/>
          <w:color w:val="000000"/>
          <w:sz w:val="20"/>
          <w:szCs w:val="20"/>
          <w:lang w:val="en-US"/>
        </w:rPr>
        <w:t>);</w:t>
      </w:r>
    </w:p>
    <w:p w14:paraId="6E6BA81F"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arrayCount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TextView</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findViewById</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R</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id</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arrayCount</w:t>
      </w:r>
      <w:r w:rsidRPr="007916FC">
        <w:rPr>
          <w:rFonts w:ascii="Verdana" w:hAnsi="Verdana" w:cs="Verdana"/>
          <w:b/>
          <w:bCs/>
          <w:color w:val="000000"/>
          <w:sz w:val="20"/>
          <w:szCs w:val="20"/>
          <w:lang w:val="en-US"/>
        </w:rPr>
        <w:t>);</w:t>
      </w:r>
    </w:p>
    <w:p w14:paraId="331D9F9A"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log</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TextView</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findViewById</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R</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id</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log</w:t>
      </w:r>
      <w:r w:rsidRPr="007916FC">
        <w:rPr>
          <w:rFonts w:ascii="Verdana" w:hAnsi="Verdana" w:cs="Verdana"/>
          <w:b/>
          <w:bCs/>
          <w:color w:val="000000"/>
          <w:sz w:val="20"/>
          <w:szCs w:val="20"/>
          <w:lang w:val="en-US"/>
        </w:rPr>
        <w:t>);</w:t>
      </w:r>
    </w:p>
    <w:p w14:paraId="1280B7FB"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p>
    <w:p w14:paraId="6F1ED446" w14:textId="77777777" w:rsidR="007916FC" w:rsidRPr="007916FC" w:rsidRDefault="007916FC" w:rsidP="003F5F9E">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Fun Fact: toggleButtons are not allowed to be assigned an event through the UI designer</w:t>
      </w:r>
    </w:p>
    <w:p w14:paraId="0CC27533" w14:textId="77777777" w:rsidR="007916FC" w:rsidRPr="007916FC" w:rsidRDefault="007916FC" w:rsidP="003F5F9E">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So in order to assign an event to a togglebutton it has to be done in a horribly old and unaesthetic way</w:t>
      </w:r>
    </w:p>
    <w:p w14:paraId="1B16CB12"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loggingToggleBtn</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setOnCheckedChangeListener</w:t>
      </w:r>
      <w:r w:rsidRPr="007916FC">
        <w:rPr>
          <w:rFonts w:ascii="Verdana" w:hAnsi="Verdana" w:cs="Verdana"/>
          <w:b/>
          <w:bCs/>
          <w:color w:val="000000"/>
          <w:sz w:val="20"/>
          <w:szCs w:val="20"/>
          <w:lang w:val="en-US"/>
        </w:rPr>
        <w:t>(</w:t>
      </w:r>
      <w:r w:rsidRPr="007916FC">
        <w:rPr>
          <w:rFonts w:ascii="Verdana" w:hAnsi="Verdana" w:cs="Verdana"/>
          <w:b/>
          <w:bCs/>
          <w:color w:val="00007F"/>
          <w:sz w:val="20"/>
          <w:szCs w:val="20"/>
          <w:lang w:val="en-US"/>
        </w:rPr>
        <w:t>new</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CompoundButton</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OnCheckedChangeListener</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54792517"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@Override</w:t>
      </w:r>
    </w:p>
    <w:p w14:paraId="10F7D3AD" w14:textId="508EDC06" w:rsidR="00876452" w:rsidRDefault="00876452" w:rsidP="003F5F9E">
      <w:pPr>
        <w:pStyle w:val="Heading5"/>
        <w:rPr>
          <w:lang w:val="en-US"/>
        </w:rPr>
      </w:pPr>
      <w:bookmarkStart w:id="193" w:name="_Ref485805802"/>
      <w:r>
        <w:rPr>
          <w:lang w:val="en-US"/>
        </w:rPr>
        <w:t>6.1.1.1 - onCheckedChanged</w:t>
      </w:r>
      <w:bookmarkEnd w:id="193"/>
      <w:r w:rsidR="007916FC" w:rsidRPr="007916FC">
        <w:rPr>
          <w:lang w:val="en-US"/>
        </w:rPr>
        <w:t xml:space="preserve">                       </w:t>
      </w:r>
    </w:p>
    <w:p w14:paraId="4690BBFF" w14:textId="65F206B2"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b/>
          <w:bCs/>
          <w:color w:val="00007F"/>
          <w:sz w:val="20"/>
          <w:szCs w:val="20"/>
          <w:lang w:val="en-US"/>
        </w:rPr>
        <w:t>public</w:t>
      </w: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void</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onCheckedChanged</w:t>
      </w:r>
      <w:r w:rsidRPr="007916FC">
        <w:rPr>
          <w:rFonts w:ascii="Verdana" w:hAnsi="Verdana" w:cs="Verdana"/>
          <w:b/>
          <w:bCs/>
          <w:color w:val="000000"/>
          <w:sz w:val="20"/>
          <w:szCs w:val="20"/>
          <w:lang w:val="en-US"/>
        </w:rPr>
        <w:t>(</w:t>
      </w:r>
      <w:proofErr w:type="gramEnd"/>
      <w:r w:rsidRPr="007916FC">
        <w:rPr>
          <w:rFonts w:ascii="Verdana" w:hAnsi="Verdana" w:cs="Verdana"/>
          <w:color w:val="000000"/>
          <w:sz w:val="18"/>
          <w:szCs w:val="18"/>
          <w:lang w:val="en-US"/>
        </w:rPr>
        <w:t>CompoundButton</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buttonView</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boolean</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isChecked</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3988FAE8"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lastRenderedPageBreak/>
        <w:t xml:space="preserve">                               </w:t>
      </w:r>
      <w:r w:rsidRPr="007916FC">
        <w:rPr>
          <w:rFonts w:ascii="Verdana" w:hAnsi="Verdana" w:cs="Verdana"/>
          <w:b/>
          <w:bCs/>
          <w:color w:val="00007F"/>
          <w:sz w:val="20"/>
          <w:szCs w:val="20"/>
          <w:lang w:val="en-US"/>
        </w:rPr>
        <w:t>switch</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String</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valueOf</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isChecked</w:t>
      </w:r>
      <w:proofErr w:type="gramStart"/>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toUpperCase</w:t>
      </w:r>
      <w:proofErr w:type="gramEnd"/>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570E64E1" w14:textId="77777777" w:rsidR="007916FC" w:rsidRPr="007916FC" w:rsidRDefault="007916FC" w:rsidP="003F5F9E">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case</w:t>
      </w:r>
      <w:r w:rsidRPr="007916FC">
        <w:rPr>
          <w:rFonts w:ascii="Verdana" w:hAnsi="Verdana" w:cs="Verdana"/>
          <w:color w:val="808080"/>
          <w:sz w:val="20"/>
          <w:szCs w:val="20"/>
          <w:lang w:val="en-US"/>
        </w:rPr>
        <w:t xml:space="preserve"> </w:t>
      </w:r>
      <w:r w:rsidRPr="007916FC">
        <w:rPr>
          <w:rFonts w:ascii="Verdana" w:hAnsi="Verdana" w:cs="Verdana"/>
          <w:color w:val="7F007F"/>
          <w:sz w:val="20"/>
          <w:szCs w:val="20"/>
          <w:lang w:val="en-US"/>
        </w:rPr>
        <w:t>"TRUE"</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ENABLED</w:t>
      </w:r>
    </w:p>
    <w:p w14:paraId="5E40FA55" w14:textId="77777777" w:rsidR="007916FC" w:rsidRPr="007916FC" w:rsidRDefault="007916FC" w:rsidP="003F5F9E">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//if logging is enabled make sure to disengage the system lockscreen</w:t>
      </w:r>
    </w:p>
    <w:p w14:paraId="7DD06C9C" w14:textId="77777777" w:rsidR="007916FC" w:rsidRPr="007916FC" w:rsidRDefault="007916FC" w:rsidP="003F5F9E">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to not accidentally close the bluetooth connection</w:t>
      </w:r>
    </w:p>
    <w:p w14:paraId="3FE3A5CA" w14:textId="77777777" w:rsidR="007916FC" w:rsidRPr="007916FC" w:rsidRDefault="007916FC" w:rsidP="003F5F9E">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Some phones can close the bluetooth connection by locking the screen</w:t>
      </w:r>
    </w:p>
    <w:p w14:paraId="1B5C1FCF"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getWindow</w:t>
      </w:r>
      <w:r w:rsidRPr="007916FC">
        <w:rPr>
          <w:rFonts w:ascii="Verdana" w:hAnsi="Verdana" w:cs="Verdana"/>
          <w:b/>
          <w:bCs/>
          <w:color w:val="000000"/>
          <w:sz w:val="20"/>
          <w:szCs w:val="20"/>
          <w:lang w:val="en-US"/>
        </w:rPr>
        <w:t>(</w:t>
      </w:r>
      <w:proofErr w:type="gramStart"/>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addFlags</w:t>
      </w:r>
      <w:proofErr w:type="gramEnd"/>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WindowManager</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LayoutParams</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FLAG_KEEP_SCREEN_ON</w:t>
      </w:r>
      <w:r w:rsidRPr="007916FC">
        <w:rPr>
          <w:rFonts w:ascii="Verdana" w:hAnsi="Verdana" w:cs="Verdana"/>
          <w:b/>
          <w:bCs/>
          <w:color w:val="000000"/>
          <w:sz w:val="20"/>
          <w:szCs w:val="20"/>
          <w:lang w:val="en-US"/>
        </w:rPr>
        <w:t>);</w:t>
      </w:r>
    </w:p>
    <w:p w14:paraId="383D117B"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p>
    <w:p w14:paraId="19D467E3" w14:textId="77777777" w:rsidR="007916FC" w:rsidRPr="007916FC" w:rsidRDefault="007916FC" w:rsidP="003F5F9E">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reinitialize jsonArray to clear any previously saved data</w:t>
      </w:r>
    </w:p>
    <w:p w14:paraId="04A23EE5"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jsonArray</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new</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JSONArray</w:t>
      </w:r>
      <w:r w:rsidRPr="007916FC">
        <w:rPr>
          <w:rFonts w:ascii="Verdana" w:hAnsi="Verdana" w:cs="Verdana"/>
          <w:b/>
          <w:bCs/>
          <w:color w:val="000000"/>
          <w:sz w:val="20"/>
          <w:szCs w:val="20"/>
          <w:lang w:val="en-US"/>
        </w:rPr>
        <w:t>(</w:t>
      </w:r>
      <w:proofErr w:type="gramEnd"/>
      <w:r w:rsidRPr="007916FC">
        <w:rPr>
          <w:rFonts w:ascii="Verdana" w:hAnsi="Verdana" w:cs="Verdana"/>
          <w:b/>
          <w:bCs/>
          <w:color w:val="000000"/>
          <w:sz w:val="20"/>
          <w:szCs w:val="20"/>
          <w:lang w:val="en-US"/>
        </w:rPr>
        <w:t>);</w:t>
      </w:r>
    </w:p>
    <w:p w14:paraId="5F5378FC"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break</w:t>
      </w:r>
      <w:r w:rsidRPr="007916FC">
        <w:rPr>
          <w:rFonts w:ascii="Verdana" w:hAnsi="Verdana" w:cs="Verdana"/>
          <w:b/>
          <w:bCs/>
          <w:color w:val="000000"/>
          <w:sz w:val="20"/>
          <w:szCs w:val="20"/>
          <w:lang w:val="en-US"/>
        </w:rPr>
        <w:t>;</w:t>
      </w:r>
    </w:p>
    <w:p w14:paraId="20553251" w14:textId="77777777" w:rsidR="007916FC" w:rsidRPr="007916FC" w:rsidRDefault="007916FC" w:rsidP="003F5F9E">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case</w:t>
      </w:r>
      <w:r w:rsidRPr="007916FC">
        <w:rPr>
          <w:rFonts w:ascii="Verdana" w:hAnsi="Verdana" w:cs="Verdana"/>
          <w:color w:val="808080"/>
          <w:sz w:val="20"/>
          <w:szCs w:val="20"/>
          <w:lang w:val="en-US"/>
        </w:rPr>
        <w:t xml:space="preserve"> </w:t>
      </w:r>
      <w:r w:rsidRPr="007916FC">
        <w:rPr>
          <w:rFonts w:ascii="Verdana" w:hAnsi="Verdana" w:cs="Verdana"/>
          <w:color w:val="7F007F"/>
          <w:sz w:val="20"/>
          <w:szCs w:val="20"/>
          <w:lang w:val="en-US"/>
        </w:rPr>
        <w:t>"FALSE"</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DISABLED</w:t>
      </w:r>
    </w:p>
    <w:p w14:paraId="7F780DEF" w14:textId="77777777" w:rsidR="007916FC" w:rsidRPr="007916FC" w:rsidRDefault="007916FC" w:rsidP="003F5F9E">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Reengage the system lockscreen to not drain the device battery</w:t>
      </w:r>
    </w:p>
    <w:p w14:paraId="3BBB9916"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getWindow</w:t>
      </w:r>
      <w:r w:rsidRPr="007916FC">
        <w:rPr>
          <w:rFonts w:ascii="Verdana" w:hAnsi="Verdana" w:cs="Verdana"/>
          <w:b/>
          <w:bCs/>
          <w:color w:val="000000"/>
          <w:sz w:val="20"/>
          <w:szCs w:val="20"/>
          <w:lang w:val="en-US"/>
        </w:rPr>
        <w:t>(</w:t>
      </w:r>
      <w:proofErr w:type="gramStart"/>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clearFlags</w:t>
      </w:r>
      <w:proofErr w:type="gramEnd"/>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WindowManager</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LayoutParams</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FLAG_KEEP_SCREEN_ON</w:t>
      </w:r>
      <w:r w:rsidRPr="007916FC">
        <w:rPr>
          <w:rFonts w:ascii="Verdana" w:hAnsi="Verdana" w:cs="Verdana"/>
          <w:b/>
          <w:bCs/>
          <w:color w:val="000000"/>
          <w:sz w:val="20"/>
          <w:szCs w:val="20"/>
          <w:lang w:val="en-US"/>
        </w:rPr>
        <w:t>);</w:t>
      </w:r>
    </w:p>
    <w:p w14:paraId="26ECC639" w14:textId="77777777" w:rsidR="007916FC" w:rsidRPr="007916FC" w:rsidRDefault="007916FC" w:rsidP="003F5F9E">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//Start building the dialogbox</w:t>
      </w:r>
    </w:p>
    <w:p w14:paraId="647D3B64"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AlertDialog</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Builder</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adb</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new</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AlertDialog</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Builder</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MainActivity</w:t>
      </w:r>
      <w:r w:rsidRPr="007916FC">
        <w:rPr>
          <w:rFonts w:ascii="Verdana" w:hAnsi="Verdana" w:cs="Verdana"/>
          <w:b/>
          <w:bCs/>
          <w:color w:val="000000"/>
          <w:sz w:val="20"/>
          <w:szCs w:val="20"/>
          <w:lang w:val="en-US"/>
        </w:rPr>
        <w:t>.</w:t>
      </w:r>
      <w:r w:rsidRPr="007916FC">
        <w:rPr>
          <w:rFonts w:ascii="Verdana" w:hAnsi="Verdana" w:cs="Verdana"/>
          <w:b/>
          <w:bCs/>
          <w:color w:val="00007F"/>
          <w:sz w:val="20"/>
          <w:szCs w:val="20"/>
          <w:lang w:val="en-US"/>
        </w:rPr>
        <w:t>this</w:t>
      </w:r>
      <w:r w:rsidRPr="007916FC">
        <w:rPr>
          <w:rFonts w:ascii="Verdana" w:hAnsi="Verdana" w:cs="Verdana"/>
          <w:b/>
          <w:bCs/>
          <w:color w:val="000000"/>
          <w:sz w:val="20"/>
          <w:szCs w:val="20"/>
          <w:lang w:val="en-US"/>
        </w:rPr>
        <w:t>);</w:t>
      </w:r>
    </w:p>
    <w:p w14:paraId="335C5E7E"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adb</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setTitle</w:t>
      </w:r>
      <w:proofErr w:type="gramEnd"/>
      <w:r w:rsidRPr="007916FC">
        <w:rPr>
          <w:rFonts w:ascii="Verdana" w:hAnsi="Verdana" w:cs="Verdana"/>
          <w:b/>
          <w:bCs/>
          <w:color w:val="000000"/>
          <w:sz w:val="20"/>
          <w:szCs w:val="20"/>
          <w:lang w:val="en-US"/>
        </w:rPr>
        <w:t>(</w:t>
      </w:r>
      <w:r w:rsidRPr="007916FC">
        <w:rPr>
          <w:rFonts w:ascii="Verdana" w:hAnsi="Verdana" w:cs="Verdana"/>
          <w:color w:val="7F007F"/>
          <w:sz w:val="20"/>
          <w:szCs w:val="20"/>
          <w:lang w:val="en-US"/>
        </w:rPr>
        <w:t>"Save File"</w:t>
      </w:r>
      <w:r w:rsidRPr="007916FC">
        <w:rPr>
          <w:rFonts w:ascii="Verdana" w:hAnsi="Verdana" w:cs="Verdana"/>
          <w:b/>
          <w:bCs/>
          <w:color w:val="000000"/>
          <w:sz w:val="20"/>
          <w:szCs w:val="20"/>
          <w:lang w:val="en-US"/>
        </w:rPr>
        <w:t>);</w:t>
      </w:r>
    </w:p>
    <w:p w14:paraId="79A1E894"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p>
    <w:p w14:paraId="536469AE" w14:textId="77777777" w:rsidR="007916FC" w:rsidRPr="007916FC" w:rsidRDefault="007916FC" w:rsidP="003F5F9E">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Bind a new button with the label "Upload to SQL" to an onclick listener</w:t>
      </w:r>
    </w:p>
    <w:p w14:paraId="575DA239" w14:textId="5DB025C8" w:rsidR="00876452" w:rsidRPr="007916FC" w:rsidRDefault="00876452" w:rsidP="003F5F9E">
      <w:pPr>
        <w:pStyle w:val="Heading6"/>
        <w:rPr>
          <w:lang w:val="en-US"/>
        </w:rPr>
      </w:pPr>
      <w:r>
        <w:rPr>
          <w:lang w:val="en-US"/>
        </w:rPr>
        <w:t xml:space="preserve">6.1.1.1.1 - </w:t>
      </w:r>
      <w:r w:rsidR="002A3E51">
        <w:rPr>
          <w:lang w:val="en-US"/>
        </w:rPr>
        <w:t>onClick</w:t>
      </w:r>
    </w:p>
    <w:p w14:paraId="4E37120D"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adb</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setPositiveButton</w:t>
      </w:r>
      <w:proofErr w:type="gramEnd"/>
      <w:r w:rsidRPr="007916FC">
        <w:rPr>
          <w:rFonts w:ascii="Verdana" w:hAnsi="Verdana" w:cs="Verdana"/>
          <w:b/>
          <w:bCs/>
          <w:color w:val="000000"/>
          <w:sz w:val="20"/>
          <w:szCs w:val="20"/>
          <w:lang w:val="en-US"/>
        </w:rPr>
        <w:t>(</w:t>
      </w:r>
      <w:r w:rsidRPr="007916FC">
        <w:rPr>
          <w:rFonts w:ascii="Verdana" w:hAnsi="Verdana" w:cs="Verdana"/>
          <w:color w:val="7F007F"/>
          <w:sz w:val="20"/>
          <w:szCs w:val="20"/>
          <w:lang w:val="en-US"/>
        </w:rPr>
        <w:t>"Upload To SQL"</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new</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DialogInterface</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OnClickListener</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31BC4E65"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@Override</w:t>
      </w:r>
    </w:p>
    <w:p w14:paraId="20185215"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public</w:t>
      </w: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void</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onClick</w:t>
      </w:r>
      <w:r w:rsidRPr="007916FC">
        <w:rPr>
          <w:rFonts w:ascii="Verdana" w:hAnsi="Verdana" w:cs="Verdana"/>
          <w:b/>
          <w:bCs/>
          <w:color w:val="000000"/>
          <w:sz w:val="20"/>
          <w:szCs w:val="20"/>
          <w:lang w:val="en-US"/>
        </w:rPr>
        <w:t>(</w:t>
      </w:r>
      <w:proofErr w:type="gramEnd"/>
      <w:r w:rsidRPr="007916FC">
        <w:rPr>
          <w:rFonts w:ascii="Verdana" w:hAnsi="Verdana" w:cs="Verdana"/>
          <w:color w:val="000000"/>
          <w:sz w:val="18"/>
          <w:szCs w:val="18"/>
          <w:lang w:val="en-US"/>
        </w:rPr>
        <w:t>DialogInterface</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dialog</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int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which</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6011BDDA"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dump the logged data to the log in the app</w:t>
      </w:r>
    </w:p>
    <w:p w14:paraId="23AD4650"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log</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setText</w:t>
      </w:r>
      <w:proofErr w:type="gramEnd"/>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jsonArray</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toString</w:t>
      </w:r>
      <w:r w:rsidRPr="007916FC">
        <w:rPr>
          <w:rFonts w:ascii="Verdana" w:hAnsi="Verdana" w:cs="Verdana"/>
          <w:b/>
          <w:bCs/>
          <w:color w:val="000000"/>
          <w:sz w:val="20"/>
          <w:szCs w:val="20"/>
          <w:lang w:val="en-US"/>
        </w:rPr>
        <w:t>());</w:t>
      </w:r>
    </w:p>
    <w:p w14:paraId="496F370A"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try</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4A9F5B84"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Call RavenAPI to insert the data</w:t>
      </w:r>
    </w:p>
    <w:p w14:paraId="5E86AB78"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new</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RavenAPI_</w:t>
      </w:r>
      <w:proofErr w:type="gramStart"/>
      <w:r w:rsidRPr="007916FC">
        <w:rPr>
          <w:rFonts w:ascii="Verdana" w:hAnsi="Verdana" w:cs="Verdana"/>
          <w:color w:val="000000"/>
          <w:sz w:val="18"/>
          <w:szCs w:val="18"/>
          <w:lang w:val="en-US"/>
        </w:rPr>
        <w:t>LogTrip</w:t>
      </w:r>
      <w:r w:rsidRPr="007916FC">
        <w:rPr>
          <w:rFonts w:ascii="Verdana" w:hAnsi="Verdana" w:cs="Verdana"/>
          <w:b/>
          <w:bCs/>
          <w:color w:val="000000"/>
          <w:sz w:val="20"/>
          <w:szCs w:val="20"/>
          <w:lang w:val="en-US"/>
        </w:rPr>
        <w:t>(</w:t>
      </w:r>
      <w:proofErr w:type="gramEnd"/>
    </w:p>
    <w:p w14:paraId="6F6D1699"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7F007F"/>
          <w:sz w:val="20"/>
          <w:szCs w:val="20"/>
          <w:lang w:val="en-US"/>
        </w:rPr>
        <w:t>"06/8/2017-15:13:03"</w:t>
      </w:r>
      <w:r w:rsidRPr="007916FC">
        <w:rPr>
          <w:rFonts w:ascii="Verdana" w:hAnsi="Verdana" w:cs="Verdana"/>
          <w:b/>
          <w:bCs/>
          <w:color w:val="000000"/>
          <w:sz w:val="20"/>
          <w:szCs w:val="20"/>
          <w:lang w:val="en-US"/>
        </w:rPr>
        <w:t>,</w:t>
      </w:r>
    </w:p>
    <w:p w14:paraId="4708DD06"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7F007F"/>
          <w:sz w:val="20"/>
          <w:szCs w:val="20"/>
          <w:lang w:val="en-US"/>
        </w:rPr>
        <w:t>"06/8/2017-15:42:18"</w:t>
      </w:r>
      <w:r w:rsidRPr="007916FC">
        <w:rPr>
          <w:rFonts w:ascii="Verdana" w:hAnsi="Verdana" w:cs="Verdana"/>
          <w:b/>
          <w:bCs/>
          <w:color w:val="000000"/>
          <w:sz w:val="20"/>
          <w:szCs w:val="20"/>
          <w:lang w:val="en-US"/>
        </w:rPr>
        <w:t>,</w:t>
      </w:r>
    </w:p>
    <w:p w14:paraId="3A140952"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username</w:t>
      </w:r>
      <w:r w:rsidRPr="007916FC">
        <w:rPr>
          <w:rFonts w:ascii="Verdana" w:hAnsi="Verdana" w:cs="Verdana"/>
          <w:b/>
          <w:bCs/>
          <w:color w:val="000000"/>
          <w:sz w:val="20"/>
          <w:szCs w:val="20"/>
          <w:lang w:val="en-US"/>
        </w:rPr>
        <w:t>,</w:t>
      </w:r>
    </w:p>
    <w:p w14:paraId="2DB655F9"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7F007F"/>
          <w:sz w:val="20"/>
          <w:szCs w:val="20"/>
          <w:lang w:val="en-US"/>
        </w:rPr>
        <w:t>"BK79499"</w:t>
      </w:r>
      <w:r w:rsidRPr="007916FC">
        <w:rPr>
          <w:rFonts w:ascii="Verdana" w:hAnsi="Verdana" w:cs="Verdana"/>
          <w:b/>
          <w:bCs/>
          <w:color w:val="000000"/>
          <w:sz w:val="20"/>
          <w:szCs w:val="20"/>
          <w:lang w:val="en-US"/>
        </w:rPr>
        <w:t>,</w:t>
      </w:r>
    </w:p>
    <w:p w14:paraId="470CFA5D"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jsonArray</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toString</w:t>
      </w:r>
      <w:r w:rsidRPr="007916FC">
        <w:rPr>
          <w:rFonts w:ascii="Verdana" w:hAnsi="Verdana" w:cs="Verdana"/>
          <w:b/>
          <w:bCs/>
          <w:color w:val="000000"/>
          <w:sz w:val="20"/>
          <w:szCs w:val="20"/>
          <w:lang w:val="en-US"/>
        </w:rPr>
        <w:t>()</w:t>
      </w:r>
    </w:p>
    <w:p w14:paraId="57ED9182"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execute</w:t>
      </w:r>
      <w:proofErr w:type="gramEnd"/>
      <w:r w:rsidRPr="007916FC">
        <w:rPr>
          <w:rFonts w:ascii="Verdana" w:hAnsi="Verdana" w:cs="Verdana"/>
          <w:b/>
          <w:bCs/>
          <w:color w:val="000000"/>
          <w:sz w:val="20"/>
          <w:szCs w:val="20"/>
          <w:lang w:val="en-US"/>
        </w:rPr>
        <w:t>();</w:t>
      </w:r>
    </w:p>
    <w:p w14:paraId="4FF40C41"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b/>
          <w:bCs/>
          <w:color w:val="000000"/>
          <w:sz w:val="20"/>
          <w:szCs w:val="20"/>
          <w:lang w:val="en-US"/>
        </w:rPr>
        <w:t>}</w:t>
      </w:r>
      <w:r w:rsidRPr="007916FC">
        <w:rPr>
          <w:rFonts w:ascii="Verdana" w:hAnsi="Verdana" w:cs="Verdana"/>
          <w:b/>
          <w:bCs/>
          <w:color w:val="00007F"/>
          <w:sz w:val="20"/>
          <w:szCs w:val="20"/>
          <w:lang w:val="en-US"/>
        </w:rPr>
        <w:t>catch</w:t>
      </w:r>
      <w:proofErr w:type="gramEnd"/>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Exception</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e</w:t>
      </w:r>
      <w:r w:rsidRPr="007916FC">
        <w:rPr>
          <w:rFonts w:ascii="Verdana" w:hAnsi="Verdana" w:cs="Verdana"/>
          <w:b/>
          <w:bCs/>
          <w:color w:val="000000"/>
          <w:sz w:val="20"/>
          <w:szCs w:val="20"/>
          <w:lang w:val="en-US"/>
        </w:rPr>
        <w:t>){</w:t>
      </w:r>
    </w:p>
    <w:p w14:paraId="60870642"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if something fails tell the dev</w:t>
      </w:r>
    </w:p>
    <w:p w14:paraId="3707FA5A"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WriteLog</w:t>
      </w:r>
      <w:r w:rsidRPr="007916FC">
        <w:rPr>
          <w:rFonts w:ascii="Verdana" w:hAnsi="Verdana" w:cs="Verdana"/>
          <w:b/>
          <w:bCs/>
          <w:color w:val="000000"/>
          <w:sz w:val="20"/>
          <w:szCs w:val="20"/>
          <w:lang w:val="en-US"/>
        </w:rPr>
        <w:t>(</w:t>
      </w:r>
      <w:proofErr w:type="gramEnd"/>
      <w:r w:rsidRPr="007916FC">
        <w:rPr>
          <w:rFonts w:ascii="Verdana" w:hAnsi="Verdana" w:cs="Verdana"/>
          <w:color w:val="7F007F"/>
          <w:sz w:val="20"/>
          <w:szCs w:val="20"/>
          <w:lang w:val="en-US"/>
        </w:rPr>
        <w:t>"Upload To SQL failed"</w:t>
      </w:r>
      <w:r w:rsidRPr="007916FC">
        <w:rPr>
          <w:rFonts w:ascii="Verdana" w:hAnsi="Verdana" w:cs="Verdana"/>
          <w:b/>
          <w:bCs/>
          <w:color w:val="000000"/>
          <w:sz w:val="20"/>
          <w:szCs w:val="20"/>
          <w:lang w:val="en-US"/>
        </w:rPr>
        <w:t>);</w:t>
      </w:r>
    </w:p>
    <w:p w14:paraId="481C2982"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7B713FC2"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42A7E605"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3E302110"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p>
    <w:p w14:paraId="57713515"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//set a cancel button to discard the saved data</w:t>
      </w:r>
    </w:p>
    <w:p w14:paraId="2D0E5167"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adb</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setNegativeButton</w:t>
      </w:r>
      <w:proofErr w:type="gramEnd"/>
      <w:r w:rsidRPr="007916FC">
        <w:rPr>
          <w:rFonts w:ascii="Verdana" w:hAnsi="Verdana" w:cs="Verdana"/>
          <w:b/>
          <w:bCs/>
          <w:color w:val="000000"/>
          <w:sz w:val="20"/>
          <w:szCs w:val="20"/>
          <w:lang w:val="en-US"/>
        </w:rPr>
        <w:t>(</w:t>
      </w:r>
      <w:r w:rsidRPr="007916FC">
        <w:rPr>
          <w:rFonts w:ascii="Verdana" w:hAnsi="Verdana" w:cs="Verdana"/>
          <w:color w:val="7F007F"/>
          <w:sz w:val="20"/>
          <w:szCs w:val="20"/>
          <w:lang w:val="en-US"/>
        </w:rPr>
        <w:t>"Discard"</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null</w:t>
      </w:r>
      <w:r w:rsidRPr="007916FC">
        <w:rPr>
          <w:rFonts w:ascii="Verdana" w:hAnsi="Verdana" w:cs="Verdana"/>
          <w:b/>
          <w:bCs/>
          <w:color w:val="000000"/>
          <w:sz w:val="20"/>
          <w:szCs w:val="20"/>
          <w:lang w:val="en-US"/>
        </w:rPr>
        <w:t>);</w:t>
      </w:r>
    </w:p>
    <w:p w14:paraId="1955B00A"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adb</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setCancelable</w:t>
      </w:r>
      <w:proofErr w:type="gramEnd"/>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false</w:t>
      </w:r>
      <w:r w:rsidRPr="007916FC">
        <w:rPr>
          <w:rFonts w:ascii="Verdana" w:hAnsi="Verdana" w:cs="Verdana"/>
          <w:b/>
          <w:bCs/>
          <w:color w:val="000000"/>
          <w:sz w:val="20"/>
          <w:szCs w:val="20"/>
          <w:lang w:val="en-US"/>
        </w:rPr>
        <w:t>);</w:t>
      </w:r>
    </w:p>
    <w:p w14:paraId="074F3E63"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adb</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show</w:t>
      </w:r>
      <w:proofErr w:type="gramEnd"/>
      <w:r w:rsidRPr="007916FC">
        <w:rPr>
          <w:rFonts w:ascii="Verdana" w:hAnsi="Verdana" w:cs="Verdana"/>
          <w:b/>
          <w:bCs/>
          <w:color w:val="000000"/>
          <w:sz w:val="20"/>
          <w:szCs w:val="20"/>
          <w:lang w:val="en-US"/>
        </w:rPr>
        <w:t>();</w:t>
      </w:r>
    </w:p>
    <w:p w14:paraId="06190BC6"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break</w:t>
      </w:r>
      <w:r w:rsidRPr="007916FC">
        <w:rPr>
          <w:rFonts w:ascii="Verdana" w:hAnsi="Verdana" w:cs="Verdana"/>
          <w:b/>
          <w:bCs/>
          <w:color w:val="000000"/>
          <w:sz w:val="20"/>
          <w:szCs w:val="20"/>
          <w:lang w:val="en-US"/>
        </w:rPr>
        <w:t>;</w:t>
      </w:r>
    </w:p>
    <w:p w14:paraId="09E55A10"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3EBCD4F4"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6D4276DF"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29D727DF"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p>
    <w:p w14:paraId="3E216E5A"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p>
    <w:p w14:paraId="23935275"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65CF0B39" w14:textId="47F86169" w:rsidR="007916FC" w:rsidRPr="007916FC" w:rsidRDefault="002A3E51" w:rsidP="003F5F9E">
      <w:pPr>
        <w:pStyle w:val="Heading4"/>
        <w:rPr>
          <w:lang w:val="en-US"/>
        </w:rPr>
      </w:pPr>
      <w:r>
        <w:rPr>
          <w:lang w:val="en-US"/>
        </w:rPr>
        <w:t>6.1.2 – CloseBTBtn_OnClick</w:t>
      </w:r>
    </w:p>
    <w:p w14:paraId="52EE76CD"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public</w:t>
      </w: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void</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CloseBTBtn_</w:t>
      </w:r>
      <w:proofErr w:type="gramStart"/>
      <w:r w:rsidRPr="007916FC">
        <w:rPr>
          <w:rFonts w:ascii="Verdana" w:hAnsi="Verdana" w:cs="Verdana"/>
          <w:color w:val="000000"/>
          <w:sz w:val="18"/>
          <w:szCs w:val="18"/>
          <w:lang w:val="en-US"/>
        </w:rPr>
        <w:t>OnClick</w:t>
      </w:r>
      <w:r w:rsidRPr="007916FC">
        <w:rPr>
          <w:rFonts w:ascii="Verdana" w:hAnsi="Verdana" w:cs="Verdana"/>
          <w:b/>
          <w:bCs/>
          <w:color w:val="000000"/>
          <w:sz w:val="20"/>
          <w:szCs w:val="20"/>
          <w:lang w:val="en-US"/>
        </w:rPr>
        <w:t>(</w:t>
      </w:r>
      <w:proofErr w:type="gramEnd"/>
      <w:r w:rsidRPr="007916FC">
        <w:rPr>
          <w:rFonts w:ascii="Verdana" w:hAnsi="Verdana" w:cs="Verdana"/>
          <w:color w:val="000000"/>
          <w:sz w:val="18"/>
          <w:szCs w:val="18"/>
          <w:lang w:val="en-US"/>
        </w:rPr>
        <w:t>View</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v</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2150824C"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try</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28A35FB3"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closeBT</w:t>
      </w:r>
      <w:r w:rsidRPr="007916FC">
        <w:rPr>
          <w:rFonts w:ascii="Verdana" w:hAnsi="Verdana" w:cs="Verdana"/>
          <w:b/>
          <w:bCs/>
          <w:color w:val="000000"/>
          <w:sz w:val="20"/>
          <w:szCs w:val="20"/>
          <w:lang w:val="en-US"/>
        </w:rPr>
        <w:t>(</w:t>
      </w:r>
      <w:proofErr w:type="gramEnd"/>
      <w:r w:rsidRPr="007916FC">
        <w:rPr>
          <w:rFonts w:ascii="Verdana" w:hAnsi="Verdana" w:cs="Verdana"/>
          <w:b/>
          <w:bCs/>
          <w:color w:val="000000"/>
          <w:sz w:val="20"/>
          <w:szCs w:val="20"/>
          <w:lang w:val="en-US"/>
        </w:rPr>
        <w:t>);</w:t>
      </w:r>
    </w:p>
    <w:p w14:paraId="1E9B1173"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catch</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IOException</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ex</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3DF91DD4"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18FA1892"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430B6172" w14:textId="4E4F9240" w:rsidR="002A3E51" w:rsidRPr="007916FC" w:rsidRDefault="002A3E51" w:rsidP="003F5F9E">
      <w:pPr>
        <w:pStyle w:val="Heading4"/>
        <w:rPr>
          <w:lang w:val="en-US"/>
        </w:rPr>
      </w:pPr>
      <w:r>
        <w:rPr>
          <w:lang w:val="en-US"/>
        </w:rPr>
        <w:t>6.1.3 – OpenBTBtn_OnClick</w:t>
      </w:r>
    </w:p>
    <w:p w14:paraId="4D8D689D"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p>
    <w:p w14:paraId="44F32521"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public</w:t>
      </w: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void</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OpenBTBtn_</w:t>
      </w:r>
      <w:proofErr w:type="gramStart"/>
      <w:r w:rsidRPr="007916FC">
        <w:rPr>
          <w:rFonts w:ascii="Verdana" w:hAnsi="Verdana" w:cs="Verdana"/>
          <w:color w:val="000000"/>
          <w:sz w:val="18"/>
          <w:szCs w:val="18"/>
          <w:lang w:val="en-US"/>
        </w:rPr>
        <w:t>OnClick</w:t>
      </w:r>
      <w:r w:rsidRPr="007916FC">
        <w:rPr>
          <w:rFonts w:ascii="Verdana" w:hAnsi="Verdana" w:cs="Verdana"/>
          <w:b/>
          <w:bCs/>
          <w:color w:val="000000"/>
          <w:sz w:val="20"/>
          <w:szCs w:val="20"/>
          <w:lang w:val="en-US"/>
        </w:rPr>
        <w:t>(</w:t>
      </w:r>
      <w:proofErr w:type="gramEnd"/>
      <w:r w:rsidRPr="007916FC">
        <w:rPr>
          <w:rFonts w:ascii="Verdana" w:hAnsi="Verdana" w:cs="Verdana"/>
          <w:color w:val="000000"/>
          <w:sz w:val="18"/>
          <w:szCs w:val="18"/>
          <w:lang w:val="en-US"/>
        </w:rPr>
        <w:t>View</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v</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3EE43183"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try</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534C5637"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//first find the device</w:t>
      </w:r>
    </w:p>
    <w:p w14:paraId="32945DD7"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findBT</w:t>
      </w:r>
      <w:r w:rsidRPr="007916FC">
        <w:rPr>
          <w:rFonts w:ascii="Verdana" w:hAnsi="Verdana" w:cs="Verdana"/>
          <w:b/>
          <w:bCs/>
          <w:color w:val="000000"/>
          <w:sz w:val="20"/>
          <w:szCs w:val="20"/>
          <w:lang w:val="en-US"/>
        </w:rPr>
        <w:t>(</w:t>
      </w:r>
      <w:proofErr w:type="gramEnd"/>
      <w:r w:rsidRPr="007916FC">
        <w:rPr>
          <w:rFonts w:ascii="Verdana" w:hAnsi="Verdana" w:cs="Verdana"/>
          <w:b/>
          <w:bCs/>
          <w:color w:val="000000"/>
          <w:sz w:val="20"/>
          <w:szCs w:val="20"/>
          <w:lang w:val="en-US"/>
        </w:rPr>
        <w:t>);</w:t>
      </w:r>
    </w:p>
    <w:p w14:paraId="00E0BD21"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then establish connection</w:t>
      </w:r>
    </w:p>
    <w:p w14:paraId="48C43B0F"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openBT</w:t>
      </w:r>
      <w:r w:rsidRPr="007916FC">
        <w:rPr>
          <w:rFonts w:ascii="Verdana" w:hAnsi="Verdana" w:cs="Verdana"/>
          <w:b/>
          <w:bCs/>
          <w:color w:val="000000"/>
          <w:sz w:val="20"/>
          <w:szCs w:val="20"/>
          <w:lang w:val="en-US"/>
        </w:rPr>
        <w:t>(</w:t>
      </w:r>
      <w:proofErr w:type="gramEnd"/>
      <w:r w:rsidRPr="007916FC">
        <w:rPr>
          <w:rFonts w:ascii="Verdana" w:hAnsi="Verdana" w:cs="Verdana"/>
          <w:b/>
          <w:bCs/>
          <w:color w:val="000000"/>
          <w:sz w:val="20"/>
          <w:szCs w:val="20"/>
          <w:lang w:val="en-US"/>
        </w:rPr>
        <w:t>);</w:t>
      </w:r>
    </w:p>
    <w:p w14:paraId="2B1A7E67"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catch</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Exception</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ex</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326FED17"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//if something fails show the user</w:t>
      </w:r>
    </w:p>
    <w:p w14:paraId="0AE763A0"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Toast</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makeText</w:t>
      </w:r>
      <w:r w:rsidRPr="007916FC">
        <w:rPr>
          <w:rFonts w:ascii="Verdana" w:hAnsi="Verdana" w:cs="Verdana"/>
          <w:b/>
          <w:bCs/>
          <w:color w:val="000000"/>
          <w:sz w:val="20"/>
          <w:szCs w:val="20"/>
          <w:lang w:val="en-US"/>
        </w:rPr>
        <w:t>(</w:t>
      </w:r>
      <w:r w:rsidRPr="007916FC">
        <w:rPr>
          <w:rFonts w:ascii="Verdana" w:hAnsi="Verdana" w:cs="Verdana"/>
          <w:b/>
          <w:bCs/>
          <w:color w:val="00007F"/>
          <w:sz w:val="20"/>
          <w:szCs w:val="20"/>
          <w:lang w:val="en-US"/>
        </w:rPr>
        <w:t>this</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ex</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getMessage</w:t>
      </w:r>
      <w:proofErr w:type="gramEnd"/>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Toast</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LENGTH_SHORT</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show</w:t>
      </w:r>
      <w:r w:rsidRPr="007916FC">
        <w:rPr>
          <w:rFonts w:ascii="Verdana" w:hAnsi="Verdana" w:cs="Verdana"/>
          <w:b/>
          <w:bCs/>
          <w:color w:val="000000"/>
          <w:sz w:val="20"/>
          <w:szCs w:val="20"/>
          <w:lang w:val="en-US"/>
        </w:rPr>
        <w:t>();</w:t>
      </w:r>
    </w:p>
    <w:p w14:paraId="69E5A38D"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29C03B6E"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72C126BB" w14:textId="6064C907" w:rsidR="002A3E51" w:rsidRPr="007916FC" w:rsidRDefault="002A3E51" w:rsidP="003F5F9E">
      <w:pPr>
        <w:pStyle w:val="Heading4"/>
        <w:rPr>
          <w:lang w:val="en-US"/>
        </w:rPr>
      </w:pPr>
      <w:bookmarkStart w:id="194" w:name="_6.1.4_–_findBT"/>
      <w:bookmarkEnd w:id="194"/>
      <w:r>
        <w:rPr>
          <w:lang w:val="en-US"/>
        </w:rPr>
        <w:t>6.1.4 – findBT</w:t>
      </w:r>
    </w:p>
    <w:p w14:paraId="4EB4B151"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p>
    <w:p w14:paraId="05035FC6"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This function throws an exception if it fails, it makes the function try catch-able</w:t>
      </w:r>
    </w:p>
    <w:p w14:paraId="6D7DDF42"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void</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findBT</w:t>
      </w:r>
      <w:r w:rsidRPr="007916FC">
        <w:rPr>
          <w:rFonts w:ascii="Verdana" w:hAnsi="Verdana" w:cs="Verdana"/>
          <w:b/>
          <w:bCs/>
          <w:color w:val="000000"/>
          <w:sz w:val="20"/>
          <w:szCs w:val="20"/>
          <w:lang w:val="en-US"/>
        </w:rPr>
        <w:t>(</w:t>
      </w:r>
      <w:proofErr w:type="gramEnd"/>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throws</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Exception</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10EAC6E3"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p>
    <w:p w14:paraId="19DCB920"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mBluetoothAdapter</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BluetoothAdapter</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getDefaultAdapter</w:t>
      </w:r>
      <w:r w:rsidRPr="007916FC">
        <w:rPr>
          <w:rFonts w:ascii="Verdana" w:hAnsi="Verdana" w:cs="Verdana"/>
          <w:b/>
          <w:bCs/>
          <w:color w:val="000000"/>
          <w:sz w:val="20"/>
          <w:szCs w:val="20"/>
          <w:lang w:val="en-US"/>
        </w:rPr>
        <w:t>();</w:t>
      </w:r>
    </w:p>
    <w:p w14:paraId="43B6BF1E"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p>
    <w:p w14:paraId="54CEA81B"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if the current device has no bluetooth radio</w:t>
      </w:r>
    </w:p>
    <w:p w14:paraId="1713F538"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if</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mBluetoothAdapter</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null</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73B31DE9"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WriteLog</w:t>
      </w:r>
      <w:r w:rsidRPr="007916FC">
        <w:rPr>
          <w:rFonts w:ascii="Verdana" w:hAnsi="Verdana" w:cs="Verdana"/>
          <w:b/>
          <w:bCs/>
          <w:color w:val="000000"/>
          <w:sz w:val="20"/>
          <w:szCs w:val="20"/>
          <w:lang w:val="en-US"/>
        </w:rPr>
        <w:t>(</w:t>
      </w:r>
      <w:proofErr w:type="gramEnd"/>
      <w:r w:rsidRPr="007916FC">
        <w:rPr>
          <w:rFonts w:ascii="Verdana" w:hAnsi="Verdana" w:cs="Verdana"/>
          <w:color w:val="7F007F"/>
          <w:sz w:val="20"/>
          <w:szCs w:val="20"/>
          <w:lang w:val="en-US"/>
        </w:rPr>
        <w:t>"No bluetooth adapter available"</w:t>
      </w:r>
      <w:r w:rsidRPr="007916FC">
        <w:rPr>
          <w:rFonts w:ascii="Verdana" w:hAnsi="Verdana" w:cs="Verdana"/>
          <w:b/>
          <w:bCs/>
          <w:color w:val="000000"/>
          <w:sz w:val="20"/>
          <w:szCs w:val="20"/>
          <w:lang w:val="en-US"/>
        </w:rPr>
        <w:t>);</w:t>
      </w:r>
    </w:p>
    <w:p w14:paraId="398F792B"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50283479"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p>
    <w:p w14:paraId="3171D53B"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if bluetooth is disabled, offer to enable it</w:t>
      </w:r>
    </w:p>
    <w:p w14:paraId="770E1903"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if</w:t>
      </w:r>
      <w:r w:rsidRPr="007916FC">
        <w:rPr>
          <w:rFonts w:ascii="Verdana" w:hAnsi="Verdana" w:cs="Verdana"/>
          <w:color w:val="808080"/>
          <w:sz w:val="20"/>
          <w:szCs w:val="20"/>
          <w:lang w:val="en-US"/>
        </w:rPr>
        <w:t xml:space="preserve"> </w:t>
      </w:r>
      <w:proofErr w:type="gramStart"/>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mBluetoothAdapter</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isEnabled</w:t>
      </w:r>
      <w:proofErr w:type="gramEnd"/>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72E28D76"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Intent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enableBluetooth</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new</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Intent</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BluetoothAdapter</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ACTION_REQUEST_ENABLE</w:t>
      </w:r>
      <w:r w:rsidRPr="007916FC">
        <w:rPr>
          <w:rFonts w:ascii="Verdana" w:hAnsi="Verdana" w:cs="Verdana"/>
          <w:b/>
          <w:bCs/>
          <w:color w:val="000000"/>
          <w:sz w:val="20"/>
          <w:szCs w:val="20"/>
          <w:lang w:val="en-US"/>
        </w:rPr>
        <w:t>);</w:t>
      </w:r>
    </w:p>
    <w:p w14:paraId="7859CDFE"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startActivityForResult</w:t>
      </w:r>
      <w:r w:rsidRPr="007916FC">
        <w:rPr>
          <w:rFonts w:ascii="Verdana" w:hAnsi="Verdana" w:cs="Verdana"/>
          <w:b/>
          <w:bCs/>
          <w:color w:val="000000"/>
          <w:sz w:val="20"/>
          <w:szCs w:val="20"/>
          <w:lang w:val="en-US"/>
        </w:rPr>
        <w:t>(</w:t>
      </w:r>
      <w:proofErr w:type="gramEnd"/>
      <w:r w:rsidRPr="007916FC">
        <w:rPr>
          <w:rFonts w:ascii="Verdana" w:hAnsi="Verdana" w:cs="Verdana"/>
          <w:color w:val="000000"/>
          <w:sz w:val="18"/>
          <w:szCs w:val="18"/>
          <w:lang w:val="en-US"/>
        </w:rPr>
        <w:t>enableBluetooth</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7F7F"/>
          <w:sz w:val="20"/>
          <w:szCs w:val="20"/>
          <w:lang w:val="en-US"/>
        </w:rPr>
        <w:t>0</w:t>
      </w:r>
      <w:r w:rsidRPr="007916FC">
        <w:rPr>
          <w:rFonts w:ascii="Verdana" w:hAnsi="Verdana" w:cs="Verdana"/>
          <w:b/>
          <w:bCs/>
          <w:color w:val="000000"/>
          <w:sz w:val="20"/>
          <w:szCs w:val="20"/>
          <w:lang w:val="en-US"/>
        </w:rPr>
        <w:t>);</w:t>
      </w:r>
    </w:p>
    <w:p w14:paraId="2840794B"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4C79FB00"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p>
    <w:p w14:paraId="7E9F1726"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get a list of paired devices</w:t>
      </w:r>
    </w:p>
    <w:p w14:paraId="3847F914"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Set</w:t>
      </w:r>
      <w:r w:rsidRPr="007916FC">
        <w:rPr>
          <w:rFonts w:ascii="Verdana" w:hAnsi="Verdana" w:cs="Verdana"/>
          <w:b/>
          <w:bCs/>
          <w:color w:val="000000"/>
          <w:sz w:val="20"/>
          <w:szCs w:val="20"/>
          <w:lang w:val="en-US"/>
        </w:rPr>
        <w:t>&lt;</w:t>
      </w:r>
      <w:r w:rsidRPr="007916FC">
        <w:rPr>
          <w:rFonts w:ascii="Verdana" w:hAnsi="Verdana" w:cs="Verdana"/>
          <w:color w:val="000000"/>
          <w:sz w:val="18"/>
          <w:szCs w:val="18"/>
          <w:lang w:val="en-US"/>
        </w:rPr>
        <w:t>BluetoothDevice</w:t>
      </w:r>
      <w:r w:rsidRPr="007916FC">
        <w:rPr>
          <w:rFonts w:ascii="Verdana" w:hAnsi="Verdana" w:cs="Verdana"/>
          <w:b/>
          <w:bCs/>
          <w:color w:val="000000"/>
          <w:sz w:val="20"/>
          <w:szCs w:val="20"/>
          <w:lang w:val="en-US"/>
        </w:rPr>
        <w:t>&gt;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pairedDevices</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mBluetoothAdapter</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getBondedDevices</w:t>
      </w:r>
      <w:r w:rsidRPr="007916FC">
        <w:rPr>
          <w:rFonts w:ascii="Verdana" w:hAnsi="Verdana" w:cs="Verdana"/>
          <w:b/>
          <w:bCs/>
          <w:color w:val="000000"/>
          <w:sz w:val="20"/>
          <w:szCs w:val="20"/>
          <w:lang w:val="en-US"/>
        </w:rPr>
        <w:t>();</w:t>
      </w:r>
    </w:p>
    <w:p w14:paraId="3C2B39E0"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if there is more that 0 devices</w:t>
      </w:r>
    </w:p>
    <w:p w14:paraId="61581666"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if</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pairedDevices</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size</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&gt;</w:t>
      </w:r>
      <w:r w:rsidRPr="007916FC">
        <w:rPr>
          <w:rFonts w:ascii="Verdana" w:hAnsi="Verdana" w:cs="Verdana"/>
          <w:color w:val="808080"/>
          <w:sz w:val="20"/>
          <w:szCs w:val="20"/>
          <w:lang w:val="en-US"/>
        </w:rPr>
        <w:t xml:space="preserve"> </w:t>
      </w:r>
      <w:r w:rsidRPr="007916FC">
        <w:rPr>
          <w:rFonts w:ascii="Verdana" w:hAnsi="Verdana" w:cs="Verdana"/>
          <w:color w:val="007F7F"/>
          <w:sz w:val="20"/>
          <w:szCs w:val="20"/>
          <w:lang w:val="en-US"/>
        </w:rPr>
        <w:t>0</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0B602099"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//foreach device in list</w:t>
      </w:r>
    </w:p>
    <w:p w14:paraId="01CF4362"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for</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BluetoothDevice</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device</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roofErr w:type="gramEnd"/>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pairedDevices</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0758CA1E"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HC-06 is the name of the bluetooth module in raven dev kit</w:t>
      </w:r>
    </w:p>
    <w:p w14:paraId="744E8743"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if</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roofErr w:type="gramStart"/>
      <w:r w:rsidRPr="007916FC">
        <w:rPr>
          <w:rFonts w:ascii="Verdana" w:hAnsi="Verdana" w:cs="Verdana"/>
          <w:color w:val="000000"/>
          <w:sz w:val="18"/>
          <w:szCs w:val="18"/>
          <w:lang w:val="en-US"/>
        </w:rPr>
        <w:t>device</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getName</w:t>
      </w:r>
      <w:proofErr w:type="gramEnd"/>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equals</w:t>
      </w:r>
      <w:r w:rsidRPr="007916FC">
        <w:rPr>
          <w:rFonts w:ascii="Verdana" w:hAnsi="Verdana" w:cs="Verdana"/>
          <w:b/>
          <w:bCs/>
          <w:color w:val="000000"/>
          <w:sz w:val="20"/>
          <w:szCs w:val="20"/>
          <w:lang w:val="en-US"/>
        </w:rPr>
        <w:t>(</w:t>
      </w:r>
      <w:r w:rsidRPr="007916FC">
        <w:rPr>
          <w:rFonts w:ascii="Verdana" w:hAnsi="Verdana" w:cs="Verdana"/>
          <w:color w:val="7F007F"/>
          <w:sz w:val="20"/>
          <w:szCs w:val="20"/>
          <w:lang w:val="en-US"/>
        </w:rPr>
        <w:t>"HC-06"</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03A8062D"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mmDevice</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device</w:t>
      </w:r>
      <w:r w:rsidRPr="007916FC">
        <w:rPr>
          <w:rFonts w:ascii="Verdana" w:hAnsi="Verdana" w:cs="Verdana"/>
          <w:b/>
          <w:bCs/>
          <w:color w:val="000000"/>
          <w:sz w:val="20"/>
          <w:szCs w:val="20"/>
          <w:lang w:val="en-US"/>
        </w:rPr>
        <w:t>;</w:t>
      </w:r>
    </w:p>
    <w:p w14:paraId="6001A5D1"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WriteLog</w:t>
      </w:r>
      <w:r w:rsidRPr="007916FC">
        <w:rPr>
          <w:rFonts w:ascii="Verdana" w:hAnsi="Verdana" w:cs="Verdana"/>
          <w:b/>
          <w:bCs/>
          <w:color w:val="000000"/>
          <w:sz w:val="20"/>
          <w:szCs w:val="20"/>
          <w:lang w:val="en-US"/>
        </w:rPr>
        <w:t>(</w:t>
      </w:r>
      <w:proofErr w:type="gramEnd"/>
      <w:r w:rsidRPr="007916FC">
        <w:rPr>
          <w:rFonts w:ascii="Verdana" w:hAnsi="Verdana" w:cs="Verdana"/>
          <w:color w:val="7F007F"/>
          <w:sz w:val="20"/>
          <w:szCs w:val="20"/>
          <w:lang w:val="en-US"/>
        </w:rPr>
        <w:t>"Bluetooth Device Found"</w:t>
      </w:r>
      <w:r w:rsidRPr="007916FC">
        <w:rPr>
          <w:rFonts w:ascii="Verdana" w:hAnsi="Verdana" w:cs="Verdana"/>
          <w:b/>
          <w:bCs/>
          <w:color w:val="000000"/>
          <w:sz w:val="20"/>
          <w:szCs w:val="20"/>
          <w:lang w:val="en-US"/>
        </w:rPr>
        <w:t>);</w:t>
      </w:r>
    </w:p>
    <w:p w14:paraId="3A4328FB"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break</w:t>
      </w:r>
      <w:r w:rsidRPr="007916FC">
        <w:rPr>
          <w:rFonts w:ascii="Verdana" w:hAnsi="Verdana" w:cs="Verdana"/>
          <w:b/>
          <w:bCs/>
          <w:color w:val="000000"/>
          <w:sz w:val="20"/>
          <w:szCs w:val="20"/>
          <w:lang w:val="en-US"/>
        </w:rPr>
        <w:t>;</w:t>
      </w:r>
    </w:p>
    <w:p w14:paraId="3D87E7CC"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21D442F2"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6718FC7A"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449AC7DC"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p>
    <w:p w14:paraId="00F22036"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63CA7090" w14:textId="1E899239" w:rsidR="007916FC" w:rsidRPr="007916FC" w:rsidRDefault="002A3E51" w:rsidP="003F5F9E">
      <w:pPr>
        <w:pStyle w:val="Heading4"/>
        <w:rPr>
          <w:lang w:val="en-US"/>
        </w:rPr>
      </w:pPr>
      <w:bookmarkStart w:id="195" w:name="_6.1.5_-_openBT"/>
      <w:bookmarkEnd w:id="195"/>
      <w:r>
        <w:rPr>
          <w:lang w:val="en-US"/>
        </w:rPr>
        <w:t>6.1.5 - openBT</w:t>
      </w:r>
    </w:p>
    <w:p w14:paraId="684D1FF3"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void</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openBT</w:t>
      </w:r>
      <w:r w:rsidRPr="007916FC">
        <w:rPr>
          <w:rFonts w:ascii="Verdana" w:hAnsi="Verdana" w:cs="Verdana"/>
          <w:b/>
          <w:bCs/>
          <w:color w:val="000000"/>
          <w:sz w:val="20"/>
          <w:szCs w:val="20"/>
          <w:lang w:val="en-US"/>
        </w:rPr>
        <w:t>(</w:t>
      </w:r>
      <w:proofErr w:type="gramEnd"/>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throws</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Exception</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71CF9833"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p>
    <w:p w14:paraId="440EBE16"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p>
    <w:p w14:paraId="049F18A7"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//DONT CHANGE, THIS DEFINES THE BLUETOOTH SERIAL PROTOCOL</w:t>
      </w:r>
    </w:p>
    <w:p w14:paraId="66817D28"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Bluetooth is kind of strange you have to tell it which protocol to use</w:t>
      </w:r>
    </w:p>
    <w:p w14:paraId="10AB541B"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this is the protocol code of serial communication</w:t>
      </w:r>
    </w:p>
    <w:p w14:paraId="17C64ADB"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But it's also possible to tell it you are a keyboard, mouse, apache helicopter you can be anything in software!</w:t>
      </w:r>
    </w:p>
    <w:p w14:paraId="2D326C22"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UUID</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uuid</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UUID</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fromString</w:t>
      </w:r>
      <w:r w:rsidRPr="007916FC">
        <w:rPr>
          <w:rFonts w:ascii="Verdana" w:hAnsi="Verdana" w:cs="Verdana"/>
          <w:b/>
          <w:bCs/>
          <w:color w:val="000000"/>
          <w:sz w:val="20"/>
          <w:szCs w:val="20"/>
          <w:lang w:val="en-US"/>
        </w:rPr>
        <w:t>(</w:t>
      </w:r>
      <w:r w:rsidRPr="007916FC">
        <w:rPr>
          <w:rFonts w:ascii="Verdana" w:hAnsi="Verdana" w:cs="Verdana"/>
          <w:color w:val="7F007F"/>
          <w:sz w:val="20"/>
          <w:szCs w:val="20"/>
          <w:lang w:val="en-US"/>
        </w:rPr>
        <w:t>"00001101-0000-1000-8000-00805F9B34FB"</w:t>
      </w:r>
      <w:r w:rsidRPr="007916FC">
        <w:rPr>
          <w:rFonts w:ascii="Verdana" w:hAnsi="Verdana" w:cs="Verdana"/>
          <w:b/>
          <w:bCs/>
          <w:color w:val="000000"/>
          <w:sz w:val="20"/>
          <w:szCs w:val="20"/>
          <w:lang w:val="en-US"/>
        </w:rPr>
        <w:t>);</w:t>
      </w:r>
    </w:p>
    <w:p w14:paraId="026B0D27"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p>
    <w:p w14:paraId="5FE43881"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Send the protocol UID to BT and establish a socket connection</w:t>
      </w:r>
    </w:p>
    <w:p w14:paraId="51589491"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mmSocket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mmDevice</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createRfcommSocketToServiceRecord</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uuid</w:t>
      </w:r>
      <w:r w:rsidRPr="007916FC">
        <w:rPr>
          <w:rFonts w:ascii="Verdana" w:hAnsi="Verdana" w:cs="Verdana"/>
          <w:b/>
          <w:bCs/>
          <w:color w:val="000000"/>
          <w:sz w:val="20"/>
          <w:szCs w:val="20"/>
          <w:lang w:val="en-US"/>
        </w:rPr>
        <w:t>);</w:t>
      </w:r>
    </w:p>
    <w:p w14:paraId="4E485824"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WriteLog</w:t>
      </w:r>
      <w:r w:rsidRPr="007916FC">
        <w:rPr>
          <w:rFonts w:ascii="Verdana" w:hAnsi="Verdana" w:cs="Verdana"/>
          <w:b/>
          <w:bCs/>
          <w:color w:val="000000"/>
          <w:sz w:val="20"/>
          <w:szCs w:val="20"/>
          <w:lang w:val="en-US"/>
        </w:rPr>
        <w:t>(</w:t>
      </w:r>
      <w:proofErr w:type="gramEnd"/>
      <w:r w:rsidRPr="007916FC">
        <w:rPr>
          <w:rFonts w:ascii="Verdana" w:hAnsi="Verdana" w:cs="Verdana"/>
          <w:color w:val="7F007F"/>
          <w:sz w:val="20"/>
          <w:szCs w:val="20"/>
          <w:lang w:val="en-US"/>
        </w:rPr>
        <w:t>"Initializing Socket... Please wait"</w:t>
      </w:r>
      <w:r w:rsidRPr="007916FC">
        <w:rPr>
          <w:rFonts w:ascii="Verdana" w:hAnsi="Verdana" w:cs="Verdana"/>
          <w:b/>
          <w:bCs/>
          <w:color w:val="000000"/>
          <w:sz w:val="20"/>
          <w:szCs w:val="20"/>
          <w:lang w:val="en-US"/>
        </w:rPr>
        <w:t>);</w:t>
      </w:r>
    </w:p>
    <w:p w14:paraId="486A3245"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mmSocket</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connect</w:t>
      </w:r>
      <w:r w:rsidRPr="007916FC">
        <w:rPr>
          <w:rFonts w:ascii="Verdana" w:hAnsi="Verdana" w:cs="Verdana"/>
          <w:b/>
          <w:bCs/>
          <w:color w:val="000000"/>
          <w:sz w:val="20"/>
          <w:szCs w:val="20"/>
          <w:lang w:val="en-US"/>
        </w:rPr>
        <w:t>();</w:t>
      </w:r>
    </w:p>
    <w:p w14:paraId="2D176F10"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p>
    <w:p w14:paraId="770C8529"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Connection established now we get the I/O buffers</w:t>
      </w:r>
    </w:p>
    <w:p w14:paraId="365D799F"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WriteLog</w:t>
      </w:r>
      <w:r w:rsidRPr="007916FC">
        <w:rPr>
          <w:rFonts w:ascii="Verdana" w:hAnsi="Verdana" w:cs="Verdana"/>
          <w:b/>
          <w:bCs/>
          <w:color w:val="000000"/>
          <w:sz w:val="20"/>
          <w:szCs w:val="20"/>
          <w:lang w:val="en-US"/>
        </w:rPr>
        <w:t>(</w:t>
      </w:r>
      <w:proofErr w:type="gramEnd"/>
      <w:r w:rsidRPr="007916FC">
        <w:rPr>
          <w:rFonts w:ascii="Verdana" w:hAnsi="Verdana" w:cs="Verdana"/>
          <w:color w:val="7F007F"/>
          <w:sz w:val="20"/>
          <w:szCs w:val="20"/>
          <w:lang w:val="en-US"/>
        </w:rPr>
        <w:t>"Socket connected!"</w:t>
      </w:r>
      <w:r w:rsidRPr="007916FC">
        <w:rPr>
          <w:rFonts w:ascii="Verdana" w:hAnsi="Verdana" w:cs="Verdana"/>
          <w:b/>
          <w:bCs/>
          <w:color w:val="000000"/>
          <w:sz w:val="20"/>
          <w:szCs w:val="20"/>
          <w:lang w:val="en-US"/>
        </w:rPr>
        <w:t>);</w:t>
      </w:r>
    </w:p>
    <w:p w14:paraId="3B0F88D3"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mmOutputStream</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mmSocket</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getOutputStream</w:t>
      </w:r>
      <w:r w:rsidRPr="007916FC">
        <w:rPr>
          <w:rFonts w:ascii="Verdana" w:hAnsi="Verdana" w:cs="Verdana"/>
          <w:b/>
          <w:bCs/>
          <w:color w:val="000000"/>
          <w:sz w:val="20"/>
          <w:szCs w:val="20"/>
          <w:lang w:val="en-US"/>
        </w:rPr>
        <w:t>();</w:t>
      </w:r>
    </w:p>
    <w:p w14:paraId="5E00EC1B"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mmInputStream</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mmSocket</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getInputStream</w:t>
      </w:r>
      <w:r w:rsidRPr="007916FC">
        <w:rPr>
          <w:rFonts w:ascii="Verdana" w:hAnsi="Verdana" w:cs="Verdana"/>
          <w:b/>
          <w:bCs/>
          <w:color w:val="000000"/>
          <w:sz w:val="20"/>
          <w:szCs w:val="20"/>
          <w:lang w:val="en-US"/>
        </w:rPr>
        <w:t>();</w:t>
      </w:r>
    </w:p>
    <w:p w14:paraId="646E9F66"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p>
    <w:p w14:paraId="02E5F2DC"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WriteLog</w:t>
      </w:r>
      <w:r w:rsidRPr="007916FC">
        <w:rPr>
          <w:rFonts w:ascii="Verdana" w:hAnsi="Verdana" w:cs="Verdana"/>
          <w:b/>
          <w:bCs/>
          <w:color w:val="000000"/>
          <w:sz w:val="20"/>
          <w:szCs w:val="20"/>
          <w:lang w:val="en-US"/>
        </w:rPr>
        <w:t>(</w:t>
      </w:r>
      <w:proofErr w:type="gramEnd"/>
      <w:r w:rsidRPr="007916FC">
        <w:rPr>
          <w:rFonts w:ascii="Verdana" w:hAnsi="Verdana" w:cs="Verdana"/>
          <w:color w:val="7F007F"/>
          <w:sz w:val="20"/>
          <w:szCs w:val="20"/>
          <w:lang w:val="en-US"/>
        </w:rPr>
        <w:t>"Listening.."</w:t>
      </w:r>
      <w:r w:rsidRPr="007916FC">
        <w:rPr>
          <w:rFonts w:ascii="Verdana" w:hAnsi="Verdana" w:cs="Verdana"/>
          <w:b/>
          <w:bCs/>
          <w:color w:val="000000"/>
          <w:sz w:val="20"/>
          <w:szCs w:val="20"/>
          <w:lang w:val="en-US"/>
        </w:rPr>
        <w:t>);</w:t>
      </w:r>
    </w:p>
    <w:p w14:paraId="4AA29D7D"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p>
    <w:p w14:paraId="5B80ADC3"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//Listen for data</w:t>
      </w:r>
    </w:p>
    <w:p w14:paraId="7296EB27"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beginListenForData</w:t>
      </w:r>
      <w:r w:rsidRPr="007916FC">
        <w:rPr>
          <w:rFonts w:ascii="Verdana" w:hAnsi="Verdana" w:cs="Verdana"/>
          <w:b/>
          <w:bCs/>
          <w:color w:val="000000"/>
          <w:sz w:val="20"/>
          <w:szCs w:val="20"/>
          <w:lang w:val="en-US"/>
        </w:rPr>
        <w:t>(</w:t>
      </w:r>
      <w:proofErr w:type="gramEnd"/>
      <w:r w:rsidRPr="007916FC">
        <w:rPr>
          <w:rFonts w:ascii="Verdana" w:hAnsi="Verdana" w:cs="Verdana"/>
          <w:b/>
          <w:bCs/>
          <w:color w:val="000000"/>
          <w:sz w:val="20"/>
          <w:szCs w:val="20"/>
          <w:lang w:val="en-US"/>
        </w:rPr>
        <w:t>);</w:t>
      </w:r>
    </w:p>
    <w:p w14:paraId="22C824CA"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p>
    <w:p w14:paraId="73382954"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WriteLog</w:t>
      </w:r>
      <w:r w:rsidRPr="007916FC">
        <w:rPr>
          <w:rFonts w:ascii="Verdana" w:hAnsi="Verdana" w:cs="Verdana"/>
          <w:b/>
          <w:bCs/>
          <w:color w:val="000000"/>
          <w:sz w:val="20"/>
          <w:szCs w:val="20"/>
          <w:lang w:val="en-US"/>
        </w:rPr>
        <w:t>(</w:t>
      </w:r>
      <w:proofErr w:type="gramEnd"/>
      <w:r w:rsidRPr="007916FC">
        <w:rPr>
          <w:rFonts w:ascii="Verdana" w:hAnsi="Verdana" w:cs="Verdana"/>
          <w:color w:val="7F007F"/>
          <w:sz w:val="20"/>
          <w:szCs w:val="20"/>
          <w:lang w:val="en-US"/>
        </w:rPr>
        <w:t>"Bluetooth Opened"</w:t>
      </w:r>
      <w:r w:rsidRPr="007916FC">
        <w:rPr>
          <w:rFonts w:ascii="Verdana" w:hAnsi="Verdana" w:cs="Verdana"/>
          <w:b/>
          <w:bCs/>
          <w:color w:val="000000"/>
          <w:sz w:val="20"/>
          <w:szCs w:val="20"/>
          <w:lang w:val="en-US"/>
        </w:rPr>
        <w:t>);</w:t>
      </w:r>
    </w:p>
    <w:p w14:paraId="4C967473"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42FE4036" w14:textId="1A792C34" w:rsidR="007916FC" w:rsidRPr="007916FC" w:rsidRDefault="002A3E51" w:rsidP="003F5F9E">
      <w:pPr>
        <w:pStyle w:val="Heading4"/>
        <w:rPr>
          <w:lang w:val="en-US"/>
        </w:rPr>
      </w:pPr>
      <w:bookmarkStart w:id="196" w:name="_6.1.6_-_beginListenForData"/>
      <w:bookmarkEnd w:id="196"/>
      <w:r>
        <w:rPr>
          <w:lang w:val="en-US"/>
        </w:rPr>
        <w:t>6.1.6 - beginListenForData</w:t>
      </w:r>
    </w:p>
    <w:p w14:paraId="2EF228B1"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void</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beginListenForData</w:t>
      </w:r>
      <w:r w:rsidRPr="007916FC">
        <w:rPr>
          <w:rFonts w:ascii="Verdana" w:hAnsi="Verdana" w:cs="Verdana"/>
          <w:b/>
          <w:bCs/>
          <w:color w:val="000000"/>
          <w:sz w:val="20"/>
          <w:szCs w:val="20"/>
          <w:lang w:val="en-US"/>
        </w:rPr>
        <w:t>(</w:t>
      </w:r>
      <w:proofErr w:type="gramEnd"/>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1B0FD64F"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p>
    <w:p w14:paraId="499D5D87"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//setup of useful variables for later use</w:t>
      </w:r>
    </w:p>
    <w:p w14:paraId="3519F32A"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rPr>
        <w:t>final</w:t>
      </w:r>
      <w:r w:rsidRPr="007916FC">
        <w:rPr>
          <w:rFonts w:ascii="Verdana" w:hAnsi="Verdana" w:cs="Verdana"/>
          <w:color w:val="808080"/>
          <w:sz w:val="20"/>
          <w:szCs w:val="20"/>
        </w:rPr>
        <w:t xml:space="preserve"> </w:t>
      </w:r>
      <w:r w:rsidRPr="007916FC">
        <w:rPr>
          <w:rFonts w:ascii="Verdana" w:hAnsi="Verdana" w:cs="Verdana"/>
          <w:color w:val="000000"/>
          <w:sz w:val="18"/>
          <w:szCs w:val="18"/>
        </w:rPr>
        <w:t>Handler</w:t>
      </w:r>
      <w:r w:rsidRPr="007916FC">
        <w:rPr>
          <w:rFonts w:ascii="Verdana" w:hAnsi="Verdana" w:cs="Verdana"/>
          <w:color w:val="808080"/>
          <w:sz w:val="20"/>
          <w:szCs w:val="20"/>
        </w:rPr>
        <w:t xml:space="preserve"> </w:t>
      </w:r>
      <w:r w:rsidRPr="007916FC">
        <w:rPr>
          <w:rFonts w:ascii="Verdana" w:hAnsi="Verdana" w:cs="Verdana"/>
          <w:color w:val="000000"/>
          <w:sz w:val="18"/>
          <w:szCs w:val="18"/>
        </w:rPr>
        <w:t>handler</w:t>
      </w:r>
      <w:r w:rsidRPr="007916FC">
        <w:rPr>
          <w:rFonts w:ascii="Verdana" w:hAnsi="Verdana" w:cs="Verdana"/>
          <w:color w:val="808080"/>
          <w:sz w:val="20"/>
          <w:szCs w:val="20"/>
        </w:rPr>
        <w:t xml:space="preserve"> </w:t>
      </w:r>
      <w:r w:rsidRPr="007916FC">
        <w:rPr>
          <w:rFonts w:ascii="Verdana" w:hAnsi="Verdana" w:cs="Verdana"/>
          <w:b/>
          <w:bCs/>
          <w:color w:val="000000"/>
          <w:sz w:val="20"/>
          <w:szCs w:val="20"/>
        </w:rPr>
        <w:t>=</w:t>
      </w:r>
      <w:r w:rsidRPr="007916FC">
        <w:rPr>
          <w:rFonts w:ascii="Verdana" w:hAnsi="Verdana" w:cs="Verdana"/>
          <w:color w:val="808080"/>
          <w:sz w:val="20"/>
          <w:szCs w:val="20"/>
        </w:rPr>
        <w:t xml:space="preserve"> </w:t>
      </w:r>
      <w:r w:rsidRPr="007916FC">
        <w:rPr>
          <w:rFonts w:ascii="Verdana" w:hAnsi="Verdana" w:cs="Verdana"/>
          <w:b/>
          <w:bCs/>
          <w:color w:val="00007F"/>
          <w:sz w:val="20"/>
          <w:szCs w:val="20"/>
        </w:rPr>
        <w:t>new</w:t>
      </w:r>
      <w:r w:rsidRPr="007916FC">
        <w:rPr>
          <w:rFonts w:ascii="Verdana" w:hAnsi="Verdana" w:cs="Verdana"/>
          <w:color w:val="808080"/>
          <w:sz w:val="20"/>
          <w:szCs w:val="20"/>
        </w:rPr>
        <w:t xml:space="preserve"> </w:t>
      </w:r>
      <w:proofErr w:type="gramStart"/>
      <w:r w:rsidRPr="007916FC">
        <w:rPr>
          <w:rFonts w:ascii="Verdana" w:hAnsi="Verdana" w:cs="Verdana"/>
          <w:color w:val="000000"/>
          <w:sz w:val="18"/>
          <w:szCs w:val="18"/>
        </w:rPr>
        <w:t>Handler</w:t>
      </w:r>
      <w:r w:rsidRPr="007916FC">
        <w:rPr>
          <w:rFonts w:ascii="Verdana" w:hAnsi="Verdana" w:cs="Verdana"/>
          <w:b/>
          <w:bCs/>
          <w:color w:val="000000"/>
          <w:sz w:val="20"/>
          <w:szCs w:val="20"/>
        </w:rPr>
        <w:t>(</w:t>
      </w:r>
      <w:proofErr w:type="gramEnd"/>
      <w:r w:rsidRPr="007916FC">
        <w:rPr>
          <w:rFonts w:ascii="Verdana" w:hAnsi="Verdana" w:cs="Verdana"/>
          <w:b/>
          <w:bCs/>
          <w:color w:val="000000"/>
          <w:sz w:val="20"/>
          <w:szCs w:val="20"/>
        </w:rPr>
        <w:t>);</w:t>
      </w:r>
    </w:p>
    <w:p w14:paraId="3F92540C"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rPr>
        <w:t xml:space="preserve">               </w:t>
      </w:r>
      <w:r w:rsidRPr="007916FC">
        <w:rPr>
          <w:rFonts w:ascii="Verdana" w:hAnsi="Verdana" w:cs="Verdana"/>
          <w:b/>
          <w:bCs/>
          <w:color w:val="00007F"/>
          <w:sz w:val="20"/>
          <w:szCs w:val="20"/>
          <w:lang w:val="en-US"/>
        </w:rPr>
        <w:t>final</w:t>
      </w: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byte</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delimiter</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7F7F"/>
          <w:sz w:val="20"/>
          <w:szCs w:val="20"/>
          <w:lang w:val="en-US"/>
        </w:rPr>
        <w:t>10</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//This is the ASCII code for a newline character</w:t>
      </w:r>
    </w:p>
    <w:p w14:paraId="6BAF1644"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stopWorker</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false</w:t>
      </w:r>
      <w:r w:rsidRPr="007916FC">
        <w:rPr>
          <w:rFonts w:ascii="Verdana" w:hAnsi="Verdana" w:cs="Verdana"/>
          <w:b/>
          <w:bCs/>
          <w:color w:val="000000"/>
          <w:sz w:val="20"/>
          <w:szCs w:val="20"/>
          <w:lang w:val="en-US"/>
        </w:rPr>
        <w:t>;</w:t>
      </w:r>
    </w:p>
    <w:p w14:paraId="36F61A9A"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readBufferPosition</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7F7F"/>
          <w:sz w:val="20"/>
          <w:szCs w:val="20"/>
          <w:lang w:val="en-US"/>
        </w:rPr>
        <w:t>0</w:t>
      </w:r>
      <w:r w:rsidRPr="007916FC">
        <w:rPr>
          <w:rFonts w:ascii="Verdana" w:hAnsi="Verdana" w:cs="Verdana"/>
          <w:b/>
          <w:bCs/>
          <w:color w:val="000000"/>
          <w:sz w:val="20"/>
          <w:szCs w:val="20"/>
          <w:lang w:val="en-US"/>
        </w:rPr>
        <w:t>;</w:t>
      </w:r>
    </w:p>
    <w:p w14:paraId="1A674F01"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readBuffer</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new</w:t>
      </w:r>
      <w:r w:rsidRPr="007916FC">
        <w:rPr>
          <w:rFonts w:ascii="Verdana" w:hAnsi="Verdana" w:cs="Verdana"/>
          <w:color w:val="808080"/>
          <w:sz w:val="20"/>
          <w:szCs w:val="20"/>
          <w:lang w:val="en-US"/>
        </w:rPr>
        <w:t xml:space="preserve"> </w:t>
      </w:r>
      <w:proofErr w:type="gramStart"/>
      <w:r w:rsidRPr="007916FC">
        <w:rPr>
          <w:rFonts w:ascii="Verdana" w:hAnsi="Verdana" w:cs="Verdana"/>
          <w:b/>
          <w:bCs/>
          <w:color w:val="00007F"/>
          <w:sz w:val="20"/>
          <w:szCs w:val="20"/>
          <w:lang w:val="en-US"/>
        </w:rPr>
        <w:t>byte</w:t>
      </w:r>
      <w:r w:rsidRPr="007916FC">
        <w:rPr>
          <w:rFonts w:ascii="Verdana" w:hAnsi="Verdana" w:cs="Verdana"/>
          <w:b/>
          <w:bCs/>
          <w:color w:val="000000"/>
          <w:sz w:val="20"/>
          <w:szCs w:val="20"/>
          <w:lang w:val="en-US"/>
        </w:rPr>
        <w:t>[</w:t>
      </w:r>
      <w:proofErr w:type="gramEnd"/>
      <w:r w:rsidRPr="007916FC">
        <w:rPr>
          <w:rFonts w:ascii="Verdana" w:hAnsi="Verdana" w:cs="Verdana"/>
          <w:color w:val="007F7F"/>
          <w:sz w:val="20"/>
          <w:szCs w:val="20"/>
          <w:lang w:val="en-US"/>
        </w:rPr>
        <w:t>1024</w:t>
      </w:r>
      <w:r w:rsidRPr="007916FC">
        <w:rPr>
          <w:rFonts w:ascii="Verdana" w:hAnsi="Verdana" w:cs="Verdana"/>
          <w:b/>
          <w:bCs/>
          <w:color w:val="000000"/>
          <w:sz w:val="20"/>
          <w:szCs w:val="20"/>
          <w:lang w:val="en-US"/>
        </w:rPr>
        <w:t>];</w:t>
      </w:r>
    </w:p>
    <w:p w14:paraId="084E90AA"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p>
    <w:p w14:paraId="49107F2E"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initializes a Thread for reading info incomming from BT</w:t>
      </w:r>
    </w:p>
    <w:p w14:paraId="18EBF51C"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workerThread</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new</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Thread</w:t>
      </w:r>
      <w:r w:rsidRPr="007916FC">
        <w:rPr>
          <w:rFonts w:ascii="Verdana" w:hAnsi="Verdana" w:cs="Verdana"/>
          <w:b/>
          <w:bCs/>
          <w:color w:val="000000"/>
          <w:sz w:val="20"/>
          <w:szCs w:val="20"/>
          <w:lang w:val="en-US"/>
        </w:rPr>
        <w:t>(</w:t>
      </w:r>
      <w:proofErr w:type="gramEnd"/>
      <w:r w:rsidRPr="007916FC">
        <w:rPr>
          <w:rFonts w:ascii="Verdana" w:hAnsi="Verdana" w:cs="Verdana"/>
          <w:b/>
          <w:bCs/>
          <w:color w:val="00007F"/>
          <w:sz w:val="20"/>
          <w:szCs w:val="20"/>
          <w:lang w:val="en-US"/>
        </w:rPr>
        <w:t>new</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Runnable</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2F26EE24"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public</w:t>
      </w: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void</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run</w:t>
      </w:r>
      <w:r w:rsidRPr="007916FC">
        <w:rPr>
          <w:rFonts w:ascii="Verdana" w:hAnsi="Verdana" w:cs="Verdana"/>
          <w:b/>
          <w:bCs/>
          <w:color w:val="000000"/>
          <w:sz w:val="20"/>
          <w:szCs w:val="20"/>
          <w:lang w:val="en-US"/>
        </w:rPr>
        <w:t>(</w:t>
      </w:r>
      <w:proofErr w:type="gramEnd"/>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038AB30C"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//checks if it's allowed to run</w:t>
      </w:r>
    </w:p>
    <w:p w14:paraId="7B039046"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while</w:t>
      </w:r>
      <w:r w:rsidRPr="007916FC">
        <w:rPr>
          <w:rFonts w:ascii="Verdana" w:hAnsi="Verdana" w:cs="Verdana"/>
          <w:color w:val="808080"/>
          <w:sz w:val="20"/>
          <w:szCs w:val="20"/>
          <w:lang w:val="en-US"/>
        </w:rPr>
        <w:t xml:space="preserve"> </w:t>
      </w:r>
      <w:proofErr w:type="gramStart"/>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Thread</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currentThread</w:t>
      </w:r>
      <w:proofErr w:type="gramEnd"/>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isInterrupted</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&amp;&amp;</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stopWorker</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52C2C11E"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try</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14778720"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get any data that we can pull</w:t>
      </w:r>
    </w:p>
    <w:p w14:paraId="48878754"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int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bytesAvailable</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mmInputStream</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available</w:t>
      </w:r>
      <w:r w:rsidRPr="007916FC">
        <w:rPr>
          <w:rFonts w:ascii="Verdana" w:hAnsi="Verdana" w:cs="Verdana"/>
          <w:b/>
          <w:bCs/>
          <w:color w:val="000000"/>
          <w:sz w:val="20"/>
          <w:szCs w:val="20"/>
          <w:lang w:val="en-US"/>
        </w:rPr>
        <w:t>();</w:t>
      </w:r>
    </w:p>
    <w:p w14:paraId="125F7DE8"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checks if there actually is any data</w:t>
      </w:r>
    </w:p>
    <w:p w14:paraId="746DDF55"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if</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bytesAvailable</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&gt;</w:t>
      </w:r>
      <w:r w:rsidRPr="007916FC">
        <w:rPr>
          <w:rFonts w:ascii="Verdana" w:hAnsi="Verdana" w:cs="Verdana"/>
          <w:color w:val="808080"/>
          <w:sz w:val="20"/>
          <w:szCs w:val="20"/>
          <w:lang w:val="en-US"/>
        </w:rPr>
        <w:t xml:space="preserve"> </w:t>
      </w:r>
      <w:r w:rsidRPr="007916FC">
        <w:rPr>
          <w:rFonts w:ascii="Verdana" w:hAnsi="Verdana" w:cs="Verdana"/>
          <w:color w:val="007F7F"/>
          <w:sz w:val="20"/>
          <w:szCs w:val="20"/>
          <w:lang w:val="en-US"/>
        </w:rPr>
        <w:t>0</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361DA69B"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b/>
          <w:bCs/>
          <w:color w:val="00007F"/>
          <w:sz w:val="20"/>
          <w:szCs w:val="20"/>
          <w:lang w:val="en-US"/>
        </w:rPr>
        <w:t>byte</w:t>
      </w:r>
      <w:r w:rsidRPr="007916FC">
        <w:rPr>
          <w:rFonts w:ascii="Verdana" w:hAnsi="Verdana" w:cs="Verdana"/>
          <w:b/>
          <w:bCs/>
          <w:color w:val="000000"/>
          <w:sz w:val="20"/>
          <w:szCs w:val="20"/>
          <w:lang w:val="en-US"/>
        </w:rPr>
        <w:t>[</w:t>
      </w:r>
      <w:proofErr w:type="gramEnd"/>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packetBytes</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new</w:t>
      </w: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byte</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bytesAvailable</w:t>
      </w:r>
      <w:r w:rsidRPr="007916FC">
        <w:rPr>
          <w:rFonts w:ascii="Verdana" w:hAnsi="Verdana" w:cs="Verdana"/>
          <w:b/>
          <w:bCs/>
          <w:color w:val="000000"/>
          <w:sz w:val="20"/>
          <w:szCs w:val="20"/>
          <w:lang w:val="en-US"/>
        </w:rPr>
        <w:t>];</w:t>
      </w:r>
    </w:p>
    <w:p w14:paraId="2A8D6359"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read available data</w:t>
      </w:r>
    </w:p>
    <w:p w14:paraId="0D291B69"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mmInputStream</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read</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packetBytes</w:t>
      </w:r>
      <w:r w:rsidRPr="007916FC">
        <w:rPr>
          <w:rFonts w:ascii="Verdana" w:hAnsi="Verdana" w:cs="Verdana"/>
          <w:b/>
          <w:bCs/>
          <w:color w:val="000000"/>
          <w:sz w:val="20"/>
          <w:szCs w:val="20"/>
          <w:lang w:val="en-US"/>
        </w:rPr>
        <w:t>);</w:t>
      </w:r>
    </w:p>
    <w:p w14:paraId="7D0D48F5"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p>
    <w:p w14:paraId="01B4D997"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loops through everything that was recieved</w:t>
      </w:r>
    </w:p>
    <w:p w14:paraId="120C2FA1"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lastRenderedPageBreak/>
        <w:t xml:space="preserve">                                                       </w:t>
      </w:r>
      <w:r w:rsidRPr="007916FC">
        <w:rPr>
          <w:rFonts w:ascii="Verdana" w:hAnsi="Verdana" w:cs="Verdana"/>
          <w:b/>
          <w:bCs/>
          <w:color w:val="00007F"/>
          <w:sz w:val="20"/>
          <w:szCs w:val="20"/>
          <w:lang w:val="en-US"/>
        </w:rPr>
        <w:t>for</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b/>
          <w:bCs/>
          <w:color w:val="00007F"/>
          <w:sz w:val="20"/>
          <w:szCs w:val="20"/>
          <w:lang w:val="en-US"/>
        </w:rPr>
        <w:t>int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i</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7F7F"/>
          <w:sz w:val="20"/>
          <w:szCs w:val="20"/>
          <w:lang w:val="en-US"/>
        </w:rPr>
        <w:t>0</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i</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&lt;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bytesAvailable</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i</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788BE8B0"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byte</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b</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packetBytes</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i</w:t>
      </w:r>
      <w:r w:rsidRPr="007916FC">
        <w:rPr>
          <w:rFonts w:ascii="Verdana" w:hAnsi="Verdana" w:cs="Verdana"/>
          <w:b/>
          <w:bCs/>
          <w:color w:val="000000"/>
          <w:sz w:val="20"/>
          <w:szCs w:val="20"/>
          <w:lang w:val="en-US"/>
        </w:rPr>
        <w:t>];</w:t>
      </w:r>
    </w:p>
    <w:p w14:paraId="2A6A976F"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if the current data is a newline</w:t>
      </w:r>
    </w:p>
    <w:p w14:paraId="56403B97"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if</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b</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delimiter</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793AE785"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b/>
          <w:bCs/>
          <w:color w:val="00007F"/>
          <w:sz w:val="20"/>
          <w:szCs w:val="20"/>
          <w:lang w:val="en-US"/>
        </w:rPr>
        <w:t>byte</w:t>
      </w:r>
      <w:r w:rsidRPr="007916FC">
        <w:rPr>
          <w:rFonts w:ascii="Verdana" w:hAnsi="Verdana" w:cs="Verdana"/>
          <w:b/>
          <w:bCs/>
          <w:color w:val="000000"/>
          <w:sz w:val="20"/>
          <w:szCs w:val="20"/>
          <w:lang w:val="en-US"/>
        </w:rPr>
        <w:t>[</w:t>
      </w:r>
      <w:proofErr w:type="gramEnd"/>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encodedBytes</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new</w:t>
      </w: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byte</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readBufferPosition</w:t>
      </w:r>
      <w:r w:rsidRPr="007916FC">
        <w:rPr>
          <w:rFonts w:ascii="Verdana" w:hAnsi="Verdana" w:cs="Verdana"/>
          <w:b/>
          <w:bCs/>
          <w:color w:val="000000"/>
          <w:sz w:val="20"/>
          <w:szCs w:val="20"/>
          <w:lang w:val="en-US"/>
        </w:rPr>
        <w:t>];</w:t>
      </w:r>
    </w:p>
    <w:p w14:paraId="63D0C716"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System</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arraycopy</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readBuffer</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7F7F"/>
          <w:sz w:val="20"/>
          <w:szCs w:val="20"/>
          <w:lang w:val="en-US"/>
        </w:rPr>
        <w:t>0</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encodedBytes</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7F7F"/>
          <w:sz w:val="20"/>
          <w:szCs w:val="20"/>
          <w:lang w:val="en-US"/>
        </w:rPr>
        <w:t>0</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encodedBytes</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length</w:t>
      </w:r>
      <w:r w:rsidRPr="007916FC">
        <w:rPr>
          <w:rFonts w:ascii="Verdana" w:hAnsi="Verdana" w:cs="Verdana"/>
          <w:b/>
          <w:bCs/>
          <w:color w:val="000000"/>
          <w:sz w:val="20"/>
          <w:szCs w:val="20"/>
          <w:lang w:val="en-US"/>
        </w:rPr>
        <w:t>);</w:t>
      </w:r>
    </w:p>
    <w:p w14:paraId="5B7274E0"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form a full string of all the recieved data</w:t>
      </w:r>
    </w:p>
    <w:p w14:paraId="50FAA611"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final</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String</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data</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new</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String</w:t>
      </w:r>
      <w:r w:rsidRPr="007916FC">
        <w:rPr>
          <w:rFonts w:ascii="Verdana" w:hAnsi="Verdana" w:cs="Verdana"/>
          <w:b/>
          <w:bCs/>
          <w:color w:val="000000"/>
          <w:sz w:val="20"/>
          <w:szCs w:val="20"/>
          <w:lang w:val="en-US"/>
        </w:rPr>
        <w:t>(</w:t>
      </w:r>
      <w:proofErr w:type="gramEnd"/>
      <w:r w:rsidRPr="007916FC">
        <w:rPr>
          <w:rFonts w:ascii="Verdana" w:hAnsi="Verdana" w:cs="Verdana"/>
          <w:color w:val="000000"/>
          <w:sz w:val="18"/>
          <w:szCs w:val="18"/>
          <w:lang w:val="en-US"/>
        </w:rPr>
        <w:t>encodedBytes</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7F007F"/>
          <w:sz w:val="20"/>
          <w:szCs w:val="20"/>
          <w:lang w:val="en-US"/>
        </w:rPr>
        <w:t>"US-ASCII"</w:t>
      </w:r>
      <w:r w:rsidRPr="007916FC">
        <w:rPr>
          <w:rFonts w:ascii="Verdana" w:hAnsi="Verdana" w:cs="Verdana"/>
          <w:b/>
          <w:bCs/>
          <w:color w:val="000000"/>
          <w:sz w:val="20"/>
          <w:szCs w:val="20"/>
          <w:lang w:val="en-US"/>
        </w:rPr>
        <w:t>);</w:t>
      </w:r>
    </w:p>
    <w:p w14:paraId="3AC1BB35"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readBufferPosition</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7F7F"/>
          <w:sz w:val="20"/>
          <w:szCs w:val="20"/>
          <w:lang w:val="en-US"/>
        </w:rPr>
        <w:t>0</w:t>
      </w:r>
      <w:r w:rsidRPr="007916FC">
        <w:rPr>
          <w:rFonts w:ascii="Verdana" w:hAnsi="Verdana" w:cs="Verdana"/>
          <w:b/>
          <w:bCs/>
          <w:color w:val="000000"/>
          <w:sz w:val="20"/>
          <w:szCs w:val="20"/>
          <w:lang w:val="en-US"/>
        </w:rPr>
        <w:t>;</w:t>
      </w:r>
    </w:p>
    <w:p w14:paraId="3537C2B6"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p>
    <w:p w14:paraId="37358D85"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post the full recieved string to a thread to handle it</w:t>
      </w:r>
    </w:p>
    <w:p w14:paraId="1C82F325"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handler</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post</w:t>
      </w:r>
      <w:r w:rsidRPr="007916FC">
        <w:rPr>
          <w:rFonts w:ascii="Verdana" w:hAnsi="Verdana" w:cs="Verdana"/>
          <w:b/>
          <w:bCs/>
          <w:color w:val="000000"/>
          <w:sz w:val="20"/>
          <w:szCs w:val="20"/>
          <w:lang w:val="en-US"/>
        </w:rPr>
        <w:t>(</w:t>
      </w:r>
      <w:proofErr w:type="gramEnd"/>
      <w:r w:rsidRPr="007916FC">
        <w:rPr>
          <w:rFonts w:ascii="Verdana" w:hAnsi="Verdana" w:cs="Verdana"/>
          <w:b/>
          <w:bCs/>
          <w:color w:val="00007F"/>
          <w:sz w:val="20"/>
          <w:szCs w:val="20"/>
          <w:lang w:val="en-US"/>
        </w:rPr>
        <w:t>new</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Runnable</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66B6A563"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public</w:t>
      </w: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void</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run</w:t>
      </w:r>
      <w:r w:rsidRPr="007916FC">
        <w:rPr>
          <w:rFonts w:ascii="Verdana" w:hAnsi="Verdana" w:cs="Verdana"/>
          <w:b/>
          <w:bCs/>
          <w:color w:val="000000"/>
          <w:sz w:val="20"/>
          <w:szCs w:val="20"/>
          <w:lang w:val="en-US"/>
        </w:rPr>
        <w:t>(</w:t>
      </w:r>
      <w:proofErr w:type="gramEnd"/>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07F3A3BB"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parses the recieved string</w:t>
      </w:r>
    </w:p>
    <w:p w14:paraId="28DCEB77"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loadJson</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data</w:t>
      </w:r>
      <w:r w:rsidRPr="007916FC">
        <w:rPr>
          <w:rFonts w:ascii="Verdana" w:hAnsi="Verdana" w:cs="Verdana"/>
          <w:b/>
          <w:bCs/>
          <w:color w:val="000000"/>
          <w:sz w:val="20"/>
          <w:szCs w:val="20"/>
          <w:lang w:val="en-US"/>
        </w:rPr>
        <w:t>);</w:t>
      </w:r>
    </w:p>
    <w:p w14:paraId="3E42065A"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05FA8789"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772E4844"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p>
    <w:p w14:paraId="45974D11"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else</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58746276"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readBuffer</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readBufferPosition</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b</w:t>
      </w:r>
      <w:r w:rsidRPr="007916FC">
        <w:rPr>
          <w:rFonts w:ascii="Verdana" w:hAnsi="Verdana" w:cs="Verdana"/>
          <w:b/>
          <w:bCs/>
          <w:color w:val="000000"/>
          <w:sz w:val="20"/>
          <w:szCs w:val="20"/>
          <w:lang w:val="en-US"/>
        </w:rPr>
        <w:t>;</w:t>
      </w:r>
    </w:p>
    <w:p w14:paraId="03F2282E"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7BFC21FB"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12B0A002"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1CF73017"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catch</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IOException</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ex</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51FCA125"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if anything fails stop the connection</w:t>
      </w:r>
    </w:p>
    <w:p w14:paraId="63BEEA85"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stopWorker</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true</w:t>
      </w:r>
      <w:r w:rsidRPr="007916FC">
        <w:rPr>
          <w:rFonts w:ascii="Verdana" w:hAnsi="Verdana" w:cs="Verdana"/>
          <w:b/>
          <w:bCs/>
          <w:color w:val="000000"/>
          <w:sz w:val="20"/>
          <w:szCs w:val="20"/>
          <w:lang w:val="en-US"/>
        </w:rPr>
        <w:t>;</w:t>
      </w:r>
    </w:p>
    <w:p w14:paraId="2E37E79B"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31BCDF61"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35D25D50"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62528E11"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1421115F"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p>
    <w:p w14:paraId="53A43244"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start the thread</w:t>
      </w:r>
    </w:p>
    <w:p w14:paraId="5D2942DA"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workerThread</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start</w:t>
      </w:r>
      <w:r w:rsidRPr="007916FC">
        <w:rPr>
          <w:rFonts w:ascii="Verdana" w:hAnsi="Verdana" w:cs="Verdana"/>
          <w:b/>
          <w:bCs/>
          <w:color w:val="000000"/>
          <w:sz w:val="20"/>
          <w:szCs w:val="20"/>
          <w:lang w:val="en-US"/>
        </w:rPr>
        <w:t>();</w:t>
      </w:r>
    </w:p>
    <w:p w14:paraId="12F69178"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18376E21"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p>
    <w:p w14:paraId="2188B10C" w14:textId="08AFE544" w:rsidR="007916FC" w:rsidRPr="007916FC" w:rsidRDefault="002A3E51" w:rsidP="003F5F9E">
      <w:pPr>
        <w:pStyle w:val="Heading4"/>
        <w:rPr>
          <w:lang w:val="en-US"/>
        </w:rPr>
      </w:pPr>
      <w:r>
        <w:rPr>
          <w:lang w:val="en-US"/>
        </w:rPr>
        <w:t>6.1.7 - WriteLog</w:t>
      </w:r>
    </w:p>
    <w:p w14:paraId="13FCD0A9"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public</w:t>
      </w: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void</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WriteLog</w:t>
      </w:r>
      <w:r w:rsidRPr="007916FC">
        <w:rPr>
          <w:rFonts w:ascii="Verdana" w:hAnsi="Verdana" w:cs="Verdana"/>
          <w:b/>
          <w:bCs/>
          <w:color w:val="000000"/>
          <w:sz w:val="20"/>
          <w:szCs w:val="20"/>
          <w:lang w:val="en-US"/>
        </w:rPr>
        <w:t>(</w:t>
      </w:r>
      <w:proofErr w:type="gramEnd"/>
      <w:r w:rsidRPr="007916FC">
        <w:rPr>
          <w:rFonts w:ascii="Verdana" w:hAnsi="Verdana" w:cs="Verdana"/>
          <w:color w:val="000000"/>
          <w:sz w:val="18"/>
          <w:szCs w:val="18"/>
          <w:lang w:val="en-US"/>
        </w:rPr>
        <w:t>String</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str</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64DD98D1"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most logging functions in pretty much every language uses tags as a way</w:t>
      </w:r>
    </w:p>
    <w:p w14:paraId="243C7753"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to filter some log entries from others</w:t>
      </w:r>
    </w:p>
    <w:p w14:paraId="3EBA661F"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this log entry for an example sets the tag as info</w:t>
      </w:r>
    </w:p>
    <w:p w14:paraId="0FEC8B3B"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android</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util</w:t>
      </w:r>
      <w:proofErr w:type="gramEnd"/>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Log</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println</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android</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util</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Log</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VERBOSE</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7F007F"/>
          <w:sz w:val="20"/>
          <w:szCs w:val="20"/>
          <w:lang w:val="en-US"/>
        </w:rPr>
        <w:t>"info"</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str</w:t>
      </w:r>
      <w:r w:rsidRPr="007916FC">
        <w:rPr>
          <w:rFonts w:ascii="Verdana" w:hAnsi="Verdana" w:cs="Verdana"/>
          <w:b/>
          <w:bCs/>
          <w:color w:val="000000"/>
          <w:sz w:val="20"/>
          <w:szCs w:val="20"/>
          <w:lang w:val="en-US"/>
        </w:rPr>
        <w:t>);</w:t>
      </w:r>
    </w:p>
    <w:p w14:paraId="00A6135B"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7E413105"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p>
    <w:p w14:paraId="1CE027D0" w14:textId="3A045CC1" w:rsidR="002A3E51" w:rsidRPr="007916FC" w:rsidRDefault="002A3E51" w:rsidP="003F5F9E">
      <w:pPr>
        <w:pStyle w:val="Heading4"/>
        <w:rPr>
          <w:lang w:val="en-US"/>
        </w:rPr>
      </w:pPr>
      <w:r>
        <w:rPr>
          <w:lang w:val="en-US"/>
        </w:rPr>
        <w:t>6.1.8 - SetTextFromPID</w:t>
      </w:r>
    </w:p>
    <w:p w14:paraId="2602780B"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//this tries to get the value from json with a given key</w:t>
      </w:r>
    </w:p>
    <w:p w14:paraId="47C3FA50"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and sets it as the text of the TextView v</w:t>
      </w:r>
    </w:p>
    <w:p w14:paraId="4466B15E"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void</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SetTextFromPID</w:t>
      </w:r>
      <w:r w:rsidRPr="007916FC">
        <w:rPr>
          <w:rFonts w:ascii="Verdana" w:hAnsi="Verdana" w:cs="Verdana"/>
          <w:b/>
          <w:bCs/>
          <w:color w:val="000000"/>
          <w:sz w:val="20"/>
          <w:szCs w:val="20"/>
          <w:lang w:val="en-US"/>
        </w:rPr>
        <w:t>(</w:t>
      </w:r>
      <w:proofErr w:type="gramEnd"/>
      <w:r w:rsidRPr="007916FC">
        <w:rPr>
          <w:rFonts w:ascii="Verdana" w:hAnsi="Verdana" w:cs="Verdana"/>
          <w:color w:val="000000"/>
          <w:sz w:val="18"/>
          <w:szCs w:val="18"/>
          <w:lang w:val="en-US"/>
        </w:rPr>
        <w:t>TextView</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v</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String</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PID</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JSONObject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j</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32AF48FA"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is the key even in the json?</w:t>
      </w:r>
    </w:p>
    <w:p w14:paraId="098F72E5"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if</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j</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has</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PID</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5F376706"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try</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6B7834FB"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//Sets the text of the textview</w:t>
      </w:r>
    </w:p>
    <w:p w14:paraId="7D957F49"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lastRenderedPageBreak/>
        <w:t xml:space="preserve">                               </w:t>
      </w:r>
      <w:r w:rsidRPr="007916FC">
        <w:rPr>
          <w:rFonts w:ascii="Verdana" w:hAnsi="Verdana" w:cs="Verdana"/>
          <w:color w:val="000000"/>
          <w:sz w:val="18"/>
          <w:szCs w:val="18"/>
          <w:lang w:val="en-US"/>
        </w:rPr>
        <w:t>v</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setText</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String</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valueOf</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j</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get</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PID</w:t>
      </w:r>
      <w:r w:rsidRPr="007916FC">
        <w:rPr>
          <w:rFonts w:ascii="Verdana" w:hAnsi="Verdana" w:cs="Verdana"/>
          <w:b/>
          <w:bCs/>
          <w:color w:val="000000"/>
          <w:sz w:val="20"/>
          <w:szCs w:val="20"/>
          <w:lang w:val="en-US"/>
        </w:rPr>
        <w:t>)));</w:t>
      </w:r>
    </w:p>
    <w:p w14:paraId="6B410855"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catch</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JSONException</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e</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38E9859D"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if the key is not in json, tell the log</w:t>
      </w:r>
    </w:p>
    <w:p w14:paraId="71B79EB1"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WriteLog</w:t>
      </w:r>
      <w:r w:rsidRPr="007916FC">
        <w:rPr>
          <w:rFonts w:ascii="Verdana" w:hAnsi="Verdana" w:cs="Verdana"/>
          <w:b/>
          <w:bCs/>
          <w:color w:val="000000"/>
          <w:sz w:val="20"/>
          <w:szCs w:val="20"/>
          <w:lang w:val="en-US"/>
        </w:rPr>
        <w:t>(</w:t>
      </w:r>
      <w:proofErr w:type="gramStart"/>
      <w:r w:rsidRPr="007916FC">
        <w:rPr>
          <w:rFonts w:ascii="Verdana" w:hAnsi="Verdana" w:cs="Verdana"/>
          <w:color w:val="000000"/>
          <w:sz w:val="18"/>
          <w:szCs w:val="18"/>
          <w:lang w:val="en-US"/>
        </w:rPr>
        <w:t>e</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toString</w:t>
      </w:r>
      <w:proofErr w:type="gramEnd"/>
      <w:r w:rsidRPr="007916FC">
        <w:rPr>
          <w:rFonts w:ascii="Verdana" w:hAnsi="Verdana" w:cs="Verdana"/>
          <w:b/>
          <w:bCs/>
          <w:color w:val="000000"/>
          <w:sz w:val="20"/>
          <w:szCs w:val="20"/>
          <w:lang w:val="en-US"/>
        </w:rPr>
        <w:t>());</w:t>
      </w:r>
    </w:p>
    <w:p w14:paraId="2C4FD128"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0D17B1E4"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else</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611040CE"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if everything fails, set text to null</w:t>
      </w:r>
    </w:p>
    <w:p w14:paraId="47931BE4"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v</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setText</w:t>
      </w:r>
      <w:r w:rsidRPr="007916FC">
        <w:rPr>
          <w:rFonts w:ascii="Verdana" w:hAnsi="Verdana" w:cs="Verdana"/>
          <w:b/>
          <w:bCs/>
          <w:color w:val="000000"/>
          <w:sz w:val="20"/>
          <w:szCs w:val="20"/>
          <w:lang w:val="en-US"/>
        </w:rPr>
        <w:t>(</w:t>
      </w:r>
      <w:r w:rsidRPr="007916FC">
        <w:rPr>
          <w:rFonts w:ascii="Verdana" w:hAnsi="Verdana" w:cs="Verdana"/>
          <w:color w:val="7F007F"/>
          <w:sz w:val="20"/>
          <w:szCs w:val="20"/>
          <w:lang w:val="en-US"/>
        </w:rPr>
        <w:t>"Null"</w:t>
      </w:r>
      <w:r w:rsidRPr="007916FC">
        <w:rPr>
          <w:rFonts w:ascii="Verdana" w:hAnsi="Verdana" w:cs="Verdana"/>
          <w:b/>
          <w:bCs/>
          <w:color w:val="000000"/>
          <w:sz w:val="20"/>
          <w:szCs w:val="20"/>
          <w:lang w:val="en-US"/>
        </w:rPr>
        <w:t>);</w:t>
      </w:r>
    </w:p>
    <w:p w14:paraId="71A1D9BC"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692AEE51"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2F057E5B"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p>
    <w:p w14:paraId="7FE14DA9" w14:textId="6DE43554" w:rsidR="002A3E51" w:rsidRPr="007916FC" w:rsidRDefault="002A3E51" w:rsidP="003F5F9E">
      <w:pPr>
        <w:pStyle w:val="Heading4"/>
        <w:rPr>
          <w:lang w:val="en-US"/>
        </w:rPr>
      </w:pPr>
      <w:bookmarkStart w:id="197" w:name="_6.1.9_-_loadJson"/>
      <w:bookmarkEnd w:id="197"/>
      <w:r>
        <w:rPr>
          <w:lang w:val="en-US"/>
        </w:rPr>
        <w:t>6.1.9 - loadJson</w:t>
      </w:r>
    </w:p>
    <w:p w14:paraId="00CD363D"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p>
    <w:p w14:paraId="5BA67915"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this is the function that handles the string we get from each packet from bluetooth</w:t>
      </w:r>
    </w:p>
    <w:p w14:paraId="1C7FF9F1"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void</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loadJson</w:t>
      </w:r>
      <w:r w:rsidRPr="007916FC">
        <w:rPr>
          <w:rFonts w:ascii="Verdana" w:hAnsi="Verdana" w:cs="Verdana"/>
          <w:b/>
          <w:bCs/>
          <w:color w:val="000000"/>
          <w:sz w:val="20"/>
          <w:szCs w:val="20"/>
          <w:lang w:val="en-US"/>
        </w:rPr>
        <w:t>(</w:t>
      </w:r>
      <w:proofErr w:type="gramEnd"/>
      <w:r w:rsidRPr="007916FC">
        <w:rPr>
          <w:rFonts w:ascii="Verdana" w:hAnsi="Verdana" w:cs="Verdana"/>
          <w:color w:val="000000"/>
          <w:sz w:val="18"/>
          <w:szCs w:val="18"/>
          <w:lang w:val="en-US"/>
        </w:rPr>
        <w:t>String</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json</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74A45349"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try</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5F1C1553"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JSONObject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j</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new</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JSONObject</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json</w:t>
      </w:r>
      <w:r w:rsidRPr="007916FC">
        <w:rPr>
          <w:rFonts w:ascii="Verdana" w:hAnsi="Verdana" w:cs="Verdana"/>
          <w:b/>
          <w:bCs/>
          <w:color w:val="000000"/>
          <w:sz w:val="20"/>
          <w:szCs w:val="20"/>
          <w:lang w:val="en-US"/>
        </w:rPr>
        <w:t>);</w:t>
      </w:r>
    </w:p>
    <w:p w14:paraId="536AEA17"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p>
    <w:p w14:paraId="47A3657F"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set a textview text to a specified key in the json object</w:t>
      </w:r>
    </w:p>
    <w:p w14:paraId="62799D9D"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SetTextFromPID</w:t>
      </w:r>
      <w:r w:rsidRPr="007916FC">
        <w:rPr>
          <w:rFonts w:ascii="Verdana" w:hAnsi="Verdana" w:cs="Verdana"/>
          <w:b/>
          <w:bCs/>
          <w:color w:val="000000"/>
          <w:sz w:val="20"/>
          <w:szCs w:val="20"/>
          <w:lang w:val="en-US"/>
        </w:rPr>
        <w:t>(</w:t>
      </w:r>
      <w:proofErr w:type="gramEnd"/>
      <w:r w:rsidRPr="007916FC">
        <w:rPr>
          <w:rFonts w:ascii="Verdana" w:hAnsi="Verdana" w:cs="Verdana"/>
          <w:color w:val="000000"/>
          <w:sz w:val="18"/>
          <w:szCs w:val="18"/>
          <w:lang w:val="en-US"/>
        </w:rPr>
        <w:t>time</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7F007F"/>
          <w:sz w:val="20"/>
          <w:szCs w:val="20"/>
          <w:lang w:val="en-US"/>
        </w:rPr>
        <w:t>"DeltaTime"</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j</w:t>
      </w:r>
      <w:r w:rsidRPr="007916FC">
        <w:rPr>
          <w:rFonts w:ascii="Verdana" w:hAnsi="Verdana" w:cs="Verdana"/>
          <w:b/>
          <w:bCs/>
          <w:color w:val="000000"/>
          <w:sz w:val="20"/>
          <w:szCs w:val="20"/>
          <w:lang w:val="en-US"/>
        </w:rPr>
        <w:t>);</w:t>
      </w:r>
    </w:p>
    <w:p w14:paraId="6EA08020"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SetTextFromPID</w:t>
      </w:r>
      <w:r w:rsidRPr="007916FC">
        <w:rPr>
          <w:rFonts w:ascii="Verdana" w:hAnsi="Verdana" w:cs="Verdana"/>
          <w:b/>
          <w:bCs/>
          <w:color w:val="000000"/>
          <w:sz w:val="20"/>
          <w:szCs w:val="20"/>
          <w:lang w:val="en-US"/>
        </w:rPr>
        <w:t>(</w:t>
      </w:r>
      <w:proofErr w:type="gramEnd"/>
      <w:r w:rsidRPr="007916FC">
        <w:rPr>
          <w:rFonts w:ascii="Verdana" w:hAnsi="Verdana" w:cs="Verdana"/>
          <w:color w:val="000000"/>
          <w:sz w:val="18"/>
          <w:szCs w:val="18"/>
          <w:lang w:val="en-US"/>
        </w:rPr>
        <w:t>rpm</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7F007F"/>
          <w:sz w:val="20"/>
          <w:szCs w:val="20"/>
          <w:lang w:val="en-US"/>
        </w:rPr>
        <w:t>"Rpm"</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j</w:t>
      </w:r>
      <w:r w:rsidRPr="007916FC">
        <w:rPr>
          <w:rFonts w:ascii="Verdana" w:hAnsi="Verdana" w:cs="Verdana"/>
          <w:b/>
          <w:bCs/>
          <w:color w:val="000000"/>
          <w:sz w:val="20"/>
          <w:szCs w:val="20"/>
          <w:lang w:val="en-US"/>
        </w:rPr>
        <w:t>);</w:t>
      </w:r>
    </w:p>
    <w:p w14:paraId="1E6041A4"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SetTextFromPID</w:t>
      </w:r>
      <w:r w:rsidRPr="007916FC">
        <w:rPr>
          <w:rFonts w:ascii="Verdana" w:hAnsi="Verdana" w:cs="Verdana"/>
          <w:b/>
          <w:bCs/>
          <w:color w:val="000000"/>
          <w:sz w:val="20"/>
          <w:szCs w:val="20"/>
          <w:lang w:val="en-US"/>
        </w:rPr>
        <w:t>(</w:t>
      </w:r>
      <w:proofErr w:type="gramEnd"/>
      <w:r w:rsidRPr="007916FC">
        <w:rPr>
          <w:rFonts w:ascii="Verdana" w:hAnsi="Verdana" w:cs="Verdana"/>
          <w:color w:val="000000"/>
          <w:sz w:val="18"/>
          <w:szCs w:val="18"/>
          <w:lang w:val="en-US"/>
        </w:rPr>
        <w:t>kmh</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7F007F"/>
          <w:sz w:val="20"/>
          <w:szCs w:val="20"/>
          <w:lang w:val="en-US"/>
        </w:rPr>
        <w:t>"Speed"</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j</w:t>
      </w:r>
      <w:r w:rsidRPr="007916FC">
        <w:rPr>
          <w:rFonts w:ascii="Verdana" w:hAnsi="Verdana" w:cs="Verdana"/>
          <w:b/>
          <w:bCs/>
          <w:color w:val="000000"/>
          <w:sz w:val="20"/>
          <w:szCs w:val="20"/>
          <w:lang w:val="en-US"/>
        </w:rPr>
        <w:t>);</w:t>
      </w:r>
    </w:p>
    <w:p w14:paraId="6DC2E759"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SetTextFromPID</w:t>
      </w:r>
      <w:r w:rsidRPr="007916FC">
        <w:rPr>
          <w:rFonts w:ascii="Verdana" w:hAnsi="Verdana" w:cs="Verdana"/>
          <w:b/>
          <w:bCs/>
          <w:color w:val="000000"/>
          <w:sz w:val="20"/>
          <w:szCs w:val="20"/>
          <w:lang w:val="en-US"/>
        </w:rPr>
        <w:t>(</w:t>
      </w:r>
      <w:proofErr w:type="gramEnd"/>
      <w:r w:rsidRPr="007916FC">
        <w:rPr>
          <w:rFonts w:ascii="Verdana" w:hAnsi="Verdana" w:cs="Verdana"/>
          <w:color w:val="000000"/>
          <w:sz w:val="18"/>
          <w:szCs w:val="18"/>
          <w:lang w:val="en-US"/>
        </w:rPr>
        <w:t>lat</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7F007F"/>
          <w:sz w:val="20"/>
          <w:szCs w:val="20"/>
          <w:lang w:val="en-US"/>
        </w:rPr>
        <w:t>"Lat"</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j</w:t>
      </w:r>
      <w:r w:rsidRPr="007916FC">
        <w:rPr>
          <w:rFonts w:ascii="Verdana" w:hAnsi="Verdana" w:cs="Verdana"/>
          <w:b/>
          <w:bCs/>
          <w:color w:val="000000"/>
          <w:sz w:val="20"/>
          <w:szCs w:val="20"/>
          <w:lang w:val="en-US"/>
        </w:rPr>
        <w:t>);</w:t>
      </w:r>
    </w:p>
    <w:p w14:paraId="69323911"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SetTextFromPID</w:t>
      </w:r>
      <w:r w:rsidRPr="007916FC">
        <w:rPr>
          <w:rFonts w:ascii="Verdana" w:hAnsi="Verdana" w:cs="Verdana"/>
          <w:b/>
          <w:bCs/>
          <w:color w:val="000000"/>
          <w:sz w:val="20"/>
          <w:szCs w:val="20"/>
          <w:lang w:val="en-US"/>
        </w:rPr>
        <w:t>(</w:t>
      </w:r>
      <w:proofErr w:type="gramEnd"/>
      <w:r w:rsidRPr="007916FC">
        <w:rPr>
          <w:rFonts w:ascii="Verdana" w:hAnsi="Verdana" w:cs="Verdana"/>
          <w:color w:val="000000"/>
          <w:sz w:val="18"/>
          <w:szCs w:val="18"/>
          <w:lang w:val="en-US"/>
        </w:rPr>
        <w:t>lng</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7F007F"/>
          <w:sz w:val="20"/>
          <w:szCs w:val="20"/>
          <w:lang w:val="en-US"/>
        </w:rPr>
        <w:t>"Lng"</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j</w:t>
      </w:r>
      <w:r w:rsidRPr="007916FC">
        <w:rPr>
          <w:rFonts w:ascii="Verdana" w:hAnsi="Verdana" w:cs="Verdana"/>
          <w:b/>
          <w:bCs/>
          <w:color w:val="000000"/>
          <w:sz w:val="20"/>
          <w:szCs w:val="20"/>
          <w:lang w:val="en-US"/>
        </w:rPr>
        <w:t>);</w:t>
      </w:r>
    </w:p>
    <w:p w14:paraId="46C42534"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SetTextFromPID</w:t>
      </w:r>
      <w:r w:rsidRPr="007916FC">
        <w:rPr>
          <w:rFonts w:ascii="Verdana" w:hAnsi="Verdana" w:cs="Verdana"/>
          <w:b/>
          <w:bCs/>
          <w:color w:val="000000"/>
          <w:sz w:val="20"/>
          <w:szCs w:val="20"/>
          <w:lang w:val="en-US"/>
        </w:rPr>
        <w:t>(</w:t>
      </w:r>
      <w:proofErr w:type="gramEnd"/>
      <w:r w:rsidRPr="007916FC">
        <w:rPr>
          <w:rFonts w:ascii="Verdana" w:hAnsi="Verdana" w:cs="Verdana"/>
          <w:color w:val="000000"/>
          <w:sz w:val="18"/>
          <w:szCs w:val="18"/>
          <w:lang w:val="en-US"/>
        </w:rPr>
        <w:t>date</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7F007F"/>
          <w:sz w:val="20"/>
          <w:szCs w:val="20"/>
          <w:lang w:val="en-US"/>
        </w:rPr>
        <w:t>"Date"</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j</w:t>
      </w:r>
      <w:r w:rsidRPr="007916FC">
        <w:rPr>
          <w:rFonts w:ascii="Verdana" w:hAnsi="Verdana" w:cs="Verdana"/>
          <w:b/>
          <w:bCs/>
          <w:color w:val="000000"/>
          <w:sz w:val="20"/>
          <w:szCs w:val="20"/>
          <w:lang w:val="en-US"/>
        </w:rPr>
        <w:t>);</w:t>
      </w:r>
    </w:p>
    <w:p w14:paraId="6DD42889"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SetTextFromPID</w:t>
      </w:r>
      <w:r w:rsidRPr="007916FC">
        <w:rPr>
          <w:rFonts w:ascii="Verdana" w:hAnsi="Verdana" w:cs="Verdana"/>
          <w:b/>
          <w:bCs/>
          <w:color w:val="000000"/>
          <w:sz w:val="20"/>
          <w:szCs w:val="20"/>
          <w:lang w:val="en-US"/>
        </w:rPr>
        <w:t>(</w:t>
      </w:r>
      <w:proofErr w:type="gramEnd"/>
      <w:r w:rsidRPr="007916FC">
        <w:rPr>
          <w:rFonts w:ascii="Verdana" w:hAnsi="Verdana" w:cs="Verdana"/>
          <w:color w:val="000000"/>
          <w:sz w:val="18"/>
          <w:szCs w:val="18"/>
          <w:lang w:val="en-US"/>
        </w:rPr>
        <w:t>time</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7F007F"/>
          <w:sz w:val="20"/>
          <w:szCs w:val="20"/>
          <w:lang w:val="en-US"/>
        </w:rPr>
        <w:t>"Time"</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j</w:t>
      </w:r>
      <w:r w:rsidRPr="007916FC">
        <w:rPr>
          <w:rFonts w:ascii="Verdana" w:hAnsi="Verdana" w:cs="Verdana"/>
          <w:b/>
          <w:bCs/>
          <w:color w:val="000000"/>
          <w:sz w:val="20"/>
          <w:szCs w:val="20"/>
          <w:lang w:val="en-US"/>
        </w:rPr>
        <w:t>);</w:t>
      </w:r>
    </w:p>
    <w:p w14:paraId="7F23F824"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p>
    <w:p w14:paraId="21F37E55"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if logging is enabled save the json</w:t>
      </w:r>
    </w:p>
    <w:p w14:paraId="15424318" w14:textId="77777777" w:rsidR="007916FC" w:rsidRPr="00A56800"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A56800">
        <w:rPr>
          <w:rFonts w:ascii="Verdana" w:hAnsi="Verdana" w:cs="Verdana"/>
          <w:b/>
          <w:color w:val="00007F"/>
          <w:sz w:val="20"/>
          <w:szCs w:val="20"/>
          <w:lang w:val="en-US"/>
        </w:rPr>
        <w:t>if</w:t>
      </w:r>
      <w:r w:rsidRPr="00A56800">
        <w:rPr>
          <w:rFonts w:ascii="Verdana" w:hAnsi="Verdana" w:cs="Verdana"/>
          <w:color w:val="808080"/>
          <w:sz w:val="20"/>
          <w:szCs w:val="20"/>
          <w:lang w:val="en-US"/>
        </w:rPr>
        <w:t xml:space="preserve"> </w:t>
      </w:r>
      <w:r w:rsidRPr="00A56800">
        <w:rPr>
          <w:rFonts w:ascii="Verdana" w:hAnsi="Verdana" w:cs="Verdana"/>
          <w:b/>
          <w:color w:val="000000"/>
          <w:sz w:val="20"/>
          <w:szCs w:val="20"/>
          <w:lang w:val="en-US"/>
        </w:rPr>
        <w:t>(</w:t>
      </w:r>
      <w:r w:rsidRPr="00A56800">
        <w:rPr>
          <w:rFonts w:ascii="Verdana" w:hAnsi="Verdana" w:cs="Verdana"/>
          <w:color w:val="000000"/>
          <w:sz w:val="18"/>
          <w:szCs w:val="18"/>
          <w:lang w:val="en-US"/>
        </w:rPr>
        <w:t>loggingToggleBtn</w:t>
      </w:r>
      <w:r w:rsidRPr="00A56800">
        <w:rPr>
          <w:rFonts w:ascii="Verdana" w:hAnsi="Verdana" w:cs="Verdana"/>
          <w:b/>
          <w:color w:val="000000"/>
          <w:sz w:val="20"/>
          <w:szCs w:val="20"/>
          <w:lang w:val="en-US"/>
        </w:rPr>
        <w:t>.</w:t>
      </w:r>
      <w:r w:rsidRPr="00A56800">
        <w:rPr>
          <w:rFonts w:ascii="Verdana" w:hAnsi="Verdana" w:cs="Verdana"/>
          <w:color w:val="000000"/>
          <w:sz w:val="18"/>
          <w:szCs w:val="18"/>
          <w:lang w:val="en-US"/>
        </w:rPr>
        <w:t>isChecked</w:t>
      </w:r>
      <w:r w:rsidRPr="00A56800">
        <w:rPr>
          <w:rFonts w:ascii="Verdana" w:hAnsi="Verdana" w:cs="Verdana"/>
          <w:b/>
          <w:color w:val="000000"/>
          <w:sz w:val="20"/>
          <w:szCs w:val="20"/>
          <w:lang w:val="en-US"/>
        </w:rPr>
        <w:t>())</w:t>
      </w:r>
      <w:r w:rsidRPr="00A56800">
        <w:rPr>
          <w:rFonts w:ascii="Verdana" w:hAnsi="Verdana" w:cs="Verdana"/>
          <w:color w:val="808080"/>
          <w:sz w:val="20"/>
          <w:szCs w:val="20"/>
          <w:lang w:val="en-US"/>
        </w:rPr>
        <w:t xml:space="preserve"> </w:t>
      </w:r>
      <w:r w:rsidRPr="00A56800">
        <w:rPr>
          <w:rFonts w:ascii="Verdana" w:hAnsi="Verdana" w:cs="Verdana"/>
          <w:b/>
          <w:color w:val="000000"/>
          <w:sz w:val="20"/>
          <w:szCs w:val="20"/>
          <w:lang w:val="en-US"/>
        </w:rPr>
        <w:t>{</w:t>
      </w:r>
    </w:p>
    <w:p w14:paraId="2A14BCBF"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jsonArray</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put</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j</w:t>
      </w:r>
      <w:r w:rsidRPr="007916FC">
        <w:rPr>
          <w:rFonts w:ascii="Verdana" w:hAnsi="Verdana" w:cs="Verdana"/>
          <w:b/>
          <w:bCs/>
          <w:color w:val="000000"/>
          <w:sz w:val="20"/>
          <w:szCs w:val="20"/>
          <w:lang w:val="en-US"/>
        </w:rPr>
        <w:t>);</w:t>
      </w:r>
    </w:p>
    <w:p w14:paraId="7899BABC"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update the array count</w:t>
      </w:r>
    </w:p>
    <w:p w14:paraId="3C9DA5D9"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arrayCount</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setText</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String</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valueOf</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jsonArray</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length</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7F7F"/>
          <w:sz w:val="20"/>
          <w:szCs w:val="20"/>
          <w:lang w:val="en-US"/>
        </w:rPr>
        <w:t>1</w:t>
      </w:r>
      <w:r w:rsidRPr="007916FC">
        <w:rPr>
          <w:rFonts w:ascii="Verdana" w:hAnsi="Verdana" w:cs="Verdana"/>
          <w:b/>
          <w:bCs/>
          <w:color w:val="000000"/>
          <w:sz w:val="20"/>
          <w:szCs w:val="20"/>
          <w:lang w:val="en-US"/>
        </w:rPr>
        <w:t>));</w:t>
      </w:r>
    </w:p>
    <w:p w14:paraId="06F050E0" w14:textId="77777777" w:rsidR="007916FC" w:rsidRPr="00A56800"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A56800">
        <w:rPr>
          <w:rFonts w:ascii="Verdana" w:hAnsi="Verdana" w:cs="Verdana"/>
          <w:b/>
          <w:color w:val="000000"/>
          <w:sz w:val="20"/>
          <w:szCs w:val="20"/>
          <w:lang w:val="en-US"/>
        </w:rPr>
        <w:t>}</w:t>
      </w:r>
    </w:p>
    <w:p w14:paraId="4C5B4916" w14:textId="77777777" w:rsidR="007916FC" w:rsidRPr="00A56800" w:rsidRDefault="007916FC" w:rsidP="007916FC">
      <w:pPr>
        <w:autoSpaceDE w:val="0"/>
        <w:autoSpaceDN w:val="0"/>
        <w:adjustRightInd w:val="0"/>
        <w:spacing w:after="0" w:line="240" w:lineRule="auto"/>
        <w:rPr>
          <w:rFonts w:ascii="Verdana" w:hAnsi="Verdana" w:cs="Verdana"/>
          <w:color w:val="808080"/>
          <w:sz w:val="20"/>
          <w:szCs w:val="20"/>
          <w:lang w:val="en-US"/>
        </w:rPr>
      </w:pPr>
    </w:p>
    <w:p w14:paraId="650FB52B"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catch</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JSONException</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e</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26A62D35"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if the json format is incorrect tell the log</w:t>
      </w:r>
    </w:p>
    <w:p w14:paraId="50210406"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android</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util</w:t>
      </w:r>
      <w:proofErr w:type="gramEnd"/>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Log</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println</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android</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util</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Log</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VERBOSE</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7F007F"/>
          <w:sz w:val="20"/>
          <w:szCs w:val="20"/>
          <w:lang w:val="en-US"/>
        </w:rPr>
        <w:t>"error"</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e</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toString</w:t>
      </w:r>
      <w:r w:rsidRPr="007916FC">
        <w:rPr>
          <w:rFonts w:ascii="Verdana" w:hAnsi="Verdana" w:cs="Verdana"/>
          <w:b/>
          <w:bCs/>
          <w:color w:val="000000"/>
          <w:sz w:val="20"/>
          <w:szCs w:val="20"/>
          <w:lang w:val="en-US"/>
        </w:rPr>
        <w:t>());</w:t>
      </w:r>
    </w:p>
    <w:p w14:paraId="1DA435BF"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3FAE9284"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27379949"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p>
    <w:p w14:paraId="1A23E397" w14:textId="7B35C3D2" w:rsidR="002A3E51" w:rsidRPr="007916FC" w:rsidRDefault="002A3E51" w:rsidP="003F5F9E">
      <w:pPr>
        <w:pStyle w:val="Heading4"/>
        <w:rPr>
          <w:lang w:val="en-US"/>
        </w:rPr>
      </w:pPr>
      <w:r>
        <w:rPr>
          <w:lang w:val="en-US"/>
        </w:rPr>
        <w:t>6.1.10 - sendData</w:t>
      </w:r>
    </w:p>
    <w:p w14:paraId="1B005C5D"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unused sendData function, it actually works. but is not used</w:t>
      </w:r>
    </w:p>
    <w:p w14:paraId="77E42343"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This could in theory be used to set a custom name of the bluetooth module</w:t>
      </w:r>
    </w:p>
    <w:p w14:paraId="0629CC7C"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void</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sendData</w:t>
      </w:r>
      <w:r w:rsidRPr="007916FC">
        <w:rPr>
          <w:rFonts w:ascii="Verdana" w:hAnsi="Verdana" w:cs="Verdana"/>
          <w:b/>
          <w:bCs/>
          <w:color w:val="000000"/>
          <w:sz w:val="20"/>
          <w:szCs w:val="20"/>
          <w:lang w:val="en-US"/>
        </w:rPr>
        <w:t>(</w:t>
      </w:r>
      <w:proofErr w:type="gramEnd"/>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throws</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IOException</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0C96705D"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String</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msg</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myTextbox</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getText</w:t>
      </w:r>
      <w:r w:rsidRPr="007916FC">
        <w:rPr>
          <w:rFonts w:ascii="Verdana" w:hAnsi="Verdana" w:cs="Verdana"/>
          <w:b/>
          <w:bCs/>
          <w:color w:val="000000"/>
          <w:sz w:val="20"/>
          <w:szCs w:val="20"/>
          <w:lang w:val="en-US"/>
        </w:rPr>
        <w:t>(</w:t>
      </w:r>
      <w:proofErr w:type="gramStart"/>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toString</w:t>
      </w:r>
      <w:proofErr w:type="gramEnd"/>
      <w:r w:rsidRPr="007916FC">
        <w:rPr>
          <w:rFonts w:ascii="Verdana" w:hAnsi="Verdana" w:cs="Verdana"/>
          <w:b/>
          <w:bCs/>
          <w:color w:val="000000"/>
          <w:sz w:val="20"/>
          <w:szCs w:val="20"/>
          <w:lang w:val="en-US"/>
        </w:rPr>
        <w:t>();</w:t>
      </w:r>
    </w:p>
    <w:p w14:paraId="026165EC" w14:textId="77777777" w:rsidR="007916FC" w:rsidRPr="00A56800"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A56800">
        <w:rPr>
          <w:rFonts w:ascii="Verdana" w:hAnsi="Verdana" w:cs="Verdana"/>
          <w:color w:val="000000"/>
          <w:sz w:val="18"/>
          <w:szCs w:val="18"/>
          <w:lang w:val="en-US"/>
        </w:rPr>
        <w:t>msg</w:t>
      </w:r>
      <w:r w:rsidRPr="00A56800">
        <w:rPr>
          <w:rFonts w:ascii="Verdana" w:hAnsi="Verdana" w:cs="Verdana"/>
          <w:color w:val="808080"/>
          <w:sz w:val="20"/>
          <w:szCs w:val="20"/>
          <w:lang w:val="en-US"/>
        </w:rPr>
        <w:t xml:space="preserve"> </w:t>
      </w:r>
      <w:r w:rsidRPr="00A56800">
        <w:rPr>
          <w:rFonts w:ascii="Verdana" w:hAnsi="Verdana" w:cs="Verdana"/>
          <w:b/>
          <w:color w:val="000000"/>
          <w:sz w:val="20"/>
          <w:szCs w:val="20"/>
          <w:lang w:val="en-US"/>
        </w:rPr>
        <w:t>+=</w:t>
      </w:r>
      <w:r w:rsidRPr="00A56800">
        <w:rPr>
          <w:rFonts w:ascii="Verdana" w:hAnsi="Verdana" w:cs="Verdana"/>
          <w:color w:val="808080"/>
          <w:sz w:val="20"/>
          <w:szCs w:val="20"/>
          <w:lang w:val="en-US"/>
        </w:rPr>
        <w:t xml:space="preserve"> </w:t>
      </w:r>
      <w:r w:rsidRPr="00A56800">
        <w:rPr>
          <w:rFonts w:ascii="Verdana" w:hAnsi="Verdana" w:cs="Verdana"/>
          <w:color w:val="7F007F"/>
          <w:sz w:val="20"/>
          <w:szCs w:val="20"/>
          <w:lang w:val="en-US"/>
        </w:rPr>
        <w:t>"\n"</w:t>
      </w:r>
      <w:r w:rsidRPr="00A56800">
        <w:rPr>
          <w:rFonts w:ascii="Verdana" w:hAnsi="Verdana" w:cs="Verdana"/>
          <w:b/>
          <w:color w:val="000000"/>
          <w:sz w:val="20"/>
          <w:szCs w:val="20"/>
          <w:lang w:val="en-US"/>
        </w:rPr>
        <w:t>;</w:t>
      </w:r>
    </w:p>
    <w:p w14:paraId="6D8FC2CF"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mmOutputStream</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write</w:t>
      </w:r>
      <w:r w:rsidRPr="007916FC">
        <w:rPr>
          <w:rFonts w:ascii="Verdana" w:hAnsi="Verdana" w:cs="Verdana"/>
          <w:b/>
          <w:bCs/>
          <w:color w:val="000000"/>
          <w:sz w:val="20"/>
          <w:szCs w:val="20"/>
          <w:lang w:val="en-US"/>
        </w:rPr>
        <w:t>(</w:t>
      </w:r>
      <w:proofErr w:type="gramStart"/>
      <w:r w:rsidRPr="007916FC">
        <w:rPr>
          <w:rFonts w:ascii="Verdana" w:hAnsi="Verdana" w:cs="Verdana"/>
          <w:color w:val="000000"/>
          <w:sz w:val="18"/>
          <w:szCs w:val="18"/>
          <w:lang w:val="en-US"/>
        </w:rPr>
        <w:t>msg</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getBytes</w:t>
      </w:r>
      <w:proofErr w:type="gramEnd"/>
      <w:r w:rsidRPr="007916FC">
        <w:rPr>
          <w:rFonts w:ascii="Verdana" w:hAnsi="Verdana" w:cs="Verdana"/>
          <w:b/>
          <w:bCs/>
          <w:color w:val="000000"/>
          <w:sz w:val="20"/>
          <w:szCs w:val="20"/>
          <w:lang w:val="en-US"/>
        </w:rPr>
        <w:t>());</w:t>
      </w:r>
    </w:p>
    <w:p w14:paraId="3F316242"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WriteLog</w:t>
      </w:r>
      <w:r w:rsidRPr="007916FC">
        <w:rPr>
          <w:rFonts w:ascii="Verdana" w:hAnsi="Verdana" w:cs="Verdana"/>
          <w:b/>
          <w:bCs/>
          <w:color w:val="000000"/>
          <w:sz w:val="20"/>
          <w:szCs w:val="20"/>
          <w:lang w:val="en-US"/>
        </w:rPr>
        <w:t>(</w:t>
      </w:r>
      <w:proofErr w:type="gramEnd"/>
      <w:r w:rsidRPr="007916FC">
        <w:rPr>
          <w:rFonts w:ascii="Verdana" w:hAnsi="Verdana" w:cs="Verdana"/>
          <w:color w:val="7F007F"/>
          <w:sz w:val="20"/>
          <w:szCs w:val="20"/>
          <w:lang w:val="en-US"/>
        </w:rPr>
        <w:t>"Data Sent"</w:t>
      </w:r>
      <w:r w:rsidRPr="007916FC">
        <w:rPr>
          <w:rFonts w:ascii="Verdana" w:hAnsi="Verdana" w:cs="Verdana"/>
          <w:b/>
          <w:bCs/>
          <w:color w:val="000000"/>
          <w:sz w:val="20"/>
          <w:szCs w:val="20"/>
          <w:lang w:val="en-US"/>
        </w:rPr>
        <w:t>);</w:t>
      </w:r>
    </w:p>
    <w:p w14:paraId="64934D79" w14:textId="77777777" w:rsidR="007916FC" w:rsidRPr="00A56800"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A56800">
        <w:rPr>
          <w:rFonts w:ascii="Verdana" w:hAnsi="Verdana" w:cs="Verdana"/>
          <w:b/>
          <w:color w:val="000000"/>
          <w:sz w:val="20"/>
          <w:szCs w:val="20"/>
          <w:lang w:val="en-US"/>
        </w:rPr>
        <w:t>}</w:t>
      </w:r>
    </w:p>
    <w:p w14:paraId="02101073" w14:textId="4F8CB4F7" w:rsidR="007916FC" w:rsidRPr="00A56800" w:rsidRDefault="002A3E51">
      <w:pPr>
        <w:rPr>
          <w:rFonts w:ascii="Verdana" w:hAnsi="Verdana" w:cs="Verdana"/>
          <w:color w:val="808080"/>
          <w:sz w:val="20"/>
          <w:szCs w:val="20"/>
          <w:lang w:val="en-US"/>
        </w:rPr>
      </w:pPr>
      <w:r>
        <w:rPr>
          <w:rFonts w:ascii="Verdana" w:hAnsi="Verdana" w:cs="Verdana"/>
          <w:color w:val="808080"/>
          <w:sz w:val="20"/>
          <w:szCs w:val="20"/>
          <w:lang w:val="en-US"/>
        </w:rPr>
        <w:br w:type="page"/>
      </w:r>
    </w:p>
    <w:p w14:paraId="6407391A" w14:textId="77777777" w:rsidR="007916FC" w:rsidRDefault="007916FC" w:rsidP="007916FC">
      <w:pPr>
        <w:autoSpaceDE w:val="0"/>
        <w:autoSpaceDN w:val="0"/>
        <w:adjustRightInd w:val="0"/>
        <w:spacing w:after="0" w:line="240" w:lineRule="auto"/>
        <w:rPr>
          <w:rFonts w:ascii="Verdana" w:hAnsi="Verdana" w:cs="Verdana"/>
          <w:color w:val="808080"/>
          <w:sz w:val="20"/>
          <w:szCs w:val="20"/>
          <w:lang w:val="en-US"/>
        </w:rPr>
      </w:pPr>
    </w:p>
    <w:p w14:paraId="1CD2A503" w14:textId="62883D5C" w:rsidR="002A3E51" w:rsidRPr="00A56800" w:rsidRDefault="002A3E51" w:rsidP="003F5F9E">
      <w:pPr>
        <w:pStyle w:val="Heading4"/>
        <w:rPr>
          <w:lang w:val="en-US"/>
        </w:rPr>
      </w:pPr>
      <w:r>
        <w:rPr>
          <w:lang w:val="en-US"/>
        </w:rPr>
        <w:t>6.1.11 - closeBT</w:t>
      </w:r>
    </w:p>
    <w:p w14:paraId="3D53B80F"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closes the active bluetooth connection neatly</w:t>
      </w:r>
    </w:p>
    <w:p w14:paraId="4FC8FEB4"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void</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closeBT</w:t>
      </w:r>
      <w:r w:rsidRPr="007916FC">
        <w:rPr>
          <w:rFonts w:ascii="Verdana" w:hAnsi="Verdana" w:cs="Verdana"/>
          <w:b/>
          <w:bCs/>
          <w:color w:val="000000"/>
          <w:sz w:val="20"/>
          <w:szCs w:val="20"/>
          <w:lang w:val="en-US"/>
        </w:rPr>
        <w:t>(</w:t>
      </w:r>
      <w:proofErr w:type="gramEnd"/>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throws</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IOException</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6CE01568"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stopWorker</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true</w:t>
      </w:r>
      <w:r w:rsidRPr="007916FC">
        <w:rPr>
          <w:rFonts w:ascii="Verdana" w:hAnsi="Verdana" w:cs="Verdana"/>
          <w:b/>
          <w:bCs/>
          <w:color w:val="000000"/>
          <w:sz w:val="20"/>
          <w:szCs w:val="20"/>
          <w:lang w:val="en-US"/>
        </w:rPr>
        <w:t>;</w:t>
      </w:r>
    </w:p>
    <w:p w14:paraId="6BA224B3"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mmOutputStream</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close</w:t>
      </w:r>
      <w:r w:rsidRPr="007916FC">
        <w:rPr>
          <w:rFonts w:ascii="Verdana" w:hAnsi="Verdana" w:cs="Verdana"/>
          <w:b/>
          <w:bCs/>
          <w:color w:val="000000"/>
          <w:sz w:val="20"/>
          <w:szCs w:val="20"/>
          <w:lang w:val="en-US"/>
        </w:rPr>
        <w:t>();</w:t>
      </w:r>
    </w:p>
    <w:p w14:paraId="4666D2D9"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mmInputStream</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close</w:t>
      </w:r>
      <w:r w:rsidRPr="007916FC">
        <w:rPr>
          <w:rFonts w:ascii="Verdana" w:hAnsi="Verdana" w:cs="Verdana"/>
          <w:b/>
          <w:bCs/>
          <w:color w:val="000000"/>
          <w:sz w:val="20"/>
          <w:szCs w:val="20"/>
          <w:lang w:val="en-US"/>
        </w:rPr>
        <w:t>();</w:t>
      </w:r>
    </w:p>
    <w:p w14:paraId="71B3B75B"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mmSocket</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close</w:t>
      </w:r>
      <w:r w:rsidRPr="007916FC">
        <w:rPr>
          <w:rFonts w:ascii="Verdana" w:hAnsi="Verdana" w:cs="Verdana"/>
          <w:b/>
          <w:bCs/>
          <w:color w:val="000000"/>
          <w:sz w:val="20"/>
          <w:szCs w:val="20"/>
          <w:lang w:val="en-US"/>
        </w:rPr>
        <w:t>();</w:t>
      </w:r>
    </w:p>
    <w:p w14:paraId="168E06D0"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WriteLog</w:t>
      </w:r>
      <w:r w:rsidRPr="007916FC">
        <w:rPr>
          <w:rFonts w:ascii="Verdana" w:hAnsi="Verdana" w:cs="Verdana"/>
          <w:b/>
          <w:bCs/>
          <w:color w:val="000000"/>
          <w:sz w:val="20"/>
          <w:szCs w:val="20"/>
          <w:lang w:val="en-US"/>
        </w:rPr>
        <w:t>(</w:t>
      </w:r>
      <w:proofErr w:type="gramEnd"/>
      <w:r w:rsidRPr="007916FC">
        <w:rPr>
          <w:rFonts w:ascii="Verdana" w:hAnsi="Verdana" w:cs="Verdana"/>
          <w:color w:val="7F007F"/>
          <w:sz w:val="20"/>
          <w:szCs w:val="20"/>
          <w:lang w:val="en-US"/>
        </w:rPr>
        <w:t>"Bluetooth Closed"</w:t>
      </w:r>
      <w:r w:rsidRPr="007916FC">
        <w:rPr>
          <w:rFonts w:ascii="Verdana" w:hAnsi="Verdana" w:cs="Verdana"/>
          <w:b/>
          <w:bCs/>
          <w:color w:val="000000"/>
          <w:sz w:val="20"/>
          <w:szCs w:val="20"/>
          <w:lang w:val="en-US"/>
        </w:rPr>
        <w:t>);</w:t>
      </w:r>
    </w:p>
    <w:p w14:paraId="61A80AA4"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06AD0E72"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p>
    <w:p w14:paraId="68DBBCB1" w14:textId="132A42C1" w:rsidR="002A3E51" w:rsidRPr="007916FC" w:rsidRDefault="002A3E51" w:rsidP="003F5F9E">
      <w:pPr>
        <w:pStyle w:val="Heading4"/>
        <w:rPr>
          <w:lang w:val="en-US"/>
        </w:rPr>
      </w:pPr>
      <w:r>
        <w:rPr>
          <w:lang w:val="en-US"/>
        </w:rPr>
        <w:t>6.2.0 – RavenAPI_LogTrip</w:t>
      </w:r>
    </w:p>
    <w:p w14:paraId="380FEF3A" w14:textId="77777777" w:rsidR="007916FC" w:rsidRPr="007916FC" w:rsidRDefault="007916FC" w:rsidP="003F5F9E">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This is the RavenAPI call for inserting a logged trip into SQL</w:t>
      </w:r>
    </w:p>
    <w:p w14:paraId="5659464E" w14:textId="77777777" w:rsidR="007916FC" w:rsidRPr="007916FC" w:rsidRDefault="007916FC" w:rsidP="003F5F9E">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this class is extending AsyncTask which means it can run</w:t>
      </w:r>
    </w:p>
    <w:p w14:paraId="39EB0E0E"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private</w:t>
      </w: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class</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RavenAPI_LogTrip</w:t>
      </w: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extends</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AsyncTask</w:t>
      </w:r>
      <w:r w:rsidRPr="007916FC">
        <w:rPr>
          <w:rFonts w:ascii="Verdana" w:hAnsi="Verdana" w:cs="Verdana"/>
          <w:b/>
          <w:bCs/>
          <w:color w:val="000000"/>
          <w:sz w:val="20"/>
          <w:szCs w:val="20"/>
          <w:lang w:val="en-US"/>
        </w:rPr>
        <w:t>&lt;</w:t>
      </w:r>
      <w:r w:rsidRPr="007916FC">
        <w:rPr>
          <w:rFonts w:ascii="Verdana" w:hAnsi="Verdana" w:cs="Verdana"/>
          <w:color w:val="000000"/>
          <w:sz w:val="18"/>
          <w:szCs w:val="18"/>
          <w:lang w:val="en-US"/>
        </w:rPr>
        <w:t>Void</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Void</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String</w:t>
      </w:r>
      <w:r w:rsidRPr="007916FC">
        <w:rPr>
          <w:rFonts w:ascii="Verdana" w:hAnsi="Verdana" w:cs="Verdana"/>
          <w:b/>
          <w:bCs/>
          <w:color w:val="000000"/>
          <w:sz w:val="20"/>
          <w:szCs w:val="20"/>
          <w:lang w:val="en-US"/>
        </w:rPr>
        <w:t>&gt;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09870243"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p>
    <w:p w14:paraId="1B6E6948" w14:textId="77777777" w:rsidR="007916FC" w:rsidRPr="007916FC" w:rsidRDefault="007916FC" w:rsidP="003F5F9E">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//define variables for later use</w:t>
      </w:r>
    </w:p>
    <w:p w14:paraId="75C9B7AF"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private</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String</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API_URL</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7F007F"/>
          <w:sz w:val="20"/>
          <w:szCs w:val="20"/>
          <w:lang w:val="en-US"/>
        </w:rPr>
        <w:t>"http://raven-gps.com/insert.php"</w:t>
      </w:r>
      <w:r w:rsidRPr="007916FC">
        <w:rPr>
          <w:rFonts w:ascii="Verdana" w:hAnsi="Verdana" w:cs="Verdana"/>
          <w:b/>
          <w:bCs/>
          <w:color w:val="000000"/>
          <w:sz w:val="20"/>
          <w:szCs w:val="20"/>
          <w:lang w:val="en-US"/>
        </w:rPr>
        <w:t>;</w:t>
      </w:r>
    </w:p>
    <w:p w14:paraId="5698AE2F"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private</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String</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time_started</w:t>
      </w:r>
      <w:r w:rsidRPr="007916FC">
        <w:rPr>
          <w:rFonts w:ascii="Verdana" w:hAnsi="Verdana" w:cs="Verdana"/>
          <w:b/>
          <w:bCs/>
          <w:color w:val="000000"/>
          <w:sz w:val="20"/>
          <w:szCs w:val="20"/>
          <w:lang w:val="en-US"/>
        </w:rPr>
        <w:t>;</w:t>
      </w:r>
    </w:p>
    <w:p w14:paraId="3A5F136C"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private</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String</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time_ended</w:t>
      </w:r>
      <w:r w:rsidRPr="007916FC">
        <w:rPr>
          <w:rFonts w:ascii="Verdana" w:hAnsi="Verdana" w:cs="Verdana"/>
          <w:b/>
          <w:bCs/>
          <w:color w:val="000000"/>
          <w:sz w:val="20"/>
          <w:szCs w:val="20"/>
          <w:lang w:val="en-US"/>
        </w:rPr>
        <w:t>;</w:t>
      </w:r>
    </w:p>
    <w:p w14:paraId="6C78E19C"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rPr>
        <w:t>private</w:t>
      </w:r>
      <w:r w:rsidRPr="007916FC">
        <w:rPr>
          <w:rFonts w:ascii="Verdana" w:hAnsi="Verdana" w:cs="Verdana"/>
          <w:color w:val="808080"/>
          <w:sz w:val="20"/>
          <w:szCs w:val="20"/>
        </w:rPr>
        <w:t xml:space="preserve"> </w:t>
      </w:r>
      <w:r w:rsidRPr="007916FC">
        <w:rPr>
          <w:rFonts w:ascii="Verdana" w:hAnsi="Verdana" w:cs="Verdana"/>
          <w:color w:val="000000"/>
          <w:sz w:val="18"/>
          <w:szCs w:val="18"/>
        </w:rPr>
        <w:t>String</w:t>
      </w:r>
      <w:r w:rsidRPr="007916FC">
        <w:rPr>
          <w:rFonts w:ascii="Verdana" w:hAnsi="Verdana" w:cs="Verdana"/>
          <w:color w:val="808080"/>
          <w:sz w:val="20"/>
          <w:szCs w:val="20"/>
        </w:rPr>
        <w:t xml:space="preserve"> </w:t>
      </w:r>
      <w:r w:rsidRPr="007916FC">
        <w:rPr>
          <w:rFonts w:ascii="Verdana" w:hAnsi="Verdana" w:cs="Verdana"/>
          <w:color w:val="000000"/>
          <w:sz w:val="18"/>
          <w:szCs w:val="18"/>
        </w:rPr>
        <w:t>driver_username</w:t>
      </w:r>
      <w:r w:rsidRPr="007916FC">
        <w:rPr>
          <w:rFonts w:ascii="Verdana" w:hAnsi="Verdana" w:cs="Verdana"/>
          <w:b/>
          <w:bCs/>
          <w:color w:val="000000"/>
          <w:sz w:val="20"/>
          <w:szCs w:val="20"/>
        </w:rPr>
        <w:t>;</w:t>
      </w:r>
    </w:p>
    <w:p w14:paraId="74741388"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rPr>
      </w:pPr>
      <w:r w:rsidRPr="007916FC">
        <w:rPr>
          <w:rFonts w:ascii="Verdana" w:hAnsi="Verdana" w:cs="Verdana"/>
          <w:color w:val="808080"/>
          <w:sz w:val="20"/>
          <w:szCs w:val="20"/>
        </w:rPr>
        <w:t xml:space="preserve">               </w:t>
      </w:r>
      <w:r w:rsidRPr="007916FC">
        <w:rPr>
          <w:rFonts w:ascii="Verdana" w:hAnsi="Verdana" w:cs="Verdana"/>
          <w:b/>
          <w:bCs/>
          <w:color w:val="00007F"/>
          <w:sz w:val="20"/>
          <w:szCs w:val="20"/>
        </w:rPr>
        <w:t>private</w:t>
      </w:r>
      <w:r w:rsidRPr="007916FC">
        <w:rPr>
          <w:rFonts w:ascii="Verdana" w:hAnsi="Verdana" w:cs="Verdana"/>
          <w:color w:val="808080"/>
          <w:sz w:val="20"/>
          <w:szCs w:val="20"/>
        </w:rPr>
        <w:t xml:space="preserve"> </w:t>
      </w:r>
      <w:r w:rsidRPr="007916FC">
        <w:rPr>
          <w:rFonts w:ascii="Verdana" w:hAnsi="Verdana" w:cs="Verdana"/>
          <w:color w:val="000000"/>
          <w:sz w:val="18"/>
          <w:szCs w:val="18"/>
        </w:rPr>
        <w:t>String</w:t>
      </w:r>
      <w:r w:rsidRPr="007916FC">
        <w:rPr>
          <w:rFonts w:ascii="Verdana" w:hAnsi="Verdana" w:cs="Verdana"/>
          <w:color w:val="808080"/>
          <w:sz w:val="20"/>
          <w:szCs w:val="20"/>
        </w:rPr>
        <w:t xml:space="preserve"> </w:t>
      </w:r>
      <w:r w:rsidRPr="007916FC">
        <w:rPr>
          <w:rFonts w:ascii="Verdana" w:hAnsi="Verdana" w:cs="Verdana"/>
          <w:color w:val="000000"/>
          <w:sz w:val="18"/>
          <w:szCs w:val="18"/>
        </w:rPr>
        <w:t>driver_reg</w:t>
      </w:r>
      <w:r w:rsidRPr="007916FC">
        <w:rPr>
          <w:rFonts w:ascii="Verdana" w:hAnsi="Verdana" w:cs="Verdana"/>
          <w:b/>
          <w:bCs/>
          <w:color w:val="000000"/>
          <w:sz w:val="20"/>
          <w:szCs w:val="20"/>
        </w:rPr>
        <w:t>;</w:t>
      </w:r>
    </w:p>
    <w:p w14:paraId="241E3DF9"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rPr>
      </w:pPr>
      <w:r w:rsidRPr="007916FC">
        <w:rPr>
          <w:rFonts w:ascii="Verdana" w:hAnsi="Verdana" w:cs="Verdana"/>
          <w:color w:val="808080"/>
          <w:sz w:val="20"/>
          <w:szCs w:val="20"/>
        </w:rPr>
        <w:t xml:space="preserve">               </w:t>
      </w:r>
      <w:r w:rsidRPr="007916FC">
        <w:rPr>
          <w:rFonts w:ascii="Verdana" w:hAnsi="Verdana" w:cs="Verdana"/>
          <w:b/>
          <w:bCs/>
          <w:color w:val="00007F"/>
          <w:sz w:val="20"/>
          <w:szCs w:val="20"/>
        </w:rPr>
        <w:t>private</w:t>
      </w:r>
      <w:r w:rsidRPr="007916FC">
        <w:rPr>
          <w:rFonts w:ascii="Verdana" w:hAnsi="Verdana" w:cs="Verdana"/>
          <w:color w:val="808080"/>
          <w:sz w:val="20"/>
          <w:szCs w:val="20"/>
        </w:rPr>
        <w:t xml:space="preserve"> </w:t>
      </w:r>
      <w:r w:rsidRPr="007916FC">
        <w:rPr>
          <w:rFonts w:ascii="Verdana" w:hAnsi="Verdana" w:cs="Verdana"/>
          <w:color w:val="000000"/>
          <w:sz w:val="18"/>
          <w:szCs w:val="18"/>
        </w:rPr>
        <w:t>String</w:t>
      </w:r>
      <w:r w:rsidRPr="007916FC">
        <w:rPr>
          <w:rFonts w:ascii="Verdana" w:hAnsi="Verdana" w:cs="Verdana"/>
          <w:color w:val="808080"/>
          <w:sz w:val="20"/>
          <w:szCs w:val="20"/>
        </w:rPr>
        <w:t xml:space="preserve"> </w:t>
      </w:r>
      <w:r w:rsidRPr="007916FC">
        <w:rPr>
          <w:rFonts w:ascii="Verdana" w:hAnsi="Verdana" w:cs="Verdana"/>
          <w:color w:val="000000"/>
          <w:sz w:val="18"/>
          <w:szCs w:val="18"/>
        </w:rPr>
        <w:t>log_file</w:t>
      </w:r>
      <w:r w:rsidRPr="007916FC">
        <w:rPr>
          <w:rFonts w:ascii="Verdana" w:hAnsi="Verdana" w:cs="Verdana"/>
          <w:b/>
          <w:bCs/>
          <w:color w:val="000000"/>
          <w:sz w:val="20"/>
          <w:szCs w:val="20"/>
        </w:rPr>
        <w:t>;</w:t>
      </w:r>
    </w:p>
    <w:p w14:paraId="373C2CC9"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rPr>
      </w:pPr>
    </w:p>
    <w:p w14:paraId="1A8EDEC2" w14:textId="77777777" w:rsidR="007916FC" w:rsidRPr="007916FC" w:rsidRDefault="007916FC" w:rsidP="003F5F9E">
      <w:pPr>
        <w:autoSpaceDE w:val="0"/>
        <w:autoSpaceDN w:val="0"/>
        <w:adjustRightInd w:val="0"/>
        <w:spacing w:after="0" w:line="240" w:lineRule="auto"/>
        <w:rPr>
          <w:rFonts w:ascii="Georgia" w:hAnsi="Georgia" w:cs="Georgia"/>
          <w:color w:val="007F00"/>
          <w:sz w:val="20"/>
          <w:szCs w:val="20"/>
        </w:rPr>
      </w:pPr>
      <w:r w:rsidRPr="007916FC">
        <w:rPr>
          <w:rFonts w:ascii="Verdana" w:hAnsi="Verdana" w:cs="Verdana"/>
          <w:color w:val="808080"/>
          <w:sz w:val="20"/>
          <w:szCs w:val="20"/>
        </w:rPr>
        <w:t xml:space="preserve">               </w:t>
      </w:r>
      <w:r w:rsidRPr="007916FC">
        <w:rPr>
          <w:rFonts w:ascii="Georgia" w:hAnsi="Georgia" w:cs="Georgia"/>
          <w:color w:val="007F00"/>
          <w:sz w:val="20"/>
          <w:szCs w:val="20"/>
        </w:rPr>
        <w:t>//Constructor for logTrip</w:t>
      </w:r>
    </w:p>
    <w:p w14:paraId="760473BE"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rPr>
      </w:pPr>
      <w:r w:rsidRPr="007916FC">
        <w:rPr>
          <w:rFonts w:ascii="Verdana" w:hAnsi="Verdana" w:cs="Verdana"/>
          <w:color w:val="808080"/>
          <w:sz w:val="20"/>
          <w:szCs w:val="20"/>
        </w:rPr>
        <w:t xml:space="preserve">               </w:t>
      </w:r>
      <w:r w:rsidRPr="007916FC">
        <w:rPr>
          <w:rFonts w:ascii="Verdana" w:hAnsi="Verdana" w:cs="Verdana"/>
          <w:color w:val="000000"/>
          <w:sz w:val="18"/>
          <w:szCs w:val="18"/>
        </w:rPr>
        <w:t>RavenAPI_</w:t>
      </w:r>
      <w:proofErr w:type="gramStart"/>
      <w:r w:rsidRPr="007916FC">
        <w:rPr>
          <w:rFonts w:ascii="Verdana" w:hAnsi="Verdana" w:cs="Verdana"/>
          <w:color w:val="000000"/>
          <w:sz w:val="18"/>
          <w:szCs w:val="18"/>
        </w:rPr>
        <w:t>LogTrip</w:t>
      </w:r>
      <w:r w:rsidRPr="007916FC">
        <w:rPr>
          <w:rFonts w:ascii="Verdana" w:hAnsi="Verdana" w:cs="Verdana"/>
          <w:b/>
          <w:bCs/>
          <w:color w:val="000000"/>
          <w:sz w:val="20"/>
          <w:szCs w:val="20"/>
        </w:rPr>
        <w:t>(</w:t>
      </w:r>
      <w:proofErr w:type="gramEnd"/>
      <w:r w:rsidRPr="007916FC">
        <w:rPr>
          <w:rFonts w:ascii="Verdana" w:hAnsi="Verdana" w:cs="Verdana"/>
          <w:color w:val="000000"/>
          <w:sz w:val="18"/>
          <w:szCs w:val="18"/>
        </w:rPr>
        <w:t>String</w:t>
      </w:r>
      <w:r w:rsidRPr="007916FC">
        <w:rPr>
          <w:rFonts w:ascii="Verdana" w:hAnsi="Verdana" w:cs="Verdana"/>
          <w:color w:val="808080"/>
          <w:sz w:val="20"/>
          <w:szCs w:val="20"/>
        </w:rPr>
        <w:t xml:space="preserve"> </w:t>
      </w:r>
      <w:r w:rsidRPr="007916FC">
        <w:rPr>
          <w:rFonts w:ascii="Verdana" w:hAnsi="Verdana" w:cs="Verdana"/>
          <w:color w:val="000000"/>
          <w:sz w:val="18"/>
          <w:szCs w:val="18"/>
        </w:rPr>
        <w:t>time_started</w:t>
      </w:r>
      <w:r w:rsidRPr="007916FC">
        <w:rPr>
          <w:rFonts w:ascii="Verdana" w:hAnsi="Verdana" w:cs="Verdana"/>
          <w:b/>
          <w:bCs/>
          <w:color w:val="000000"/>
          <w:sz w:val="20"/>
          <w:szCs w:val="20"/>
        </w:rPr>
        <w:t>,</w:t>
      </w:r>
      <w:r w:rsidRPr="007916FC">
        <w:rPr>
          <w:rFonts w:ascii="Verdana" w:hAnsi="Verdana" w:cs="Verdana"/>
          <w:color w:val="808080"/>
          <w:sz w:val="20"/>
          <w:szCs w:val="20"/>
        </w:rPr>
        <w:t xml:space="preserve"> </w:t>
      </w:r>
      <w:r w:rsidRPr="007916FC">
        <w:rPr>
          <w:rFonts w:ascii="Verdana" w:hAnsi="Verdana" w:cs="Verdana"/>
          <w:color w:val="000000"/>
          <w:sz w:val="18"/>
          <w:szCs w:val="18"/>
        </w:rPr>
        <w:t>String</w:t>
      </w:r>
      <w:r w:rsidRPr="007916FC">
        <w:rPr>
          <w:rFonts w:ascii="Verdana" w:hAnsi="Verdana" w:cs="Verdana"/>
          <w:color w:val="808080"/>
          <w:sz w:val="20"/>
          <w:szCs w:val="20"/>
        </w:rPr>
        <w:t xml:space="preserve"> </w:t>
      </w:r>
      <w:r w:rsidRPr="007916FC">
        <w:rPr>
          <w:rFonts w:ascii="Verdana" w:hAnsi="Verdana" w:cs="Verdana"/>
          <w:color w:val="000000"/>
          <w:sz w:val="18"/>
          <w:szCs w:val="18"/>
        </w:rPr>
        <w:t>time_ended</w:t>
      </w:r>
      <w:r w:rsidRPr="007916FC">
        <w:rPr>
          <w:rFonts w:ascii="Verdana" w:hAnsi="Verdana" w:cs="Verdana"/>
          <w:b/>
          <w:bCs/>
          <w:color w:val="000000"/>
          <w:sz w:val="20"/>
          <w:szCs w:val="20"/>
        </w:rPr>
        <w:t>,</w:t>
      </w:r>
      <w:r w:rsidRPr="007916FC">
        <w:rPr>
          <w:rFonts w:ascii="Verdana" w:hAnsi="Verdana" w:cs="Verdana"/>
          <w:color w:val="808080"/>
          <w:sz w:val="20"/>
          <w:szCs w:val="20"/>
        </w:rPr>
        <w:t xml:space="preserve"> </w:t>
      </w:r>
      <w:r w:rsidRPr="007916FC">
        <w:rPr>
          <w:rFonts w:ascii="Verdana" w:hAnsi="Verdana" w:cs="Verdana"/>
          <w:color w:val="000000"/>
          <w:sz w:val="18"/>
          <w:szCs w:val="18"/>
        </w:rPr>
        <w:t>String</w:t>
      </w:r>
      <w:r w:rsidRPr="007916FC">
        <w:rPr>
          <w:rFonts w:ascii="Verdana" w:hAnsi="Verdana" w:cs="Verdana"/>
          <w:color w:val="808080"/>
          <w:sz w:val="20"/>
          <w:szCs w:val="20"/>
        </w:rPr>
        <w:t xml:space="preserve"> </w:t>
      </w:r>
      <w:r w:rsidRPr="007916FC">
        <w:rPr>
          <w:rFonts w:ascii="Verdana" w:hAnsi="Verdana" w:cs="Verdana"/>
          <w:color w:val="000000"/>
          <w:sz w:val="18"/>
          <w:szCs w:val="18"/>
        </w:rPr>
        <w:t>driver_username</w:t>
      </w:r>
      <w:r w:rsidRPr="007916FC">
        <w:rPr>
          <w:rFonts w:ascii="Verdana" w:hAnsi="Verdana" w:cs="Verdana"/>
          <w:b/>
          <w:bCs/>
          <w:color w:val="000000"/>
          <w:sz w:val="20"/>
          <w:szCs w:val="20"/>
        </w:rPr>
        <w:t>,</w:t>
      </w:r>
      <w:r w:rsidRPr="007916FC">
        <w:rPr>
          <w:rFonts w:ascii="Verdana" w:hAnsi="Verdana" w:cs="Verdana"/>
          <w:color w:val="808080"/>
          <w:sz w:val="20"/>
          <w:szCs w:val="20"/>
        </w:rPr>
        <w:t xml:space="preserve"> </w:t>
      </w:r>
      <w:r w:rsidRPr="007916FC">
        <w:rPr>
          <w:rFonts w:ascii="Verdana" w:hAnsi="Verdana" w:cs="Verdana"/>
          <w:color w:val="000000"/>
          <w:sz w:val="18"/>
          <w:szCs w:val="18"/>
        </w:rPr>
        <w:t>String</w:t>
      </w:r>
      <w:r w:rsidRPr="007916FC">
        <w:rPr>
          <w:rFonts w:ascii="Verdana" w:hAnsi="Verdana" w:cs="Verdana"/>
          <w:color w:val="808080"/>
          <w:sz w:val="20"/>
          <w:szCs w:val="20"/>
        </w:rPr>
        <w:t xml:space="preserve"> </w:t>
      </w:r>
      <w:r w:rsidRPr="007916FC">
        <w:rPr>
          <w:rFonts w:ascii="Verdana" w:hAnsi="Verdana" w:cs="Verdana"/>
          <w:color w:val="000000"/>
          <w:sz w:val="18"/>
          <w:szCs w:val="18"/>
        </w:rPr>
        <w:t>driver_reg</w:t>
      </w:r>
      <w:r w:rsidRPr="007916FC">
        <w:rPr>
          <w:rFonts w:ascii="Verdana" w:hAnsi="Verdana" w:cs="Verdana"/>
          <w:b/>
          <w:bCs/>
          <w:color w:val="000000"/>
          <w:sz w:val="20"/>
          <w:szCs w:val="20"/>
        </w:rPr>
        <w:t>,</w:t>
      </w:r>
      <w:r w:rsidRPr="007916FC">
        <w:rPr>
          <w:rFonts w:ascii="Verdana" w:hAnsi="Verdana" w:cs="Verdana"/>
          <w:color w:val="808080"/>
          <w:sz w:val="20"/>
          <w:szCs w:val="20"/>
        </w:rPr>
        <w:t xml:space="preserve"> </w:t>
      </w:r>
      <w:r w:rsidRPr="007916FC">
        <w:rPr>
          <w:rFonts w:ascii="Verdana" w:hAnsi="Verdana" w:cs="Verdana"/>
          <w:color w:val="000000"/>
          <w:sz w:val="18"/>
          <w:szCs w:val="18"/>
        </w:rPr>
        <w:t>String</w:t>
      </w:r>
      <w:r w:rsidRPr="007916FC">
        <w:rPr>
          <w:rFonts w:ascii="Verdana" w:hAnsi="Verdana" w:cs="Verdana"/>
          <w:color w:val="808080"/>
          <w:sz w:val="20"/>
          <w:szCs w:val="20"/>
        </w:rPr>
        <w:t xml:space="preserve"> </w:t>
      </w:r>
      <w:r w:rsidRPr="007916FC">
        <w:rPr>
          <w:rFonts w:ascii="Verdana" w:hAnsi="Verdana" w:cs="Verdana"/>
          <w:color w:val="000000"/>
          <w:sz w:val="18"/>
          <w:szCs w:val="18"/>
        </w:rPr>
        <w:t>log_file</w:t>
      </w:r>
      <w:r w:rsidRPr="007916FC">
        <w:rPr>
          <w:rFonts w:ascii="Verdana" w:hAnsi="Verdana" w:cs="Verdana"/>
          <w:b/>
          <w:bCs/>
          <w:color w:val="000000"/>
          <w:sz w:val="20"/>
          <w:szCs w:val="20"/>
        </w:rPr>
        <w:t>){</w:t>
      </w:r>
    </w:p>
    <w:p w14:paraId="23D933DD"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rPr>
        <w:t xml:space="preserve">                       </w:t>
      </w:r>
      <w:proofErr w:type="gramStart"/>
      <w:r w:rsidRPr="007916FC">
        <w:rPr>
          <w:rFonts w:ascii="Verdana" w:hAnsi="Verdana" w:cs="Verdana"/>
          <w:b/>
          <w:bCs/>
          <w:color w:val="00007F"/>
          <w:sz w:val="20"/>
          <w:szCs w:val="20"/>
          <w:lang w:val="en-US"/>
        </w:rPr>
        <w:t>this</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time</w:t>
      </w:r>
      <w:proofErr w:type="gramEnd"/>
      <w:r w:rsidRPr="007916FC">
        <w:rPr>
          <w:rFonts w:ascii="Verdana" w:hAnsi="Verdana" w:cs="Verdana"/>
          <w:color w:val="000000"/>
          <w:sz w:val="18"/>
          <w:szCs w:val="18"/>
          <w:lang w:val="en-US"/>
        </w:rPr>
        <w:t>_started</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time_started</w:t>
      </w:r>
      <w:r w:rsidRPr="007916FC">
        <w:rPr>
          <w:rFonts w:ascii="Verdana" w:hAnsi="Verdana" w:cs="Verdana"/>
          <w:b/>
          <w:bCs/>
          <w:color w:val="000000"/>
          <w:sz w:val="20"/>
          <w:szCs w:val="20"/>
          <w:lang w:val="en-US"/>
        </w:rPr>
        <w:t>;</w:t>
      </w:r>
    </w:p>
    <w:p w14:paraId="5EA7783B"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b/>
          <w:bCs/>
          <w:color w:val="00007F"/>
          <w:sz w:val="20"/>
          <w:szCs w:val="20"/>
          <w:lang w:val="en-US"/>
        </w:rPr>
        <w:t>this</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time</w:t>
      </w:r>
      <w:proofErr w:type="gramEnd"/>
      <w:r w:rsidRPr="007916FC">
        <w:rPr>
          <w:rFonts w:ascii="Verdana" w:hAnsi="Verdana" w:cs="Verdana"/>
          <w:color w:val="000000"/>
          <w:sz w:val="18"/>
          <w:szCs w:val="18"/>
          <w:lang w:val="en-US"/>
        </w:rPr>
        <w:t>_ended</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time_ended</w:t>
      </w:r>
      <w:r w:rsidRPr="007916FC">
        <w:rPr>
          <w:rFonts w:ascii="Verdana" w:hAnsi="Verdana" w:cs="Verdana"/>
          <w:b/>
          <w:bCs/>
          <w:color w:val="000000"/>
          <w:sz w:val="20"/>
          <w:szCs w:val="20"/>
          <w:lang w:val="en-US"/>
        </w:rPr>
        <w:t>;</w:t>
      </w:r>
    </w:p>
    <w:p w14:paraId="59BC4C32"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b/>
          <w:bCs/>
          <w:color w:val="00007F"/>
          <w:sz w:val="20"/>
          <w:szCs w:val="20"/>
          <w:lang w:val="en-US"/>
        </w:rPr>
        <w:t>this</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driver</w:t>
      </w:r>
      <w:proofErr w:type="gramEnd"/>
      <w:r w:rsidRPr="007916FC">
        <w:rPr>
          <w:rFonts w:ascii="Verdana" w:hAnsi="Verdana" w:cs="Verdana"/>
          <w:color w:val="000000"/>
          <w:sz w:val="18"/>
          <w:szCs w:val="18"/>
          <w:lang w:val="en-US"/>
        </w:rPr>
        <w:t>_username</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driver_username</w:t>
      </w:r>
      <w:r w:rsidRPr="007916FC">
        <w:rPr>
          <w:rFonts w:ascii="Verdana" w:hAnsi="Verdana" w:cs="Verdana"/>
          <w:b/>
          <w:bCs/>
          <w:color w:val="000000"/>
          <w:sz w:val="20"/>
          <w:szCs w:val="20"/>
          <w:lang w:val="en-US"/>
        </w:rPr>
        <w:t>;</w:t>
      </w:r>
    </w:p>
    <w:p w14:paraId="27C3EF0F"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b/>
          <w:bCs/>
          <w:color w:val="00007F"/>
          <w:sz w:val="20"/>
          <w:szCs w:val="20"/>
          <w:lang w:val="en-US"/>
        </w:rPr>
        <w:t>this</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driver</w:t>
      </w:r>
      <w:proofErr w:type="gramEnd"/>
      <w:r w:rsidRPr="007916FC">
        <w:rPr>
          <w:rFonts w:ascii="Verdana" w:hAnsi="Verdana" w:cs="Verdana"/>
          <w:color w:val="000000"/>
          <w:sz w:val="18"/>
          <w:szCs w:val="18"/>
          <w:lang w:val="en-US"/>
        </w:rPr>
        <w:t>_reg</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driver_reg</w:t>
      </w:r>
      <w:r w:rsidRPr="007916FC">
        <w:rPr>
          <w:rFonts w:ascii="Verdana" w:hAnsi="Verdana" w:cs="Verdana"/>
          <w:b/>
          <w:bCs/>
          <w:color w:val="000000"/>
          <w:sz w:val="20"/>
          <w:szCs w:val="20"/>
          <w:lang w:val="en-US"/>
        </w:rPr>
        <w:t>;</w:t>
      </w:r>
    </w:p>
    <w:p w14:paraId="22B6E493"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this</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log_file</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log_file</w:t>
      </w:r>
      <w:r w:rsidRPr="007916FC">
        <w:rPr>
          <w:rFonts w:ascii="Verdana" w:hAnsi="Verdana" w:cs="Verdana"/>
          <w:b/>
          <w:bCs/>
          <w:color w:val="000000"/>
          <w:sz w:val="20"/>
          <w:szCs w:val="20"/>
          <w:lang w:val="en-US"/>
        </w:rPr>
        <w:t>;</w:t>
      </w:r>
    </w:p>
    <w:p w14:paraId="5D6B91E0"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02C81A3E" w14:textId="3BDD8C96" w:rsidR="007916FC" w:rsidRPr="007916FC" w:rsidRDefault="00364ADE" w:rsidP="003F5F9E">
      <w:pPr>
        <w:pStyle w:val="Heading5"/>
        <w:rPr>
          <w:lang w:val="en-US"/>
        </w:rPr>
      </w:pPr>
      <w:r>
        <w:rPr>
          <w:lang w:val="en-US"/>
        </w:rPr>
        <w:t>6.2.1 - onPreExecute</w:t>
      </w:r>
    </w:p>
    <w:p w14:paraId="51A36429"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protected</w:t>
      </w: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void</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onPreExecute</w:t>
      </w:r>
      <w:r w:rsidRPr="007916FC">
        <w:rPr>
          <w:rFonts w:ascii="Verdana" w:hAnsi="Verdana" w:cs="Verdana"/>
          <w:b/>
          <w:bCs/>
          <w:color w:val="000000"/>
          <w:sz w:val="20"/>
          <w:szCs w:val="20"/>
          <w:lang w:val="en-US"/>
        </w:rPr>
        <w:t>(</w:t>
      </w:r>
      <w:proofErr w:type="gramEnd"/>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0446561D" w14:textId="77777777" w:rsidR="007916FC" w:rsidRPr="007916FC" w:rsidRDefault="007916FC" w:rsidP="003F5F9E">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this gets executed before doInBackground and is often used for showing a loading bar</w:t>
      </w:r>
    </w:p>
    <w:p w14:paraId="19623928"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683763DC" w14:textId="57CC7D94" w:rsidR="007916FC" w:rsidRPr="007916FC" w:rsidRDefault="00364ADE" w:rsidP="003F5F9E">
      <w:pPr>
        <w:pStyle w:val="Heading5"/>
        <w:rPr>
          <w:lang w:val="en-US"/>
        </w:rPr>
      </w:pPr>
      <w:r>
        <w:rPr>
          <w:lang w:val="en-US"/>
        </w:rPr>
        <w:t>6.2.2 - doInBackground</w:t>
      </w:r>
    </w:p>
    <w:p w14:paraId="2FFECED5"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protected</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String</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doInBackground</w:t>
      </w:r>
      <w:r w:rsidRPr="007916FC">
        <w:rPr>
          <w:rFonts w:ascii="Verdana" w:hAnsi="Verdana" w:cs="Verdana"/>
          <w:b/>
          <w:bCs/>
          <w:color w:val="000000"/>
          <w:sz w:val="20"/>
          <w:szCs w:val="20"/>
          <w:lang w:val="en-US"/>
        </w:rPr>
        <w:t>(</w:t>
      </w:r>
      <w:proofErr w:type="gramEnd"/>
      <w:r w:rsidRPr="007916FC">
        <w:rPr>
          <w:rFonts w:ascii="Verdana" w:hAnsi="Verdana" w:cs="Verdana"/>
          <w:color w:val="000000"/>
          <w:sz w:val="18"/>
          <w:szCs w:val="18"/>
          <w:lang w:val="en-US"/>
        </w:rPr>
        <w:t>Void</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urls</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5D518809"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p>
    <w:p w14:paraId="1BDCA620"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try</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7ADDDFD4"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URL</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url</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new</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URL</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API_URL</w:t>
      </w:r>
      <w:r w:rsidRPr="007916FC">
        <w:rPr>
          <w:rFonts w:ascii="Verdana" w:hAnsi="Verdana" w:cs="Verdana"/>
          <w:b/>
          <w:bCs/>
          <w:color w:val="000000"/>
          <w:sz w:val="20"/>
          <w:szCs w:val="20"/>
          <w:lang w:val="en-US"/>
        </w:rPr>
        <w:t>);</w:t>
      </w:r>
    </w:p>
    <w:p w14:paraId="2CE0CFCA" w14:textId="77777777" w:rsidR="007916FC" w:rsidRPr="007916FC" w:rsidRDefault="007916FC" w:rsidP="003F5F9E">
      <w:pPr>
        <w:autoSpaceDE w:val="0"/>
        <w:autoSpaceDN w:val="0"/>
        <w:adjustRightInd w:val="0"/>
        <w:spacing w:after="0" w:line="240" w:lineRule="auto"/>
        <w:rPr>
          <w:rFonts w:ascii="Georgia" w:hAnsi="Georgia" w:cs="Georgia"/>
          <w:color w:val="007F00"/>
          <w:sz w:val="20"/>
          <w:szCs w:val="20"/>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rPr>
        <w:t>//</w:t>
      </w:r>
      <w:proofErr w:type="gramStart"/>
      <w:r w:rsidRPr="007916FC">
        <w:rPr>
          <w:rFonts w:ascii="Georgia" w:hAnsi="Georgia" w:cs="Georgia"/>
          <w:color w:val="007F00"/>
          <w:sz w:val="20"/>
          <w:szCs w:val="20"/>
        </w:rPr>
        <w:t>android.util</w:t>
      </w:r>
      <w:proofErr w:type="gramEnd"/>
      <w:r w:rsidRPr="007916FC">
        <w:rPr>
          <w:rFonts w:ascii="Georgia" w:hAnsi="Georgia" w:cs="Georgia"/>
          <w:color w:val="007F00"/>
          <w:sz w:val="20"/>
          <w:szCs w:val="20"/>
        </w:rPr>
        <w:t>.Log.e("LOG", log_file);</w:t>
      </w:r>
    </w:p>
    <w:p w14:paraId="479030F4" w14:textId="77777777" w:rsidR="007916FC" w:rsidRPr="007916FC" w:rsidRDefault="007916FC" w:rsidP="003F5F9E">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rPr>
        <w:t xml:space="preserve">                               </w:t>
      </w:r>
      <w:r w:rsidRPr="007916FC">
        <w:rPr>
          <w:rFonts w:ascii="Georgia" w:hAnsi="Georgia" w:cs="Georgia"/>
          <w:color w:val="007F00"/>
          <w:sz w:val="20"/>
          <w:szCs w:val="20"/>
          <w:lang w:val="en-US"/>
        </w:rPr>
        <w:t xml:space="preserve">// establishes connection to the server </w:t>
      </w:r>
    </w:p>
    <w:p w14:paraId="01B2DFCE"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HttpURLConnection</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urlConnection</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HttpURLConnection</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url</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openConnection</w:t>
      </w:r>
      <w:proofErr w:type="gramEnd"/>
      <w:r w:rsidRPr="007916FC">
        <w:rPr>
          <w:rFonts w:ascii="Verdana" w:hAnsi="Verdana" w:cs="Verdana"/>
          <w:b/>
          <w:bCs/>
          <w:color w:val="000000"/>
          <w:sz w:val="20"/>
          <w:szCs w:val="20"/>
          <w:lang w:val="en-US"/>
        </w:rPr>
        <w:t>();</w:t>
      </w:r>
    </w:p>
    <w:p w14:paraId="4640892C" w14:textId="77777777" w:rsidR="007916FC" w:rsidRPr="007916FC" w:rsidRDefault="007916FC" w:rsidP="003F5F9E">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tells the server to use POST for the request</w:t>
      </w:r>
    </w:p>
    <w:p w14:paraId="34DB44B0"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urlConnection</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setRequestMethod</w:t>
      </w:r>
      <w:r w:rsidRPr="007916FC">
        <w:rPr>
          <w:rFonts w:ascii="Verdana" w:hAnsi="Verdana" w:cs="Verdana"/>
          <w:b/>
          <w:bCs/>
          <w:color w:val="000000"/>
          <w:sz w:val="20"/>
          <w:szCs w:val="20"/>
          <w:lang w:val="en-US"/>
        </w:rPr>
        <w:t>(</w:t>
      </w:r>
      <w:r w:rsidRPr="007916FC">
        <w:rPr>
          <w:rFonts w:ascii="Verdana" w:hAnsi="Verdana" w:cs="Verdana"/>
          <w:color w:val="7F007F"/>
          <w:sz w:val="20"/>
          <w:szCs w:val="20"/>
          <w:lang w:val="en-US"/>
        </w:rPr>
        <w:t>"POST"</w:t>
      </w:r>
      <w:r w:rsidRPr="007916FC">
        <w:rPr>
          <w:rFonts w:ascii="Verdana" w:hAnsi="Verdana" w:cs="Verdana"/>
          <w:b/>
          <w:bCs/>
          <w:color w:val="000000"/>
          <w:sz w:val="20"/>
          <w:szCs w:val="20"/>
          <w:lang w:val="en-US"/>
        </w:rPr>
        <w:t>);</w:t>
      </w:r>
    </w:p>
    <w:p w14:paraId="5AE6ED67"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p>
    <w:p w14:paraId="682E5D9C"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try</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55CA17AA" w14:textId="77777777" w:rsidR="007916FC" w:rsidRPr="007916FC" w:rsidRDefault="007916FC" w:rsidP="003F5F9E">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sets up buffers for reading from the server</w:t>
      </w:r>
    </w:p>
    <w:p w14:paraId="44FAC779"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BufferedReader</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bufferedReader</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new</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BufferedReader</w:t>
      </w:r>
      <w:r w:rsidRPr="007916FC">
        <w:rPr>
          <w:rFonts w:ascii="Verdana" w:hAnsi="Verdana" w:cs="Verdana"/>
          <w:b/>
          <w:bCs/>
          <w:color w:val="000000"/>
          <w:sz w:val="20"/>
          <w:szCs w:val="20"/>
          <w:lang w:val="en-US"/>
        </w:rPr>
        <w:t>(</w:t>
      </w:r>
      <w:proofErr w:type="gramEnd"/>
      <w:r w:rsidRPr="007916FC">
        <w:rPr>
          <w:rFonts w:ascii="Verdana" w:hAnsi="Verdana" w:cs="Verdana"/>
          <w:b/>
          <w:bCs/>
          <w:color w:val="00007F"/>
          <w:sz w:val="20"/>
          <w:szCs w:val="20"/>
          <w:lang w:val="en-US"/>
        </w:rPr>
        <w:t>new</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InputStreamReader</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urlConnection</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getInputStream</w:t>
      </w:r>
      <w:r w:rsidRPr="007916FC">
        <w:rPr>
          <w:rFonts w:ascii="Verdana" w:hAnsi="Verdana" w:cs="Verdana"/>
          <w:b/>
          <w:bCs/>
          <w:color w:val="000000"/>
          <w:sz w:val="20"/>
          <w:szCs w:val="20"/>
          <w:lang w:val="en-US"/>
        </w:rPr>
        <w:t>()));</w:t>
      </w:r>
    </w:p>
    <w:p w14:paraId="63C34A51"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StringBuilder</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stringBuilder</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new</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StringBuilder</w:t>
      </w:r>
      <w:r w:rsidRPr="007916FC">
        <w:rPr>
          <w:rFonts w:ascii="Verdana" w:hAnsi="Verdana" w:cs="Verdana"/>
          <w:b/>
          <w:bCs/>
          <w:color w:val="000000"/>
          <w:sz w:val="20"/>
          <w:szCs w:val="20"/>
          <w:lang w:val="en-US"/>
        </w:rPr>
        <w:t>(</w:t>
      </w:r>
      <w:proofErr w:type="gramEnd"/>
      <w:r w:rsidRPr="007916FC">
        <w:rPr>
          <w:rFonts w:ascii="Verdana" w:hAnsi="Verdana" w:cs="Verdana"/>
          <w:b/>
          <w:bCs/>
          <w:color w:val="000000"/>
          <w:sz w:val="20"/>
          <w:szCs w:val="20"/>
          <w:lang w:val="en-US"/>
        </w:rPr>
        <w:t>);</w:t>
      </w:r>
    </w:p>
    <w:p w14:paraId="5606EBB4"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lastRenderedPageBreak/>
        <w:t xml:space="preserve">                                       </w:t>
      </w:r>
      <w:r w:rsidRPr="007916FC">
        <w:rPr>
          <w:rFonts w:ascii="Verdana" w:hAnsi="Verdana" w:cs="Verdana"/>
          <w:color w:val="000000"/>
          <w:sz w:val="18"/>
          <w:szCs w:val="18"/>
          <w:lang w:val="en-US"/>
        </w:rPr>
        <w:t>String</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line</w:t>
      </w:r>
      <w:r w:rsidRPr="007916FC">
        <w:rPr>
          <w:rFonts w:ascii="Verdana" w:hAnsi="Verdana" w:cs="Verdana"/>
          <w:b/>
          <w:bCs/>
          <w:color w:val="000000"/>
          <w:sz w:val="20"/>
          <w:szCs w:val="20"/>
          <w:lang w:val="en-US"/>
        </w:rPr>
        <w:t>;</w:t>
      </w:r>
    </w:p>
    <w:p w14:paraId="628D2FE8"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p>
    <w:p w14:paraId="5D73B71D" w14:textId="77777777" w:rsidR="007916FC" w:rsidRPr="007916FC" w:rsidRDefault="007916FC" w:rsidP="003F5F9E">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prepares for sending data to the server</w:t>
      </w:r>
    </w:p>
    <w:p w14:paraId="3B44B997"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OutputStream</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os</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urlConnection</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getOutputStream</w:t>
      </w:r>
      <w:r w:rsidRPr="007916FC">
        <w:rPr>
          <w:rFonts w:ascii="Verdana" w:hAnsi="Verdana" w:cs="Verdana"/>
          <w:b/>
          <w:bCs/>
          <w:color w:val="000000"/>
          <w:sz w:val="20"/>
          <w:szCs w:val="20"/>
          <w:lang w:val="en-US"/>
        </w:rPr>
        <w:t>();</w:t>
      </w:r>
    </w:p>
    <w:p w14:paraId="56909877"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BufferedWriter</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writer</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new</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BufferedWriter</w:t>
      </w:r>
      <w:r w:rsidRPr="007916FC">
        <w:rPr>
          <w:rFonts w:ascii="Verdana" w:hAnsi="Verdana" w:cs="Verdana"/>
          <w:b/>
          <w:bCs/>
          <w:color w:val="000000"/>
          <w:sz w:val="20"/>
          <w:szCs w:val="20"/>
          <w:lang w:val="en-US"/>
        </w:rPr>
        <w:t>(</w:t>
      </w:r>
      <w:proofErr w:type="gramEnd"/>
    </w:p>
    <w:p w14:paraId="0435F96E"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new</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OutputStreamWriter</w:t>
      </w:r>
      <w:r w:rsidRPr="007916FC">
        <w:rPr>
          <w:rFonts w:ascii="Verdana" w:hAnsi="Verdana" w:cs="Verdana"/>
          <w:b/>
          <w:bCs/>
          <w:color w:val="000000"/>
          <w:sz w:val="20"/>
          <w:szCs w:val="20"/>
          <w:lang w:val="en-US"/>
        </w:rPr>
        <w:t>(</w:t>
      </w:r>
      <w:proofErr w:type="gramEnd"/>
      <w:r w:rsidRPr="007916FC">
        <w:rPr>
          <w:rFonts w:ascii="Verdana" w:hAnsi="Verdana" w:cs="Verdana"/>
          <w:color w:val="000000"/>
          <w:sz w:val="18"/>
          <w:szCs w:val="18"/>
          <w:lang w:val="en-US"/>
        </w:rPr>
        <w:t>os</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7F007F"/>
          <w:sz w:val="20"/>
          <w:szCs w:val="20"/>
          <w:lang w:val="en-US"/>
        </w:rPr>
        <w:t>"UTF-8"</w:t>
      </w:r>
      <w:r w:rsidRPr="007916FC">
        <w:rPr>
          <w:rFonts w:ascii="Verdana" w:hAnsi="Verdana" w:cs="Verdana"/>
          <w:b/>
          <w:bCs/>
          <w:color w:val="000000"/>
          <w:sz w:val="20"/>
          <w:szCs w:val="20"/>
          <w:lang w:val="en-US"/>
        </w:rPr>
        <w:t>));</w:t>
      </w:r>
    </w:p>
    <w:p w14:paraId="25AEAF87" w14:textId="77777777" w:rsidR="007916FC" w:rsidRPr="007916FC" w:rsidRDefault="007916FC" w:rsidP="003F5F9E">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puts data into a json format</w:t>
      </w:r>
    </w:p>
    <w:p w14:paraId="39909B38"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JSONObject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j</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new</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JSONObject</w:t>
      </w:r>
      <w:r w:rsidRPr="007916FC">
        <w:rPr>
          <w:rFonts w:ascii="Verdana" w:hAnsi="Verdana" w:cs="Verdana"/>
          <w:b/>
          <w:bCs/>
          <w:color w:val="000000"/>
          <w:sz w:val="20"/>
          <w:szCs w:val="20"/>
          <w:lang w:val="en-US"/>
        </w:rPr>
        <w:t>(</w:t>
      </w:r>
      <w:proofErr w:type="gramEnd"/>
      <w:r w:rsidRPr="007916FC">
        <w:rPr>
          <w:rFonts w:ascii="Verdana" w:hAnsi="Verdana" w:cs="Verdana"/>
          <w:b/>
          <w:bCs/>
          <w:color w:val="000000"/>
          <w:sz w:val="20"/>
          <w:szCs w:val="20"/>
          <w:lang w:val="en-US"/>
        </w:rPr>
        <w:t>);</w:t>
      </w:r>
    </w:p>
    <w:p w14:paraId="7B9F90A0"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j</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put</w:t>
      </w:r>
      <w:r w:rsidRPr="007916FC">
        <w:rPr>
          <w:rFonts w:ascii="Verdana" w:hAnsi="Verdana" w:cs="Verdana"/>
          <w:b/>
          <w:bCs/>
          <w:color w:val="000000"/>
          <w:sz w:val="20"/>
          <w:szCs w:val="20"/>
          <w:lang w:val="en-US"/>
        </w:rPr>
        <w:t>(</w:t>
      </w:r>
      <w:proofErr w:type="gramEnd"/>
      <w:r w:rsidRPr="007916FC">
        <w:rPr>
          <w:rFonts w:ascii="Verdana" w:hAnsi="Verdana" w:cs="Verdana"/>
          <w:color w:val="7F007F"/>
          <w:sz w:val="20"/>
          <w:szCs w:val="20"/>
          <w:lang w:val="en-US"/>
        </w:rPr>
        <w:t>"time_started"</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time_started</w:t>
      </w:r>
      <w:r w:rsidRPr="007916FC">
        <w:rPr>
          <w:rFonts w:ascii="Verdana" w:hAnsi="Verdana" w:cs="Verdana"/>
          <w:b/>
          <w:bCs/>
          <w:color w:val="000000"/>
          <w:sz w:val="20"/>
          <w:szCs w:val="20"/>
          <w:lang w:val="en-US"/>
        </w:rPr>
        <w:t>);</w:t>
      </w:r>
    </w:p>
    <w:p w14:paraId="337C4FCC"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j</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put</w:t>
      </w:r>
      <w:r w:rsidRPr="007916FC">
        <w:rPr>
          <w:rFonts w:ascii="Verdana" w:hAnsi="Verdana" w:cs="Verdana"/>
          <w:b/>
          <w:bCs/>
          <w:color w:val="000000"/>
          <w:sz w:val="20"/>
          <w:szCs w:val="20"/>
          <w:lang w:val="en-US"/>
        </w:rPr>
        <w:t>(</w:t>
      </w:r>
      <w:proofErr w:type="gramEnd"/>
      <w:r w:rsidRPr="007916FC">
        <w:rPr>
          <w:rFonts w:ascii="Verdana" w:hAnsi="Verdana" w:cs="Verdana"/>
          <w:color w:val="7F007F"/>
          <w:sz w:val="20"/>
          <w:szCs w:val="20"/>
          <w:lang w:val="en-US"/>
        </w:rPr>
        <w:t>"time_ended"</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time_ended</w:t>
      </w:r>
      <w:r w:rsidRPr="007916FC">
        <w:rPr>
          <w:rFonts w:ascii="Verdana" w:hAnsi="Verdana" w:cs="Verdana"/>
          <w:b/>
          <w:bCs/>
          <w:color w:val="000000"/>
          <w:sz w:val="20"/>
          <w:szCs w:val="20"/>
          <w:lang w:val="en-US"/>
        </w:rPr>
        <w:t>);</w:t>
      </w:r>
    </w:p>
    <w:p w14:paraId="430E20BF"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rPr>
      </w:pP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rPr>
        <w:t>j</w:t>
      </w:r>
      <w:r w:rsidRPr="007916FC">
        <w:rPr>
          <w:rFonts w:ascii="Verdana" w:hAnsi="Verdana" w:cs="Verdana"/>
          <w:b/>
          <w:bCs/>
          <w:color w:val="000000"/>
          <w:sz w:val="20"/>
          <w:szCs w:val="20"/>
        </w:rPr>
        <w:t>.</w:t>
      </w:r>
      <w:r w:rsidRPr="007916FC">
        <w:rPr>
          <w:rFonts w:ascii="Verdana" w:hAnsi="Verdana" w:cs="Verdana"/>
          <w:color w:val="000000"/>
          <w:sz w:val="18"/>
          <w:szCs w:val="18"/>
        </w:rPr>
        <w:t>put</w:t>
      </w:r>
      <w:r w:rsidRPr="007916FC">
        <w:rPr>
          <w:rFonts w:ascii="Verdana" w:hAnsi="Verdana" w:cs="Verdana"/>
          <w:b/>
          <w:bCs/>
          <w:color w:val="000000"/>
          <w:sz w:val="20"/>
          <w:szCs w:val="20"/>
        </w:rPr>
        <w:t>(</w:t>
      </w:r>
      <w:proofErr w:type="gramEnd"/>
      <w:r w:rsidRPr="007916FC">
        <w:rPr>
          <w:rFonts w:ascii="Verdana" w:hAnsi="Verdana" w:cs="Verdana"/>
          <w:color w:val="7F007F"/>
          <w:sz w:val="20"/>
          <w:szCs w:val="20"/>
        </w:rPr>
        <w:t>"driver_username"</w:t>
      </w:r>
      <w:r w:rsidRPr="007916FC">
        <w:rPr>
          <w:rFonts w:ascii="Verdana" w:hAnsi="Verdana" w:cs="Verdana"/>
          <w:b/>
          <w:bCs/>
          <w:color w:val="000000"/>
          <w:sz w:val="20"/>
          <w:szCs w:val="20"/>
        </w:rPr>
        <w:t>,</w:t>
      </w:r>
      <w:r w:rsidRPr="007916FC">
        <w:rPr>
          <w:rFonts w:ascii="Verdana" w:hAnsi="Verdana" w:cs="Verdana"/>
          <w:color w:val="808080"/>
          <w:sz w:val="20"/>
          <w:szCs w:val="20"/>
        </w:rPr>
        <w:t xml:space="preserve"> </w:t>
      </w:r>
      <w:r w:rsidRPr="007916FC">
        <w:rPr>
          <w:rFonts w:ascii="Verdana" w:hAnsi="Verdana" w:cs="Verdana"/>
          <w:color w:val="000000"/>
          <w:sz w:val="18"/>
          <w:szCs w:val="18"/>
        </w:rPr>
        <w:t>driver_username</w:t>
      </w:r>
      <w:r w:rsidRPr="007916FC">
        <w:rPr>
          <w:rFonts w:ascii="Verdana" w:hAnsi="Verdana" w:cs="Verdana"/>
          <w:b/>
          <w:bCs/>
          <w:color w:val="000000"/>
          <w:sz w:val="20"/>
          <w:szCs w:val="20"/>
        </w:rPr>
        <w:t>);</w:t>
      </w:r>
    </w:p>
    <w:p w14:paraId="100B1ED9"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rPr>
      </w:pPr>
      <w:r w:rsidRPr="007916FC">
        <w:rPr>
          <w:rFonts w:ascii="Verdana" w:hAnsi="Verdana" w:cs="Verdana"/>
          <w:color w:val="808080"/>
          <w:sz w:val="20"/>
          <w:szCs w:val="20"/>
        </w:rPr>
        <w:t xml:space="preserve">                                       </w:t>
      </w:r>
      <w:proofErr w:type="gramStart"/>
      <w:r w:rsidRPr="007916FC">
        <w:rPr>
          <w:rFonts w:ascii="Verdana" w:hAnsi="Verdana" w:cs="Verdana"/>
          <w:color w:val="000000"/>
          <w:sz w:val="18"/>
          <w:szCs w:val="18"/>
        </w:rPr>
        <w:t>j</w:t>
      </w:r>
      <w:r w:rsidRPr="007916FC">
        <w:rPr>
          <w:rFonts w:ascii="Verdana" w:hAnsi="Verdana" w:cs="Verdana"/>
          <w:b/>
          <w:bCs/>
          <w:color w:val="000000"/>
          <w:sz w:val="20"/>
          <w:szCs w:val="20"/>
        </w:rPr>
        <w:t>.</w:t>
      </w:r>
      <w:r w:rsidRPr="007916FC">
        <w:rPr>
          <w:rFonts w:ascii="Verdana" w:hAnsi="Verdana" w:cs="Verdana"/>
          <w:color w:val="000000"/>
          <w:sz w:val="18"/>
          <w:szCs w:val="18"/>
        </w:rPr>
        <w:t>put</w:t>
      </w:r>
      <w:r w:rsidRPr="007916FC">
        <w:rPr>
          <w:rFonts w:ascii="Verdana" w:hAnsi="Verdana" w:cs="Verdana"/>
          <w:b/>
          <w:bCs/>
          <w:color w:val="000000"/>
          <w:sz w:val="20"/>
          <w:szCs w:val="20"/>
        </w:rPr>
        <w:t>(</w:t>
      </w:r>
      <w:proofErr w:type="gramEnd"/>
      <w:r w:rsidRPr="007916FC">
        <w:rPr>
          <w:rFonts w:ascii="Verdana" w:hAnsi="Verdana" w:cs="Verdana"/>
          <w:color w:val="7F007F"/>
          <w:sz w:val="20"/>
          <w:szCs w:val="20"/>
        </w:rPr>
        <w:t>"driver_reg"</w:t>
      </w:r>
      <w:r w:rsidRPr="007916FC">
        <w:rPr>
          <w:rFonts w:ascii="Verdana" w:hAnsi="Verdana" w:cs="Verdana"/>
          <w:b/>
          <w:bCs/>
          <w:color w:val="000000"/>
          <w:sz w:val="20"/>
          <w:szCs w:val="20"/>
        </w:rPr>
        <w:t>,</w:t>
      </w:r>
      <w:r w:rsidRPr="007916FC">
        <w:rPr>
          <w:rFonts w:ascii="Verdana" w:hAnsi="Verdana" w:cs="Verdana"/>
          <w:color w:val="808080"/>
          <w:sz w:val="20"/>
          <w:szCs w:val="20"/>
        </w:rPr>
        <w:t xml:space="preserve"> </w:t>
      </w:r>
      <w:r w:rsidRPr="007916FC">
        <w:rPr>
          <w:rFonts w:ascii="Verdana" w:hAnsi="Verdana" w:cs="Verdana"/>
          <w:color w:val="000000"/>
          <w:sz w:val="18"/>
          <w:szCs w:val="18"/>
        </w:rPr>
        <w:t>driver_reg</w:t>
      </w:r>
      <w:r w:rsidRPr="007916FC">
        <w:rPr>
          <w:rFonts w:ascii="Verdana" w:hAnsi="Verdana" w:cs="Verdana"/>
          <w:b/>
          <w:bCs/>
          <w:color w:val="000000"/>
          <w:sz w:val="20"/>
          <w:szCs w:val="20"/>
        </w:rPr>
        <w:t>);</w:t>
      </w:r>
    </w:p>
    <w:p w14:paraId="15AB2E0C" w14:textId="77777777" w:rsidR="007916FC" w:rsidRPr="00A56800"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rPr>
        <w:t xml:space="preserve">                                       </w:t>
      </w:r>
      <w:proofErr w:type="gramStart"/>
      <w:r w:rsidRPr="00A56800">
        <w:rPr>
          <w:rFonts w:ascii="Verdana" w:hAnsi="Verdana" w:cs="Verdana"/>
          <w:color w:val="000000"/>
          <w:sz w:val="18"/>
          <w:szCs w:val="18"/>
          <w:lang w:val="en-US"/>
        </w:rPr>
        <w:t>j</w:t>
      </w:r>
      <w:r w:rsidRPr="00A56800">
        <w:rPr>
          <w:rFonts w:ascii="Verdana" w:hAnsi="Verdana" w:cs="Verdana"/>
          <w:b/>
          <w:color w:val="000000"/>
          <w:sz w:val="20"/>
          <w:szCs w:val="20"/>
          <w:lang w:val="en-US"/>
        </w:rPr>
        <w:t>.</w:t>
      </w:r>
      <w:r w:rsidRPr="00A56800">
        <w:rPr>
          <w:rFonts w:ascii="Verdana" w:hAnsi="Verdana" w:cs="Verdana"/>
          <w:color w:val="000000"/>
          <w:sz w:val="18"/>
          <w:szCs w:val="18"/>
          <w:lang w:val="en-US"/>
        </w:rPr>
        <w:t>put</w:t>
      </w:r>
      <w:r w:rsidRPr="00A56800">
        <w:rPr>
          <w:rFonts w:ascii="Verdana" w:hAnsi="Verdana" w:cs="Verdana"/>
          <w:b/>
          <w:color w:val="000000"/>
          <w:sz w:val="20"/>
          <w:szCs w:val="20"/>
          <w:lang w:val="en-US"/>
        </w:rPr>
        <w:t>(</w:t>
      </w:r>
      <w:proofErr w:type="gramEnd"/>
      <w:r w:rsidRPr="00A56800">
        <w:rPr>
          <w:rFonts w:ascii="Verdana" w:hAnsi="Verdana" w:cs="Verdana"/>
          <w:color w:val="7F007F"/>
          <w:sz w:val="20"/>
          <w:szCs w:val="20"/>
          <w:lang w:val="en-US"/>
        </w:rPr>
        <w:t>"log_file"</w:t>
      </w:r>
      <w:r w:rsidRPr="00A56800">
        <w:rPr>
          <w:rFonts w:ascii="Verdana" w:hAnsi="Verdana" w:cs="Verdana"/>
          <w:b/>
          <w:color w:val="000000"/>
          <w:sz w:val="20"/>
          <w:szCs w:val="20"/>
          <w:lang w:val="en-US"/>
        </w:rPr>
        <w:t>,</w:t>
      </w:r>
      <w:r w:rsidRPr="00A56800">
        <w:rPr>
          <w:rFonts w:ascii="Verdana" w:hAnsi="Verdana" w:cs="Verdana"/>
          <w:color w:val="808080"/>
          <w:sz w:val="20"/>
          <w:szCs w:val="20"/>
          <w:lang w:val="en-US"/>
        </w:rPr>
        <w:t xml:space="preserve"> </w:t>
      </w:r>
      <w:r w:rsidRPr="00A56800">
        <w:rPr>
          <w:rFonts w:ascii="Verdana" w:hAnsi="Verdana" w:cs="Verdana"/>
          <w:color w:val="000000"/>
          <w:sz w:val="18"/>
          <w:szCs w:val="18"/>
          <w:lang w:val="en-US"/>
        </w:rPr>
        <w:t>log_file</w:t>
      </w:r>
      <w:r w:rsidRPr="00A56800">
        <w:rPr>
          <w:rFonts w:ascii="Verdana" w:hAnsi="Verdana" w:cs="Verdana"/>
          <w:b/>
          <w:color w:val="000000"/>
          <w:sz w:val="20"/>
          <w:szCs w:val="20"/>
          <w:lang w:val="en-US"/>
        </w:rPr>
        <w:t>);</w:t>
      </w:r>
    </w:p>
    <w:p w14:paraId="63123336" w14:textId="77777777" w:rsidR="007916FC" w:rsidRPr="007916FC" w:rsidRDefault="007916FC" w:rsidP="003F5F9E">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outputs json to log for debug purposes</w:t>
      </w:r>
    </w:p>
    <w:p w14:paraId="4C4388F1"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android</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util</w:t>
      </w:r>
      <w:proofErr w:type="gramEnd"/>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Log</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e</w:t>
      </w:r>
      <w:r w:rsidRPr="007916FC">
        <w:rPr>
          <w:rFonts w:ascii="Verdana" w:hAnsi="Verdana" w:cs="Verdana"/>
          <w:b/>
          <w:bCs/>
          <w:color w:val="000000"/>
          <w:sz w:val="20"/>
          <w:szCs w:val="20"/>
          <w:lang w:val="en-US"/>
        </w:rPr>
        <w:t>(</w:t>
      </w:r>
      <w:r w:rsidRPr="007916FC">
        <w:rPr>
          <w:rFonts w:ascii="Verdana" w:hAnsi="Verdana" w:cs="Verdana"/>
          <w:color w:val="7F007F"/>
          <w:sz w:val="20"/>
          <w:szCs w:val="20"/>
          <w:lang w:val="en-US"/>
        </w:rPr>
        <w:t>"JSON"</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j</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toString</w:t>
      </w:r>
      <w:r w:rsidRPr="007916FC">
        <w:rPr>
          <w:rFonts w:ascii="Verdana" w:hAnsi="Verdana" w:cs="Verdana"/>
          <w:b/>
          <w:bCs/>
          <w:color w:val="000000"/>
          <w:sz w:val="20"/>
          <w:szCs w:val="20"/>
          <w:lang w:val="en-US"/>
        </w:rPr>
        <w:t>());</w:t>
      </w:r>
    </w:p>
    <w:p w14:paraId="55E955B9"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writer</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write</w:t>
      </w:r>
      <w:proofErr w:type="gramEnd"/>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j</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toString</w:t>
      </w:r>
      <w:r w:rsidRPr="007916FC">
        <w:rPr>
          <w:rFonts w:ascii="Verdana" w:hAnsi="Verdana" w:cs="Verdana"/>
          <w:b/>
          <w:bCs/>
          <w:color w:val="000000"/>
          <w:sz w:val="20"/>
          <w:szCs w:val="20"/>
          <w:lang w:val="en-US"/>
        </w:rPr>
        <w:t>());</w:t>
      </w:r>
    </w:p>
    <w:p w14:paraId="738A81AE"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p>
    <w:p w14:paraId="239DEA7F" w14:textId="77777777" w:rsidR="007916FC" w:rsidRPr="007916FC" w:rsidRDefault="007916FC" w:rsidP="003F5F9E">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//cleans up buffer</w:t>
      </w:r>
    </w:p>
    <w:p w14:paraId="7C39CE65"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writer</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flush</w:t>
      </w:r>
      <w:proofErr w:type="gramEnd"/>
      <w:r w:rsidRPr="007916FC">
        <w:rPr>
          <w:rFonts w:ascii="Verdana" w:hAnsi="Verdana" w:cs="Verdana"/>
          <w:b/>
          <w:bCs/>
          <w:color w:val="000000"/>
          <w:sz w:val="20"/>
          <w:szCs w:val="20"/>
          <w:lang w:val="en-US"/>
        </w:rPr>
        <w:t>();</w:t>
      </w:r>
    </w:p>
    <w:p w14:paraId="50AFE4BD"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writer</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close</w:t>
      </w:r>
      <w:proofErr w:type="gramEnd"/>
      <w:r w:rsidRPr="007916FC">
        <w:rPr>
          <w:rFonts w:ascii="Verdana" w:hAnsi="Verdana" w:cs="Verdana"/>
          <w:b/>
          <w:bCs/>
          <w:color w:val="000000"/>
          <w:sz w:val="20"/>
          <w:szCs w:val="20"/>
          <w:lang w:val="en-US"/>
        </w:rPr>
        <w:t>();</w:t>
      </w:r>
    </w:p>
    <w:p w14:paraId="06E6FDCE"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os</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close</w:t>
      </w:r>
      <w:proofErr w:type="gramEnd"/>
      <w:r w:rsidRPr="007916FC">
        <w:rPr>
          <w:rFonts w:ascii="Verdana" w:hAnsi="Verdana" w:cs="Verdana"/>
          <w:b/>
          <w:bCs/>
          <w:color w:val="000000"/>
          <w:sz w:val="20"/>
          <w:szCs w:val="20"/>
          <w:lang w:val="en-US"/>
        </w:rPr>
        <w:t>();</w:t>
      </w:r>
    </w:p>
    <w:p w14:paraId="66A384D3"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
    <w:p w14:paraId="2A2B8D50" w14:textId="77777777" w:rsidR="007916FC" w:rsidRPr="007916FC" w:rsidRDefault="007916FC" w:rsidP="003F5F9E">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//reads response from server</w:t>
      </w:r>
    </w:p>
    <w:p w14:paraId="63D8F6CC"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while</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line</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bufferedReader</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readLine</w:t>
      </w:r>
      <w:r w:rsidRPr="007916FC">
        <w:rPr>
          <w:rFonts w:ascii="Verdana" w:hAnsi="Verdana" w:cs="Verdana"/>
          <w:b/>
          <w:bCs/>
          <w:color w:val="000000"/>
          <w:sz w:val="20"/>
          <w:szCs w:val="20"/>
          <w:lang w:val="en-US"/>
        </w:rPr>
        <w:t>()</w:t>
      </w:r>
      <w:proofErr w:type="gramStart"/>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roofErr w:type="gramEnd"/>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null</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1580EDEB"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stringBuilder</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append</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line</w:t>
      </w:r>
      <w:proofErr w:type="gramStart"/>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append</w:t>
      </w:r>
      <w:proofErr w:type="gramEnd"/>
      <w:r w:rsidRPr="007916FC">
        <w:rPr>
          <w:rFonts w:ascii="Verdana" w:hAnsi="Verdana" w:cs="Verdana"/>
          <w:b/>
          <w:bCs/>
          <w:color w:val="000000"/>
          <w:sz w:val="20"/>
          <w:szCs w:val="20"/>
          <w:lang w:val="en-US"/>
        </w:rPr>
        <w:t>(</w:t>
      </w:r>
      <w:r w:rsidRPr="007916FC">
        <w:rPr>
          <w:rFonts w:ascii="Verdana" w:hAnsi="Verdana" w:cs="Verdana"/>
          <w:color w:val="7F007F"/>
          <w:sz w:val="20"/>
          <w:szCs w:val="20"/>
          <w:lang w:val="en-US"/>
        </w:rPr>
        <w:t>"\n"</w:t>
      </w:r>
      <w:r w:rsidRPr="007916FC">
        <w:rPr>
          <w:rFonts w:ascii="Verdana" w:hAnsi="Verdana" w:cs="Verdana"/>
          <w:b/>
          <w:bCs/>
          <w:color w:val="000000"/>
          <w:sz w:val="20"/>
          <w:szCs w:val="20"/>
          <w:lang w:val="en-US"/>
        </w:rPr>
        <w:t>);</w:t>
      </w:r>
    </w:p>
    <w:p w14:paraId="0E3402E0"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7C5F0F2F"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bufferedReader</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close</w:t>
      </w:r>
      <w:r w:rsidRPr="007916FC">
        <w:rPr>
          <w:rFonts w:ascii="Verdana" w:hAnsi="Verdana" w:cs="Verdana"/>
          <w:b/>
          <w:bCs/>
          <w:color w:val="000000"/>
          <w:sz w:val="20"/>
          <w:szCs w:val="20"/>
          <w:lang w:val="en-US"/>
        </w:rPr>
        <w:t>();</w:t>
      </w:r>
    </w:p>
    <w:p w14:paraId="65D666AC"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return</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stringBuilder</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toString</w:t>
      </w:r>
      <w:r w:rsidRPr="007916FC">
        <w:rPr>
          <w:rFonts w:ascii="Verdana" w:hAnsi="Verdana" w:cs="Verdana"/>
          <w:b/>
          <w:bCs/>
          <w:color w:val="000000"/>
          <w:sz w:val="20"/>
          <w:szCs w:val="20"/>
          <w:lang w:val="en-US"/>
        </w:rPr>
        <w:t>();</w:t>
      </w:r>
    </w:p>
    <w:p w14:paraId="6D2DC433"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0FCCD210"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b/>
          <w:bCs/>
          <w:color w:val="00007F"/>
          <w:sz w:val="20"/>
          <w:szCs w:val="20"/>
          <w:lang w:val="en-US"/>
        </w:rPr>
        <w:t>finally</w:t>
      </w:r>
      <w:r w:rsidRPr="007916FC">
        <w:rPr>
          <w:rFonts w:ascii="Verdana" w:hAnsi="Verdana" w:cs="Verdana"/>
          <w:b/>
          <w:bCs/>
          <w:color w:val="000000"/>
          <w:sz w:val="20"/>
          <w:szCs w:val="20"/>
          <w:lang w:val="en-US"/>
        </w:rPr>
        <w:t>{</w:t>
      </w:r>
      <w:proofErr w:type="gramEnd"/>
    </w:p>
    <w:p w14:paraId="3FA37B44" w14:textId="77777777" w:rsidR="007916FC" w:rsidRPr="007916FC" w:rsidRDefault="007916FC" w:rsidP="003F5F9E">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closes connection at the end</w:t>
      </w:r>
    </w:p>
    <w:p w14:paraId="7DBCB62B"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urlConnection</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disconnect</w:t>
      </w:r>
      <w:r w:rsidRPr="007916FC">
        <w:rPr>
          <w:rFonts w:ascii="Verdana" w:hAnsi="Verdana" w:cs="Verdana"/>
          <w:b/>
          <w:bCs/>
          <w:color w:val="000000"/>
          <w:sz w:val="20"/>
          <w:szCs w:val="20"/>
          <w:lang w:val="en-US"/>
        </w:rPr>
        <w:t>();</w:t>
      </w:r>
    </w:p>
    <w:p w14:paraId="4BA580FD"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27523D02"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18FB3A10"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b/>
          <w:bCs/>
          <w:color w:val="00007F"/>
          <w:sz w:val="20"/>
          <w:szCs w:val="20"/>
          <w:lang w:val="en-US"/>
        </w:rPr>
        <w:t>catch</w:t>
      </w:r>
      <w:r w:rsidRPr="007916FC">
        <w:rPr>
          <w:rFonts w:ascii="Verdana" w:hAnsi="Verdana" w:cs="Verdana"/>
          <w:b/>
          <w:bCs/>
          <w:color w:val="000000"/>
          <w:sz w:val="20"/>
          <w:szCs w:val="20"/>
          <w:lang w:val="en-US"/>
        </w:rPr>
        <w:t>(</w:t>
      </w:r>
      <w:proofErr w:type="gramEnd"/>
      <w:r w:rsidRPr="007916FC">
        <w:rPr>
          <w:rFonts w:ascii="Verdana" w:hAnsi="Verdana" w:cs="Verdana"/>
          <w:color w:val="000000"/>
          <w:sz w:val="18"/>
          <w:szCs w:val="18"/>
          <w:lang w:val="en-US"/>
        </w:rPr>
        <w:t>Exception</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e</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78EF4476"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android</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util</w:t>
      </w:r>
      <w:proofErr w:type="gramEnd"/>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Log</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e</w:t>
      </w:r>
      <w:r w:rsidRPr="007916FC">
        <w:rPr>
          <w:rFonts w:ascii="Verdana" w:hAnsi="Verdana" w:cs="Verdana"/>
          <w:b/>
          <w:bCs/>
          <w:color w:val="000000"/>
          <w:sz w:val="20"/>
          <w:szCs w:val="20"/>
          <w:lang w:val="en-US"/>
        </w:rPr>
        <w:t>(</w:t>
      </w:r>
      <w:r w:rsidRPr="007916FC">
        <w:rPr>
          <w:rFonts w:ascii="Verdana" w:hAnsi="Verdana" w:cs="Verdana"/>
          <w:color w:val="7F007F"/>
          <w:sz w:val="20"/>
          <w:szCs w:val="20"/>
          <w:lang w:val="en-US"/>
        </w:rPr>
        <w:t>"ERROR"</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e</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getMessage</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e</w:t>
      </w:r>
      <w:r w:rsidRPr="007916FC">
        <w:rPr>
          <w:rFonts w:ascii="Verdana" w:hAnsi="Verdana" w:cs="Verdana"/>
          <w:b/>
          <w:bCs/>
          <w:color w:val="000000"/>
          <w:sz w:val="20"/>
          <w:szCs w:val="20"/>
          <w:lang w:val="en-US"/>
        </w:rPr>
        <w:t>);</w:t>
      </w:r>
    </w:p>
    <w:p w14:paraId="0E225C1B"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return</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null</w:t>
      </w:r>
      <w:r w:rsidRPr="007916FC">
        <w:rPr>
          <w:rFonts w:ascii="Verdana" w:hAnsi="Verdana" w:cs="Verdana"/>
          <w:b/>
          <w:bCs/>
          <w:color w:val="000000"/>
          <w:sz w:val="20"/>
          <w:szCs w:val="20"/>
          <w:lang w:val="en-US"/>
        </w:rPr>
        <w:t>;</w:t>
      </w:r>
    </w:p>
    <w:p w14:paraId="57342763"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06D7E7EC" w14:textId="77777777" w:rsidR="007916FC" w:rsidRPr="007916FC" w:rsidRDefault="007916FC" w:rsidP="003F5F9E">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23E8EBE1" w14:textId="45DEAD0E" w:rsidR="007916FC" w:rsidRPr="007916FC" w:rsidRDefault="00364ADE" w:rsidP="003F5F9E">
      <w:pPr>
        <w:pStyle w:val="Heading5"/>
        <w:rPr>
          <w:lang w:val="en-US"/>
        </w:rPr>
      </w:pPr>
      <w:r>
        <w:rPr>
          <w:lang w:val="en-US"/>
        </w:rPr>
        <w:t>6.2.3 - onPostExecute</w:t>
      </w:r>
    </w:p>
    <w:p w14:paraId="39ADD17C"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protected</w:t>
      </w:r>
      <w:r w:rsidRPr="007916FC">
        <w:rPr>
          <w:rFonts w:ascii="Verdana" w:hAnsi="Verdana" w:cs="Verdana"/>
          <w:color w:val="808080"/>
          <w:sz w:val="20"/>
          <w:szCs w:val="20"/>
          <w:lang w:val="en-US"/>
        </w:rPr>
        <w:t xml:space="preserve"> </w:t>
      </w:r>
      <w:r w:rsidRPr="007916FC">
        <w:rPr>
          <w:rFonts w:ascii="Verdana" w:hAnsi="Verdana" w:cs="Verdana"/>
          <w:b/>
          <w:bCs/>
          <w:color w:val="00007F"/>
          <w:sz w:val="20"/>
          <w:szCs w:val="20"/>
          <w:lang w:val="en-US"/>
        </w:rPr>
        <w:t>void</w:t>
      </w: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onPostExecute</w:t>
      </w:r>
      <w:r w:rsidRPr="007916FC">
        <w:rPr>
          <w:rFonts w:ascii="Verdana" w:hAnsi="Verdana" w:cs="Verdana"/>
          <w:b/>
          <w:bCs/>
          <w:color w:val="000000"/>
          <w:sz w:val="20"/>
          <w:szCs w:val="20"/>
          <w:lang w:val="en-US"/>
        </w:rPr>
        <w:t>(</w:t>
      </w:r>
      <w:proofErr w:type="gramEnd"/>
      <w:r w:rsidRPr="007916FC">
        <w:rPr>
          <w:rFonts w:ascii="Verdana" w:hAnsi="Verdana" w:cs="Verdana"/>
          <w:color w:val="000000"/>
          <w:sz w:val="18"/>
          <w:szCs w:val="18"/>
          <w:lang w:val="en-US"/>
        </w:rPr>
        <w:t>String</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response</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b/>
          <w:bCs/>
          <w:color w:val="000000"/>
          <w:sz w:val="20"/>
          <w:szCs w:val="20"/>
          <w:lang w:val="en-US"/>
        </w:rPr>
        <w:t>{</w:t>
      </w:r>
    </w:p>
    <w:p w14:paraId="5C4A451B" w14:textId="77777777" w:rsidR="007916FC" w:rsidRPr="007916FC" w:rsidRDefault="007916FC" w:rsidP="007916FC">
      <w:pPr>
        <w:autoSpaceDE w:val="0"/>
        <w:autoSpaceDN w:val="0"/>
        <w:adjustRightInd w:val="0"/>
        <w:spacing w:after="0" w:line="240" w:lineRule="auto"/>
        <w:rPr>
          <w:rFonts w:ascii="Georgia" w:hAnsi="Georgia" w:cs="Georgia"/>
          <w:color w:val="007F00"/>
          <w:sz w:val="20"/>
          <w:szCs w:val="20"/>
          <w:lang w:val="en-US"/>
        </w:rPr>
      </w:pPr>
      <w:r w:rsidRPr="007916FC">
        <w:rPr>
          <w:rFonts w:ascii="Verdana" w:hAnsi="Verdana" w:cs="Verdana"/>
          <w:color w:val="808080"/>
          <w:sz w:val="20"/>
          <w:szCs w:val="20"/>
          <w:lang w:val="en-US"/>
        </w:rPr>
        <w:t xml:space="preserve">                       </w:t>
      </w:r>
      <w:r w:rsidRPr="007916FC">
        <w:rPr>
          <w:rFonts w:ascii="Georgia" w:hAnsi="Georgia" w:cs="Georgia"/>
          <w:color w:val="007F00"/>
          <w:sz w:val="20"/>
          <w:szCs w:val="20"/>
          <w:lang w:val="en-US"/>
        </w:rPr>
        <w:t>// after the main call, here we can do what we want with the response</w:t>
      </w:r>
    </w:p>
    <w:p w14:paraId="284A0C74"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proofErr w:type="gramStart"/>
      <w:r w:rsidRPr="007916FC">
        <w:rPr>
          <w:rFonts w:ascii="Verdana" w:hAnsi="Verdana" w:cs="Verdana"/>
          <w:color w:val="000000"/>
          <w:sz w:val="18"/>
          <w:szCs w:val="18"/>
          <w:lang w:val="en-US"/>
        </w:rPr>
        <w:t>android</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util</w:t>
      </w:r>
      <w:proofErr w:type="gramEnd"/>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Log</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e</w:t>
      </w:r>
      <w:r w:rsidRPr="007916FC">
        <w:rPr>
          <w:rFonts w:ascii="Verdana" w:hAnsi="Verdana" w:cs="Verdana"/>
          <w:b/>
          <w:bCs/>
          <w:color w:val="000000"/>
          <w:sz w:val="20"/>
          <w:szCs w:val="20"/>
          <w:lang w:val="en-US"/>
        </w:rPr>
        <w:t>(</w:t>
      </w:r>
      <w:r w:rsidRPr="007916FC">
        <w:rPr>
          <w:rFonts w:ascii="Verdana" w:hAnsi="Verdana" w:cs="Verdana"/>
          <w:color w:val="7F007F"/>
          <w:sz w:val="20"/>
          <w:szCs w:val="20"/>
          <w:lang w:val="en-US"/>
        </w:rPr>
        <w:t>"INFO"</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response</w:t>
      </w:r>
      <w:r w:rsidRPr="007916FC">
        <w:rPr>
          <w:rFonts w:ascii="Verdana" w:hAnsi="Verdana" w:cs="Verdana"/>
          <w:b/>
          <w:bCs/>
          <w:color w:val="000000"/>
          <w:sz w:val="20"/>
          <w:szCs w:val="20"/>
          <w:lang w:val="en-US"/>
        </w:rPr>
        <w:t>);</w:t>
      </w:r>
    </w:p>
    <w:p w14:paraId="3BCC8A58" w14:textId="77777777" w:rsidR="007916FC" w:rsidRPr="007916FC"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Toast</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makeText</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MainActivity</w:t>
      </w:r>
      <w:r w:rsidRPr="007916FC">
        <w:rPr>
          <w:rFonts w:ascii="Verdana" w:hAnsi="Verdana" w:cs="Verdana"/>
          <w:b/>
          <w:bCs/>
          <w:color w:val="000000"/>
          <w:sz w:val="20"/>
          <w:szCs w:val="20"/>
          <w:lang w:val="en-US"/>
        </w:rPr>
        <w:t>.</w:t>
      </w:r>
      <w:r w:rsidRPr="007916FC">
        <w:rPr>
          <w:rFonts w:ascii="Verdana" w:hAnsi="Verdana" w:cs="Verdana"/>
          <w:b/>
          <w:bCs/>
          <w:color w:val="00007F"/>
          <w:sz w:val="20"/>
          <w:szCs w:val="20"/>
          <w:lang w:val="en-US"/>
        </w:rPr>
        <w:t>this</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response</w:t>
      </w:r>
      <w:r w:rsidRPr="007916FC">
        <w:rPr>
          <w:rFonts w:ascii="Verdana" w:hAnsi="Verdana" w:cs="Verdana"/>
          <w:b/>
          <w:bCs/>
          <w:color w:val="000000"/>
          <w:sz w:val="20"/>
          <w:szCs w:val="20"/>
          <w:lang w:val="en-US"/>
        </w:rPr>
        <w:t>,</w:t>
      </w:r>
      <w:r w:rsidRPr="007916FC">
        <w:rPr>
          <w:rFonts w:ascii="Verdana" w:hAnsi="Verdana" w:cs="Verdana"/>
          <w:color w:val="808080"/>
          <w:sz w:val="20"/>
          <w:szCs w:val="20"/>
          <w:lang w:val="en-US"/>
        </w:rPr>
        <w:t xml:space="preserve"> </w:t>
      </w:r>
      <w:r w:rsidRPr="007916FC">
        <w:rPr>
          <w:rFonts w:ascii="Verdana" w:hAnsi="Verdana" w:cs="Verdana"/>
          <w:color w:val="000000"/>
          <w:sz w:val="18"/>
          <w:szCs w:val="18"/>
          <w:lang w:val="en-US"/>
        </w:rPr>
        <w:t>Toast</w:t>
      </w:r>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LENGTH_SHORT</w:t>
      </w:r>
      <w:proofErr w:type="gramStart"/>
      <w:r w:rsidRPr="007916FC">
        <w:rPr>
          <w:rFonts w:ascii="Verdana" w:hAnsi="Verdana" w:cs="Verdana"/>
          <w:b/>
          <w:bCs/>
          <w:color w:val="000000"/>
          <w:sz w:val="20"/>
          <w:szCs w:val="20"/>
          <w:lang w:val="en-US"/>
        </w:rPr>
        <w:t>).</w:t>
      </w:r>
      <w:r w:rsidRPr="007916FC">
        <w:rPr>
          <w:rFonts w:ascii="Verdana" w:hAnsi="Verdana" w:cs="Verdana"/>
          <w:color w:val="000000"/>
          <w:sz w:val="18"/>
          <w:szCs w:val="18"/>
          <w:lang w:val="en-US"/>
        </w:rPr>
        <w:t>show</w:t>
      </w:r>
      <w:proofErr w:type="gramEnd"/>
      <w:r w:rsidRPr="007916FC">
        <w:rPr>
          <w:rFonts w:ascii="Verdana" w:hAnsi="Verdana" w:cs="Verdana"/>
          <w:b/>
          <w:bCs/>
          <w:color w:val="000000"/>
          <w:sz w:val="20"/>
          <w:szCs w:val="20"/>
          <w:lang w:val="en-US"/>
        </w:rPr>
        <w:t>();</w:t>
      </w:r>
    </w:p>
    <w:p w14:paraId="30E42165" w14:textId="77777777" w:rsidR="007916FC" w:rsidRPr="00FB69D0" w:rsidRDefault="007916FC" w:rsidP="007916FC">
      <w:pPr>
        <w:autoSpaceDE w:val="0"/>
        <w:autoSpaceDN w:val="0"/>
        <w:adjustRightInd w:val="0"/>
        <w:spacing w:after="0" w:line="240" w:lineRule="auto"/>
        <w:rPr>
          <w:rFonts w:ascii="Verdana" w:hAnsi="Verdana" w:cs="Verdana"/>
          <w:color w:val="808080"/>
          <w:sz w:val="20"/>
          <w:szCs w:val="20"/>
          <w:lang w:val="en-US"/>
        </w:rPr>
      </w:pPr>
      <w:r w:rsidRPr="007916FC">
        <w:rPr>
          <w:rFonts w:ascii="Verdana" w:hAnsi="Verdana" w:cs="Verdana"/>
          <w:color w:val="808080"/>
          <w:sz w:val="20"/>
          <w:szCs w:val="20"/>
          <w:lang w:val="en-US"/>
        </w:rPr>
        <w:t xml:space="preserve">               </w:t>
      </w:r>
      <w:r w:rsidRPr="00FB69D0">
        <w:rPr>
          <w:rFonts w:ascii="Verdana" w:hAnsi="Verdana" w:cs="Verdana"/>
          <w:b/>
          <w:bCs/>
          <w:color w:val="000000"/>
          <w:sz w:val="20"/>
          <w:szCs w:val="20"/>
          <w:lang w:val="en-US"/>
        </w:rPr>
        <w:t>}</w:t>
      </w:r>
    </w:p>
    <w:p w14:paraId="3AE1E7D9" w14:textId="77777777" w:rsidR="007916FC" w:rsidRPr="00FB69D0" w:rsidRDefault="007916FC" w:rsidP="007916FC">
      <w:pPr>
        <w:autoSpaceDE w:val="0"/>
        <w:autoSpaceDN w:val="0"/>
        <w:adjustRightInd w:val="0"/>
        <w:spacing w:after="0" w:line="240" w:lineRule="auto"/>
        <w:rPr>
          <w:rFonts w:ascii="Verdana" w:hAnsi="Verdana" w:cs="Verdana"/>
          <w:color w:val="808080"/>
          <w:sz w:val="20"/>
          <w:szCs w:val="20"/>
          <w:lang w:val="en-US"/>
        </w:rPr>
      </w:pPr>
      <w:r w:rsidRPr="00FB69D0">
        <w:rPr>
          <w:rFonts w:ascii="Verdana" w:hAnsi="Verdana" w:cs="Verdana"/>
          <w:color w:val="808080"/>
          <w:sz w:val="20"/>
          <w:szCs w:val="20"/>
          <w:lang w:val="en-US"/>
        </w:rPr>
        <w:t xml:space="preserve">       </w:t>
      </w:r>
      <w:r w:rsidRPr="00FB69D0">
        <w:rPr>
          <w:rFonts w:ascii="Verdana" w:hAnsi="Verdana" w:cs="Verdana"/>
          <w:b/>
          <w:bCs/>
          <w:color w:val="000000"/>
          <w:sz w:val="20"/>
          <w:szCs w:val="20"/>
          <w:lang w:val="en-US"/>
        </w:rPr>
        <w:t>}</w:t>
      </w:r>
    </w:p>
    <w:p w14:paraId="3FFD72B5" w14:textId="0788469A" w:rsidR="007916FC" w:rsidRPr="007916FC" w:rsidRDefault="007916FC" w:rsidP="007916FC">
      <w:pPr>
        <w:rPr>
          <w:lang w:val="en-US"/>
        </w:rPr>
      </w:pPr>
      <w:r w:rsidRPr="00FB69D0">
        <w:rPr>
          <w:rFonts w:ascii="Verdana" w:hAnsi="Verdana" w:cs="Verdana"/>
          <w:b/>
          <w:bCs/>
          <w:color w:val="000000"/>
          <w:sz w:val="20"/>
          <w:szCs w:val="20"/>
          <w:lang w:val="en-US"/>
        </w:rPr>
        <w:t>}</w:t>
      </w:r>
    </w:p>
    <w:p w14:paraId="5BD4689B" w14:textId="77777777" w:rsidR="001D4D7F" w:rsidRDefault="001D4D7F">
      <w:pPr>
        <w:rPr>
          <w:rFonts w:eastAsiaTheme="majorEastAsia" w:cstheme="majorBidi"/>
          <w:color w:val="2E74B5" w:themeColor="accent1" w:themeShade="BF"/>
          <w:sz w:val="26"/>
          <w:szCs w:val="26"/>
          <w:lang w:val="en-US"/>
        </w:rPr>
      </w:pPr>
      <w:bookmarkStart w:id="198" w:name="_Toc485754301"/>
      <w:r>
        <w:rPr>
          <w:lang w:val="en-US"/>
        </w:rPr>
        <w:br w:type="page"/>
      </w:r>
    </w:p>
    <w:p w14:paraId="1EB817AF" w14:textId="5093A519" w:rsidR="00D038F0" w:rsidRDefault="00D038F0" w:rsidP="00D038F0">
      <w:pPr>
        <w:pStyle w:val="Heading2"/>
        <w:rPr>
          <w:lang w:val="en-US"/>
        </w:rPr>
      </w:pPr>
      <w:bookmarkStart w:id="199" w:name="_Toc485813019"/>
      <w:bookmarkStart w:id="200" w:name="_Toc485814353"/>
      <w:r>
        <w:rPr>
          <w:lang w:val="en-US"/>
        </w:rPr>
        <w:lastRenderedPageBreak/>
        <w:t>PHP</w:t>
      </w:r>
      <w:bookmarkEnd w:id="198"/>
      <w:bookmarkEnd w:id="199"/>
      <w:bookmarkEnd w:id="200"/>
    </w:p>
    <w:p w14:paraId="2098B47C" w14:textId="1512D3FE" w:rsidR="00D038F0" w:rsidRDefault="00BA4259" w:rsidP="00D038F0">
      <w:pPr>
        <w:pStyle w:val="Heading3"/>
        <w:rPr>
          <w:lang w:val="en-US"/>
        </w:rPr>
      </w:pPr>
      <w:bookmarkStart w:id="201" w:name="_Ref485749225"/>
      <w:bookmarkStart w:id="202" w:name="_Toc485754302"/>
      <w:bookmarkStart w:id="203" w:name="_Toc485813020"/>
      <w:bookmarkStart w:id="204" w:name="_Toc485814354"/>
      <w:r>
        <w:rPr>
          <w:lang w:val="en-US"/>
        </w:rPr>
        <w:t>7.1.0 - C</w:t>
      </w:r>
      <w:r w:rsidR="00D038F0">
        <w:rPr>
          <w:lang w:val="en-US"/>
        </w:rPr>
        <w:t>heck</w:t>
      </w:r>
      <w:r>
        <w:rPr>
          <w:lang w:val="en-US"/>
        </w:rPr>
        <w:t>_login.php</w:t>
      </w:r>
      <w:bookmarkEnd w:id="201"/>
      <w:bookmarkEnd w:id="202"/>
      <w:bookmarkEnd w:id="203"/>
      <w:bookmarkEnd w:id="204"/>
    </w:p>
    <w:p w14:paraId="43EA567C" w14:textId="77777777" w:rsidR="00884177" w:rsidRPr="00884177" w:rsidRDefault="00884177" w:rsidP="00884177">
      <w:pPr>
        <w:autoSpaceDE w:val="0"/>
        <w:autoSpaceDN w:val="0"/>
        <w:adjustRightInd w:val="0"/>
        <w:spacing w:after="0" w:line="240" w:lineRule="auto"/>
        <w:rPr>
          <w:rFonts w:ascii="Verdana" w:hAnsi="Verdana" w:cs="Verdana"/>
          <w:color w:val="000033"/>
          <w:sz w:val="20"/>
          <w:szCs w:val="20"/>
          <w:lang w:val="en-US"/>
        </w:rPr>
      </w:pPr>
      <w:proofErr w:type="gramStart"/>
      <w:r w:rsidRPr="00884177">
        <w:rPr>
          <w:rFonts w:ascii="Verdana" w:hAnsi="Verdana" w:cs="Verdana"/>
          <w:color w:val="0000FF"/>
          <w:sz w:val="20"/>
          <w:szCs w:val="20"/>
          <w:lang w:val="en-US"/>
        </w:rPr>
        <w:t>&lt;?php</w:t>
      </w:r>
      <w:proofErr w:type="gramEnd"/>
    </w:p>
    <w:p w14:paraId="1004B1FC" w14:textId="7490C715" w:rsidR="00884177" w:rsidRPr="00884177" w:rsidRDefault="00884177" w:rsidP="00884177">
      <w:pPr>
        <w:autoSpaceDE w:val="0"/>
        <w:autoSpaceDN w:val="0"/>
        <w:adjustRightInd w:val="0"/>
        <w:spacing w:after="0" w:line="240" w:lineRule="auto"/>
        <w:rPr>
          <w:rFonts w:ascii="Verdana" w:hAnsi="Verdana" w:cs="Verdana"/>
          <w:color w:val="000033"/>
          <w:sz w:val="20"/>
          <w:szCs w:val="20"/>
          <w:lang w:val="en-US"/>
        </w:rPr>
      </w:pPr>
      <w:r w:rsidRPr="00884177">
        <w:rPr>
          <w:rFonts w:ascii="Verdana" w:hAnsi="Verdana" w:cs="Verdana"/>
          <w:color w:val="000033"/>
          <w:sz w:val="20"/>
          <w:szCs w:val="20"/>
          <w:lang w:val="en-US"/>
        </w:rPr>
        <w:t xml:space="preserve">    </w:t>
      </w:r>
      <w:r w:rsidRPr="00884177">
        <w:rPr>
          <w:rFonts w:ascii="Verdana" w:hAnsi="Verdana" w:cs="Verdana"/>
          <w:i/>
          <w:iCs/>
          <w:color w:val="00007F"/>
          <w:sz w:val="20"/>
          <w:szCs w:val="20"/>
          <w:lang w:val="en-US"/>
        </w:rPr>
        <w:t>$con</w:t>
      </w:r>
      <w:r w:rsidRPr="00884177">
        <w:rPr>
          <w:rFonts w:ascii="Verdana" w:hAnsi="Verdana" w:cs="Verdana"/>
          <w:color w:val="000033"/>
          <w:sz w:val="20"/>
          <w:szCs w:val="20"/>
          <w:lang w:val="en-US"/>
        </w:rPr>
        <w:t xml:space="preserve"> </w:t>
      </w:r>
      <w:r w:rsidRPr="00884177">
        <w:rPr>
          <w:rFonts w:ascii="Verdana" w:hAnsi="Verdana" w:cs="Verdana"/>
          <w:color w:val="000000"/>
          <w:sz w:val="20"/>
          <w:szCs w:val="20"/>
          <w:lang w:val="en-US"/>
        </w:rPr>
        <w:t>=</w:t>
      </w:r>
      <w:r w:rsidRPr="00884177">
        <w:rPr>
          <w:rFonts w:ascii="Verdana" w:hAnsi="Verdana" w:cs="Verdana"/>
          <w:color w:val="000033"/>
          <w:sz w:val="20"/>
          <w:szCs w:val="20"/>
          <w:lang w:val="en-US"/>
        </w:rPr>
        <w:t xml:space="preserve"> </w:t>
      </w:r>
      <w:r w:rsidRPr="00884177">
        <w:rPr>
          <w:rFonts w:ascii="Verdana" w:hAnsi="Verdana" w:cs="Verdana"/>
          <w:i/>
          <w:iCs/>
          <w:color w:val="7F007F"/>
          <w:sz w:val="20"/>
          <w:szCs w:val="20"/>
          <w:lang w:val="en-US"/>
        </w:rPr>
        <w:t>new</w:t>
      </w:r>
      <w:r w:rsidRPr="00884177">
        <w:rPr>
          <w:rFonts w:ascii="Verdana" w:hAnsi="Verdana" w:cs="Verdana"/>
          <w:color w:val="000033"/>
          <w:sz w:val="20"/>
          <w:szCs w:val="20"/>
          <w:lang w:val="en-US"/>
        </w:rPr>
        <w:t xml:space="preserve"> mysqli</w:t>
      </w:r>
      <w:r w:rsidRPr="00884177">
        <w:rPr>
          <w:rFonts w:ascii="Verdana" w:hAnsi="Verdana" w:cs="Verdana"/>
          <w:color w:val="000000"/>
          <w:sz w:val="20"/>
          <w:szCs w:val="20"/>
          <w:lang w:val="en-US"/>
        </w:rPr>
        <w:t>(</w:t>
      </w:r>
      <w:r w:rsidRPr="00884177">
        <w:rPr>
          <w:rFonts w:ascii="Verdana" w:hAnsi="Verdana" w:cs="Verdana"/>
          <w:color w:val="007F00"/>
          <w:sz w:val="20"/>
          <w:szCs w:val="20"/>
          <w:lang w:val="en-US"/>
        </w:rPr>
        <w:t>"raven-gps.com"</w:t>
      </w:r>
      <w:r w:rsidRPr="00884177">
        <w:rPr>
          <w:rFonts w:ascii="Verdana" w:hAnsi="Verdana" w:cs="Verdana"/>
          <w:color w:val="000000"/>
          <w:sz w:val="20"/>
          <w:szCs w:val="20"/>
          <w:lang w:val="en-US"/>
        </w:rPr>
        <w:t>,</w:t>
      </w:r>
      <w:r w:rsidRPr="00884177">
        <w:rPr>
          <w:rFonts w:ascii="Verdana" w:hAnsi="Verdana" w:cs="Verdana"/>
          <w:color w:val="007F00"/>
          <w:sz w:val="20"/>
          <w:szCs w:val="20"/>
          <w:lang w:val="en-US"/>
        </w:rPr>
        <w:t>"root"</w:t>
      </w:r>
      <w:r w:rsidRPr="00884177">
        <w:rPr>
          <w:rFonts w:ascii="Verdana" w:hAnsi="Verdana" w:cs="Verdana"/>
          <w:color w:val="000000"/>
          <w:sz w:val="20"/>
          <w:szCs w:val="20"/>
          <w:lang w:val="en-US"/>
        </w:rPr>
        <w:t>,</w:t>
      </w:r>
      <w:r w:rsidRPr="00884177">
        <w:rPr>
          <w:rFonts w:ascii="Verdana" w:hAnsi="Verdana" w:cs="Verdana"/>
          <w:color w:val="007F00"/>
          <w:sz w:val="20"/>
          <w:szCs w:val="20"/>
          <w:lang w:val="en-US"/>
        </w:rPr>
        <w:t>"</w:t>
      </w:r>
      <w:r w:rsidR="001D4D7F">
        <w:rPr>
          <w:rFonts w:ascii="Verdana" w:hAnsi="Verdana" w:cs="Verdana"/>
          <w:color w:val="007F00"/>
          <w:sz w:val="20"/>
          <w:szCs w:val="20"/>
          <w:lang w:val="en-US"/>
        </w:rPr>
        <w:t>#####</w:t>
      </w:r>
      <w:r w:rsidRPr="00884177">
        <w:rPr>
          <w:rFonts w:ascii="Verdana" w:hAnsi="Verdana" w:cs="Verdana"/>
          <w:color w:val="007F00"/>
          <w:sz w:val="20"/>
          <w:szCs w:val="20"/>
          <w:lang w:val="en-US"/>
        </w:rPr>
        <w:t>"</w:t>
      </w:r>
      <w:r w:rsidRPr="00884177">
        <w:rPr>
          <w:rFonts w:ascii="Verdana" w:hAnsi="Verdana" w:cs="Verdana"/>
          <w:color w:val="000000"/>
          <w:sz w:val="20"/>
          <w:szCs w:val="20"/>
          <w:lang w:val="en-US"/>
        </w:rPr>
        <w:t>,</w:t>
      </w:r>
      <w:r w:rsidRPr="00884177">
        <w:rPr>
          <w:rFonts w:ascii="Verdana" w:hAnsi="Verdana" w:cs="Verdana"/>
          <w:color w:val="007F00"/>
          <w:sz w:val="20"/>
          <w:szCs w:val="20"/>
          <w:lang w:val="en-US"/>
        </w:rPr>
        <w:t>"raven"</w:t>
      </w:r>
      <w:r w:rsidRPr="00884177">
        <w:rPr>
          <w:rFonts w:ascii="Verdana" w:hAnsi="Verdana" w:cs="Verdana"/>
          <w:color w:val="000000"/>
          <w:sz w:val="20"/>
          <w:szCs w:val="20"/>
          <w:lang w:val="en-US"/>
        </w:rPr>
        <w:t>);</w:t>
      </w:r>
    </w:p>
    <w:p w14:paraId="1F2CC958" w14:textId="77777777" w:rsidR="00884177" w:rsidRPr="00884177" w:rsidRDefault="00884177" w:rsidP="00884177">
      <w:pPr>
        <w:autoSpaceDE w:val="0"/>
        <w:autoSpaceDN w:val="0"/>
        <w:adjustRightInd w:val="0"/>
        <w:spacing w:after="0" w:line="240" w:lineRule="auto"/>
        <w:rPr>
          <w:rFonts w:ascii="Verdana" w:hAnsi="Verdana" w:cs="Verdana"/>
          <w:color w:val="000033"/>
          <w:sz w:val="20"/>
          <w:szCs w:val="20"/>
          <w:lang w:val="en-US"/>
        </w:rPr>
      </w:pPr>
    </w:p>
    <w:p w14:paraId="143502AC" w14:textId="77777777" w:rsidR="00884177" w:rsidRPr="00884177" w:rsidRDefault="00884177" w:rsidP="00884177">
      <w:pPr>
        <w:autoSpaceDE w:val="0"/>
        <w:autoSpaceDN w:val="0"/>
        <w:adjustRightInd w:val="0"/>
        <w:spacing w:after="0" w:line="240" w:lineRule="auto"/>
        <w:rPr>
          <w:rFonts w:ascii="Verdana" w:hAnsi="Verdana" w:cs="Verdana"/>
          <w:color w:val="000033"/>
          <w:sz w:val="20"/>
          <w:szCs w:val="20"/>
          <w:lang w:val="en-US"/>
        </w:rPr>
      </w:pPr>
      <w:r w:rsidRPr="00884177">
        <w:rPr>
          <w:rFonts w:ascii="Verdana" w:hAnsi="Verdana" w:cs="Verdana"/>
          <w:color w:val="000033"/>
          <w:sz w:val="20"/>
          <w:szCs w:val="20"/>
          <w:lang w:val="en-US"/>
        </w:rPr>
        <w:t xml:space="preserve">    </w:t>
      </w:r>
      <w:r w:rsidRPr="00884177">
        <w:rPr>
          <w:rFonts w:ascii="Verdana" w:hAnsi="Verdana" w:cs="Verdana"/>
          <w:i/>
          <w:iCs/>
          <w:color w:val="00007F"/>
          <w:sz w:val="20"/>
          <w:szCs w:val="20"/>
          <w:lang w:val="en-US"/>
        </w:rPr>
        <w:t>$flag</w:t>
      </w:r>
      <w:r w:rsidRPr="00884177">
        <w:rPr>
          <w:rFonts w:ascii="Verdana" w:hAnsi="Verdana" w:cs="Verdana"/>
          <w:color w:val="000000"/>
          <w:sz w:val="20"/>
          <w:szCs w:val="20"/>
          <w:lang w:val="en-US"/>
        </w:rPr>
        <w:t>=</w:t>
      </w:r>
      <w:r w:rsidRPr="00884177">
        <w:rPr>
          <w:rFonts w:ascii="Verdana" w:hAnsi="Verdana" w:cs="Verdana"/>
          <w:color w:val="CC9900"/>
          <w:sz w:val="20"/>
          <w:szCs w:val="20"/>
          <w:lang w:val="en-US"/>
        </w:rPr>
        <w:t>0</w:t>
      </w:r>
      <w:r w:rsidRPr="00884177">
        <w:rPr>
          <w:rFonts w:ascii="Verdana" w:hAnsi="Verdana" w:cs="Verdana"/>
          <w:color w:val="000000"/>
          <w:sz w:val="20"/>
          <w:szCs w:val="20"/>
          <w:lang w:val="en-US"/>
        </w:rPr>
        <w:t>;</w:t>
      </w:r>
    </w:p>
    <w:p w14:paraId="50B441D2" w14:textId="77777777" w:rsidR="00884177" w:rsidRPr="00884177" w:rsidRDefault="00884177" w:rsidP="00884177">
      <w:pPr>
        <w:autoSpaceDE w:val="0"/>
        <w:autoSpaceDN w:val="0"/>
        <w:adjustRightInd w:val="0"/>
        <w:spacing w:after="0" w:line="240" w:lineRule="auto"/>
        <w:rPr>
          <w:rFonts w:ascii="Verdana" w:hAnsi="Verdana" w:cs="Verdana"/>
          <w:color w:val="000033"/>
          <w:sz w:val="20"/>
          <w:szCs w:val="20"/>
          <w:lang w:val="en-US"/>
        </w:rPr>
      </w:pPr>
      <w:r w:rsidRPr="00884177">
        <w:rPr>
          <w:rFonts w:ascii="Verdana" w:hAnsi="Verdana" w:cs="Verdana"/>
          <w:color w:val="000033"/>
          <w:sz w:val="20"/>
          <w:szCs w:val="20"/>
          <w:lang w:val="en-US"/>
        </w:rPr>
        <w:t xml:space="preserve">    </w:t>
      </w:r>
    </w:p>
    <w:p w14:paraId="2E4DFE1D" w14:textId="77777777" w:rsidR="00884177" w:rsidRPr="00884177" w:rsidRDefault="00884177" w:rsidP="00884177">
      <w:pPr>
        <w:autoSpaceDE w:val="0"/>
        <w:autoSpaceDN w:val="0"/>
        <w:adjustRightInd w:val="0"/>
        <w:spacing w:after="0" w:line="240" w:lineRule="auto"/>
        <w:rPr>
          <w:rFonts w:ascii="Verdana" w:hAnsi="Verdana" w:cs="Verdana"/>
          <w:color w:val="000033"/>
          <w:sz w:val="20"/>
          <w:szCs w:val="20"/>
          <w:lang w:val="en-US"/>
        </w:rPr>
      </w:pPr>
      <w:r w:rsidRPr="00884177">
        <w:rPr>
          <w:rFonts w:ascii="Verdana" w:hAnsi="Verdana" w:cs="Verdana"/>
          <w:color w:val="000033"/>
          <w:sz w:val="20"/>
          <w:szCs w:val="20"/>
          <w:lang w:val="en-US"/>
        </w:rPr>
        <w:t xml:space="preserve">    </w:t>
      </w:r>
      <w:r w:rsidRPr="00884177">
        <w:rPr>
          <w:rFonts w:ascii="Verdana" w:hAnsi="Verdana" w:cs="Verdana"/>
          <w:i/>
          <w:iCs/>
          <w:color w:val="7F007F"/>
          <w:sz w:val="20"/>
          <w:szCs w:val="20"/>
          <w:lang w:val="en-US"/>
        </w:rPr>
        <w:t>if</w:t>
      </w:r>
      <w:r w:rsidRPr="00884177">
        <w:rPr>
          <w:rFonts w:ascii="Verdana" w:hAnsi="Verdana" w:cs="Verdana"/>
          <w:color w:val="000033"/>
          <w:sz w:val="20"/>
          <w:szCs w:val="20"/>
          <w:lang w:val="en-US"/>
        </w:rPr>
        <w:t xml:space="preserve"> </w:t>
      </w:r>
      <w:r w:rsidRPr="00884177">
        <w:rPr>
          <w:rFonts w:ascii="Verdana" w:hAnsi="Verdana" w:cs="Verdana"/>
          <w:color w:val="000000"/>
          <w:sz w:val="20"/>
          <w:szCs w:val="20"/>
          <w:lang w:val="en-US"/>
        </w:rPr>
        <w:t>(</w:t>
      </w:r>
      <w:r w:rsidRPr="00884177">
        <w:rPr>
          <w:rFonts w:ascii="Verdana" w:hAnsi="Verdana" w:cs="Verdana"/>
          <w:i/>
          <w:iCs/>
          <w:color w:val="00007F"/>
          <w:sz w:val="20"/>
          <w:szCs w:val="20"/>
          <w:lang w:val="en-US"/>
        </w:rPr>
        <w:t>$con</w:t>
      </w:r>
      <w:r w:rsidRPr="00884177">
        <w:rPr>
          <w:rFonts w:ascii="Verdana" w:hAnsi="Verdana" w:cs="Verdana"/>
          <w:color w:val="000000"/>
          <w:sz w:val="20"/>
          <w:szCs w:val="20"/>
          <w:lang w:val="en-US"/>
        </w:rPr>
        <w:t>-&gt;</w:t>
      </w:r>
      <w:r w:rsidRPr="00884177">
        <w:rPr>
          <w:rFonts w:ascii="Verdana" w:hAnsi="Verdana" w:cs="Verdana"/>
          <w:color w:val="000033"/>
          <w:sz w:val="20"/>
          <w:szCs w:val="20"/>
          <w:lang w:val="en-US"/>
        </w:rPr>
        <w:t>connect_error</w:t>
      </w:r>
      <w:r w:rsidRPr="00884177">
        <w:rPr>
          <w:rFonts w:ascii="Verdana" w:hAnsi="Verdana" w:cs="Verdana"/>
          <w:color w:val="000000"/>
          <w:sz w:val="20"/>
          <w:szCs w:val="20"/>
          <w:lang w:val="en-US"/>
        </w:rPr>
        <w:t>)</w:t>
      </w:r>
      <w:r w:rsidRPr="00884177">
        <w:rPr>
          <w:rFonts w:ascii="Verdana" w:hAnsi="Verdana" w:cs="Verdana"/>
          <w:color w:val="000033"/>
          <w:sz w:val="20"/>
          <w:szCs w:val="20"/>
          <w:lang w:val="en-US"/>
        </w:rPr>
        <w:t xml:space="preserve"> </w:t>
      </w:r>
      <w:r w:rsidRPr="00884177">
        <w:rPr>
          <w:rFonts w:ascii="Verdana" w:hAnsi="Verdana" w:cs="Verdana"/>
          <w:color w:val="000000"/>
          <w:sz w:val="20"/>
          <w:szCs w:val="20"/>
          <w:lang w:val="en-US"/>
        </w:rPr>
        <w:t>{</w:t>
      </w:r>
    </w:p>
    <w:p w14:paraId="011A7CCD" w14:textId="77777777" w:rsidR="00884177" w:rsidRPr="00884177" w:rsidRDefault="00884177" w:rsidP="00884177">
      <w:pPr>
        <w:autoSpaceDE w:val="0"/>
        <w:autoSpaceDN w:val="0"/>
        <w:adjustRightInd w:val="0"/>
        <w:spacing w:after="0" w:line="240" w:lineRule="auto"/>
        <w:rPr>
          <w:rFonts w:ascii="Verdana" w:hAnsi="Verdana" w:cs="Verdana"/>
          <w:color w:val="000033"/>
          <w:sz w:val="20"/>
          <w:szCs w:val="20"/>
          <w:lang w:val="en-US"/>
        </w:rPr>
      </w:pPr>
      <w:r w:rsidRPr="00884177">
        <w:rPr>
          <w:rFonts w:ascii="Verdana" w:hAnsi="Verdana" w:cs="Verdana"/>
          <w:color w:val="000033"/>
          <w:sz w:val="20"/>
          <w:szCs w:val="20"/>
          <w:lang w:val="en-US"/>
        </w:rPr>
        <w:t xml:space="preserve">        </w:t>
      </w:r>
      <w:proofErr w:type="gramStart"/>
      <w:r w:rsidRPr="00884177">
        <w:rPr>
          <w:rFonts w:ascii="Verdana" w:hAnsi="Verdana" w:cs="Verdana"/>
          <w:i/>
          <w:iCs/>
          <w:color w:val="7F007F"/>
          <w:sz w:val="20"/>
          <w:szCs w:val="20"/>
          <w:lang w:val="en-US"/>
        </w:rPr>
        <w:t>die</w:t>
      </w:r>
      <w:r w:rsidRPr="00884177">
        <w:rPr>
          <w:rFonts w:ascii="Verdana" w:hAnsi="Verdana" w:cs="Verdana"/>
          <w:color w:val="000000"/>
          <w:sz w:val="20"/>
          <w:szCs w:val="20"/>
          <w:lang w:val="en-US"/>
        </w:rPr>
        <w:t>(</w:t>
      </w:r>
      <w:proofErr w:type="gramEnd"/>
      <w:r w:rsidRPr="00884177">
        <w:rPr>
          <w:rFonts w:ascii="Verdana" w:hAnsi="Verdana" w:cs="Verdana"/>
          <w:color w:val="007F00"/>
          <w:sz w:val="20"/>
          <w:szCs w:val="20"/>
          <w:lang w:val="en-US"/>
        </w:rPr>
        <w:t>"Failed to connect to MySQL: "</w:t>
      </w:r>
      <w:r w:rsidRPr="00884177">
        <w:rPr>
          <w:rFonts w:ascii="Verdana" w:hAnsi="Verdana" w:cs="Verdana"/>
          <w:color w:val="000033"/>
          <w:sz w:val="20"/>
          <w:szCs w:val="20"/>
          <w:lang w:val="en-US"/>
        </w:rPr>
        <w:t xml:space="preserve"> </w:t>
      </w:r>
      <w:r w:rsidRPr="00884177">
        <w:rPr>
          <w:rFonts w:ascii="Verdana" w:hAnsi="Verdana" w:cs="Verdana"/>
          <w:color w:val="000000"/>
          <w:sz w:val="20"/>
          <w:szCs w:val="20"/>
          <w:lang w:val="en-US"/>
        </w:rPr>
        <w:t>.</w:t>
      </w:r>
      <w:r w:rsidRPr="00884177">
        <w:rPr>
          <w:rFonts w:ascii="Verdana" w:hAnsi="Verdana" w:cs="Verdana"/>
          <w:color w:val="000033"/>
          <w:sz w:val="20"/>
          <w:szCs w:val="20"/>
          <w:lang w:val="en-US"/>
        </w:rPr>
        <w:t xml:space="preserve"> </w:t>
      </w:r>
      <w:r w:rsidRPr="00884177">
        <w:rPr>
          <w:rFonts w:ascii="Verdana" w:hAnsi="Verdana" w:cs="Verdana"/>
          <w:i/>
          <w:iCs/>
          <w:color w:val="00007F"/>
          <w:sz w:val="20"/>
          <w:szCs w:val="20"/>
          <w:lang w:val="en-US"/>
        </w:rPr>
        <w:t>$con</w:t>
      </w:r>
      <w:r w:rsidRPr="00884177">
        <w:rPr>
          <w:rFonts w:ascii="Verdana" w:hAnsi="Verdana" w:cs="Verdana"/>
          <w:color w:val="000000"/>
          <w:sz w:val="20"/>
          <w:szCs w:val="20"/>
          <w:lang w:val="en-US"/>
        </w:rPr>
        <w:t>-&gt;</w:t>
      </w:r>
      <w:r w:rsidRPr="00884177">
        <w:rPr>
          <w:rFonts w:ascii="Verdana" w:hAnsi="Verdana" w:cs="Verdana"/>
          <w:color w:val="000033"/>
          <w:sz w:val="20"/>
          <w:szCs w:val="20"/>
          <w:lang w:val="en-US"/>
        </w:rPr>
        <w:t>connect_error</w:t>
      </w:r>
      <w:r w:rsidRPr="00884177">
        <w:rPr>
          <w:rFonts w:ascii="Verdana" w:hAnsi="Verdana" w:cs="Verdana"/>
          <w:color w:val="000000"/>
          <w:sz w:val="20"/>
          <w:szCs w:val="20"/>
          <w:lang w:val="en-US"/>
        </w:rPr>
        <w:t>);</w:t>
      </w:r>
    </w:p>
    <w:p w14:paraId="703264EA" w14:textId="77777777" w:rsidR="00884177" w:rsidRPr="00884177" w:rsidRDefault="00884177" w:rsidP="00884177">
      <w:pPr>
        <w:autoSpaceDE w:val="0"/>
        <w:autoSpaceDN w:val="0"/>
        <w:adjustRightInd w:val="0"/>
        <w:spacing w:after="0" w:line="240" w:lineRule="auto"/>
        <w:rPr>
          <w:rFonts w:ascii="Verdana" w:hAnsi="Verdana" w:cs="Verdana"/>
          <w:color w:val="000033"/>
          <w:sz w:val="20"/>
          <w:szCs w:val="20"/>
          <w:lang w:val="en-US"/>
        </w:rPr>
      </w:pPr>
      <w:r w:rsidRPr="00884177">
        <w:rPr>
          <w:rFonts w:ascii="Verdana" w:hAnsi="Verdana" w:cs="Verdana"/>
          <w:color w:val="000033"/>
          <w:sz w:val="20"/>
          <w:szCs w:val="20"/>
          <w:lang w:val="en-US"/>
        </w:rPr>
        <w:t xml:space="preserve">    </w:t>
      </w:r>
      <w:r w:rsidRPr="00884177">
        <w:rPr>
          <w:rFonts w:ascii="Verdana" w:hAnsi="Verdana" w:cs="Verdana"/>
          <w:color w:val="000000"/>
          <w:sz w:val="20"/>
          <w:szCs w:val="20"/>
          <w:lang w:val="en-US"/>
        </w:rPr>
        <w:t>}</w:t>
      </w:r>
      <w:r w:rsidRPr="00884177">
        <w:rPr>
          <w:rFonts w:ascii="Verdana" w:hAnsi="Verdana" w:cs="Verdana"/>
          <w:color w:val="000033"/>
          <w:sz w:val="20"/>
          <w:szCs w:val="20"/>
          <w:lang w:val="en-US"/>
        </w:rPr>
        <w:t xml:space="preserve">   </w:t>
      </w:r>
    </w:p>
    <w:p w14:paraId="585657CC" w14:textId="77777777" w:rsidR="00884177" w:rsidRPr="00884177" w:rsidRDefault="00884177" w:rsidP="00884177">
      <w:pPr>
        <w:autoSpaceDE w:val="0"/>
        <w:autoSpaceDN w:val="0"/>
        <w:adjustRightInd w:val="0"/>
        <w:spacing w:after="0" w:line="240" w:lineRule="auto"/>
        <w:rPr>
          <w:rFonts w:ascii="Verdana" w:hAnsi="Verdana" w:cs="Verdana"/>
          <w:color w:val="000033"/>
          <w:sz w:val="20"/>
          <w:szCs w:val="20"/>
          <w:lang w:val="en-US"/>
        </w:rPr>
      </w:pPr>
    </w:p>
    <w:p w14:paraId="03731CFB" w14:textId="77777777" w:rsidR="00884177" w:rsidRPr="00884177" w:rsidRDefault="00884177" w:rsidP="00884177">
      <w:pPr>
        <w:autoSpaceDE w:val="0"/>
        <w:autoSpaceDN w:val="0"/>
        <w:adjustRightInd w:val="0"/>
        <w:spacing w:after="0" w:line="240" w:lineRule="auto"/>
        <w:rPr>
          <w:rFonts w:ascii="Verdana" w:hAnsi="Verdana" w:cs="Verdana"/>
          <w:color w:val="000033"/>
          <w:sz w:val="20"/>
          <w:szCs w:val="20"/>
          <w:lang w:val="en-US"/>
        </w:rPr>
      </w:pPr>
      <w:r w:rsidRPr="00884177">
        <w:rPr>
          <w:rFonts w:ascii="Verdana" w:hAnsi="Verdana" w:cs="Verdana"/>
          <w:color w:val="000033"/>
          <w:sz w:val="20"/>
          <w:szCs w:val="20"/>
          <w:lang w:val="en-US"/>
        </w:rPr>
        <w:t xml:space="preserve">    </w:t>
      </w:r>
      <w:r w:rsidRPr="00884177">
        <w:rPr>
          <w:rFonts w:ascii="Verdana" w:hAnsi="Verdana" w:cs="Verdana"/>
          <w:i/>
          <w:iCs/>
          <w:color w:val="00007F"/>
          <w:sz w:val="20"/>
          <w:szCs w:val="20"/>
          <w:lang w:val="en-US"/>
        </w:rPr>
        <w:t>$sql</w:t>
      </w:r>
      <w:r w:rsidRPr="00884177">
        <w:rPr>
          <w:rFonts w:ascii="Verdana" w:hAnsi="Verdana" w:cs="Verdana"/>
          <w:color w:val="000033"/>
          <w:sz w:val="20"/>
          <w:szCs w:val="20"/>
          <w:lang w:val="en-US"/>
        </w:rPr>
        <w:t xml:space="preserve"> </w:t>
      </w:r>
      <w:r w:rsidRPr="00884177">
        <w:rPr>
          <w:rFonts w:ascii="Verdana" w:hAnsi="Verdana" w:cs="Verdana"/>
          <w:color w:val="000000"/>
          <w:sz w:val="20"/>
          <w:szCs w:val="20"/>
          <w:lang w:val="en-US"/>
        </w:rPr>
        <w:t>=</w:t>
      </w:r>
      <w:r w:rsidRPr="00884177">
        <w:rPr>
          <w:rFonts w:ascii="Verdana" w:hAnsi="Verdana" w:cs="Verdana"/>
          <w:color w:val="000033"/>
          <w:sz w:val="20"/>
          <w:szCs w:val="20"/>
          <w:lang w:val="en-US"/>
        </w:rPr>
        <w:t xml:space="preserve"> </w:t>
      </w:r>
      <w:r w:rsidRPr="00884177">
        <w:rPr>
          <w:rFonts w:ascii="Verdana" w:hAnsi="Verdana" w:cs="Verdana"/>
          <w:color w:val="007F00"/>
          <w:sz w:val="20"/>
          <w:szCs w:val="20"/>
          <w:lang w:val="en-US"/>
        </w:rPr>
        <w:t>"SELECT * FROM logins"</w:t>
      </w:r>
      <w:r w:rsidRPr="00884177">
        <w:rPr>
          <w:rFonts w:ascii="Verdana" w:hAnsi="Verdana" w:cs="Verdana"/>
          <w:color w:val="000000"/>
          <w:sz w:val="20"/>
          <w:szCs w:val="20"/>
          <w:lang w:val="en-US"/>
        </w:rPr>
        <w:t>;</w:t>
      </w:r>
    </w:p>
    <w:p w14:paraId="722B83ED" w14:textId="77777777" w:rsidR="00884177" w:rsidRPr="00884177" w:rsidRDefault="00884177" w:rsidP="00884177">
      <w:pPr>
        <w:autoSpaceDE w:val="0"/>
        <w:autoSpaceDN w:val="0"/>
        <w:adjustRightInd w:val="0"/>
        <w:spacing w:after="0" w:line="240" w:lineRule="auto"/>
        <w:rPr>
          <w:rFonts w:ascii="Verdana" w:hAnsi="Verdana" w:cs="Verdana"/>
          <w:color w:val="000033"/>
          <w:sz w:val="20"/>
          <w:szCs w:val="20"/>
          <w:lang w:val="en-US"/>
        </w:rPr>
      </w:pPr>
      <w:r w:rsidRPr="00884177">
        <w:rPr>
          <w:rFonts w:ascii="Verdana" w:hAnsi="Verdana" w:cs="Verdana"/>
          <w:color w:val="000033"/>
          <w:sz w:val="20"/>
          <w:szCs w:val="20"/>
          <w:lang w:val="en-US"/>
        </w:rPr>
        <w:t xml:space="preserve">    </w:t>
      </w:r>
      <w:r w:rsidRPr="00884177">
        <w:rPr>
          <w:rFonts w:ascii="Verdana" w:hAnsi="Verdana" w:cs="Verdana"/>
          <w:i/>
          <w:iCs/>
          <w:color w:val="00007F"/>
          <w:sz w:val="20"/>
          <w:szCs w:val="20"/>
          <w:lang w:val="en-US"/>
        </w:rPr>
        <w:t>$result</w:t>
      </w:r>
      <w:r w:rsidRPr="00884177">
        <w:rPr>
          <w:rFonts w:ascii="Verdana" w:hAnsi="Verdana" w:cs="Verdana"/>
          <w:color w:val="000033"/>
          <w:sz w:val="20"/>
          <w:szCs w:val="20"/>
          <w:lang w:val="en-US"/>
        </w:rPr>
        <w:t xml:space="preserve"> </w:t>
      </w:r>
      <w:r w:rsidRPr="00884177">
        <w:rPr>
          <w:rFonts w:ascii="Verdana" w:hAnsi="Verdana" w:cs="Verdana"/>
          <w:color w:val="000000"/>
          <w:sz w:val="20"/>
          <w:szCs w:val="20"/>
          <w:lang w:val="en-US"/>
        </w:rPr>
        <w:t>=</w:t>
      </w:r>
      <w:r w:rsidRPr="00884177">
        <w:rPr>
          <w:rFonts w:ascii="Verdana" w:hAnsi="Verdana" w:cs="Verdana"/>
          <w:color w:val="000033"/>
          <w:sz w:val="20"/>
          <w:szCs w:val="20"/>
          <w:lang w:val="en-US"/>
        </w:rPr>
        <w:t xml:space="preserve"> </w:t>
      </w:r>
      <w:r w:rsidRPr="00884177">
        <w:rPr>
          <w:rFonts w:ascii="Verdana" w:hAnsi="Verdana" w:cs="Verdana"/>
          <w:i/>
          <w:iCs/>
          <w:color w:val="00007F"/>
          <w:sz w:val="20"/>
          <w:szCs w:val="20"/>
          <w:lang w:val="en-US"/>
        </w:rPr>
        <w:t>$con</w:t>
      </w:r>
      <w:r w:rsidRPr="00884177">
        <w:rPr>
          <w:rFonts w:ascii="Verdana" w:hAnsi="Verdana" w:cs="Verdana"/>
          <w:color w:val="000000"/>
          <w:sz w:val="20"/>
          <w:szCs w:val="20"/>
          <w:lang w:val="en-US"/>
        </w:rPr>
        <w:t>-&gt;</w:t>
      </w:r>
      <w:r w:rsidRPr="00884177">
        <w:rPr>
          <w:rFonts w:ascii="Verdana" w:hAnsi="Verdana" w:cs="Verdana"/>
          <w:color w:val="000033"/>
          <w:sz w:val="20"/>
          <w:szCs w:val="20"/>
          <w:lang w:val="en-US"/>
        </w:rPr>
        <w:t>query</w:t>
      </w:r>
      <w:r w:rsidRPr="00884177">
        <w:rPr>
          <w:rFonts w:ascii="Verdana" w:hAnsi="Verdana" w:cs="Verdana"/>
          <w:color w:val="000000"/>
          <w:sz w:val="20"/>
          <w:szCs w:val="20"/>
          <w:lang w:val="en-US"/>
        </w:rPr>
        <w:t>(</w:t>
      </w:r>
      <w:r w:rsidRPr="00884177">
        <w:rPr>
          <w:rFonts w:ascii="Verdana" w:hAnsi="Verdana" w:cs="Verdana"/>
          <w:i/>
          <w:iCs/>
          <w:color w:val="00007F"/>
          <w:sz w:val="20"/>
          <w:szCs w:val="20"/>
          <w:lang w:val="en-US"/>
        </w:rPr>
        <w:t>$sql</w:t>
      </w:r>
      <w:r w:rsidRPr="00884177">
        <w:rPr>
          <w:rFonts w:ascii="Verdana" w:hAnsi="Verdana" w:cs="Verdana"/>
          <w:color w:val="000000"/>
          <w:sz w:val="20"/>
          <w:szCs w:val="20"/>
          <w:lang w:val="en-US"/>
        </w:rPr>
        <w:t>);</w:t>
      </w:r>
    </w:p>
    <w:p w14:paraId="0A710486" w14:textId="77777777" w:rsidR="00884177" w:rsidRPr="00884177" w:rsidRDefault="00884177" w:rsidP="00884177">
      <w:pPr>
        <w:autoSpaceDE w:val="0"/>
        <w:autoSpaceDN w:val="0"/>
        <w:adjustRightInd w:val="0"/>
        <w:spacing w:after="0" w:line="240" w:lineRule="auto"/>
        <w:rPr>
          <w:rFonts w:ascii="Verdana" w:hAnsi="Verdana" w:cs="Verdana"/>
          <w:color w:val="000033"/>
          <w:sz w:val="20"/>
          <w:szCs w:val="20"/>
          <w:lang w:val="en-US"/>
        </w:rPr>
      </w:pPr>
      <w:r w:rsidRPr="00884177">
        <w:rPr>
          <w:rFonts w:ascii="Verdana" w:hAnsi="Verdana" w:cs="Verdana"/>
          <w:color w:val="000033"/>
          <w:sz w:val="20"/>
          <w:szCs w:val="20"/>
          <w:lang w:val="en-US"/>
        </w:rPr>
        <w:t xml:space="preserve">    </w:t>
      </w:r>
    </w:p>
    <w:p w14:paraId="2CC75209" w14:textId="77777777" w:rsidR="00884177" w:rsidRPr="00884177" w:rsidRDefault="00884177" w:rsidP="00884177">
      <w:pPr>
        <w:autoSpaceDE w:val="0"/>
        <w:autoSpaceDN w:val="0"/>
        <w:adjustRightInd w:val="0"/>
        <w:spacing w:after="0" w:line="240" w:lineRule="auto"/>
        <w:rPr>
          <w:rFonts w:ascii="Verdana" w:hAnsi="Verdana" w:cs="Verdana"/>
          <w:color w:val="000033"/>
          <w:sz w:val="20"/>
          <w:szCs w:val="20"/>
          <w:lang w:val="en-US"/>
        </w:rPr>
      </w:pPr>
      <w:r w:rsidRPr="00884177">
        <w:rPr>
          <w:rFonts w:ascii="Verdana" w:hAnsi="Verdana" w:cs="Verdana"/>
          <w:color w:val="000033"/>
          <w:sz w:val="20"/>
          <w:szCs w:val="20"/>
          <w:lang w:val="en-US"/>
        </w:rPr>
        <w:t xml:space="preserve">    </w:t>
      </w:r>
      <w:r w:rsidRPr="00884177">
        <w:rPr>
          <w:rFonts w:ascii="Verdana" w:hAnsi="Verdana" w:cs="Verdana"/>
          <w:i/>
          <w:iCs/>
          <w:color w:val="7F007F"/>
          <w:sz w:val="20"/>
          <w:szCs w:val="20"/>
          <w:lang w:val="en-US"/>
        </w:rPr>
        <w:t>try</w:t>
      </w:r>
      <w:r w:rsidRPr="00884177">
        <w:rPr>
          <w:rFonts w:ascii="Verdana" w:hAnsi="Verdana" w:cs="Verdana"/>
          <w:color w:val="000033"/>
          <w:sz w:val="20"/>
          <w:szCs w:val="20"/>
          <w:lang w:val="en-US"/>
        </w:rPr>
        <w:t xml:space="preserve"> </w:t>
      </w:r>
      <w:r w:rsidRPr="00884177">
        <w:rPr>
          <w:rFonts w:ascii="Verdana" w:hAnsi="Verdana" w:cs="Verdana"/>
          <w:color w:val="000000"/>
          <w:sz w:val="20"/>
          <w:szCs w:val="20"/>
          <w:lang w:val="en-US"/>
        </w:rPr>
        <w:t>{</w:t>
      </w:r>
    </w:p>
    <w:p w14:paraId="75A2F670" w14:textId="77777777" w:rsidR="00884177" w:rsidRPr="00884177" w:rsidRDefault="00884177" w:rsidP="00884177">
      <w:pPr>
        <w:autoSpaceDE w:val="0"/>
        <w:autoSpaceDN w:val="0"/>
        <w:adjustRightInd w:val="0"/>
        <w:spacing w:after="0" w:line="240" w:lineRule="auto"/>
        <w:rPr>
          <w:rFonts w:ascii="Verdana" w:hAnsi="Verdana" w:cs="Verdana"/>
          <w:color w:val="000033"/>
          <w:sz w:val="20"/>
          <w:szCs w:val="20"/>
          <w:lang w:val="en-US"/>
        </w:rPr>
      </w:pPr>
      <w:r w:rsidRPr="00884177">
        <w:rPr>
          <w:rFonts w:ascii="Verdana" w:hAnsi="Verdana" w:cs="Verdana"/>
          <w:color w:val="000033"/>
          <w:sz w:val="20"/>
          <w:szCs w:val="20"/>
          <w:lang w:val="en-US"/>
        </w:rPr>
        <w:t xml:space="preserve">        </w:t>
      </w:r>
      <w:r w:rsidRPr="00884177">
        <w:rPr>
          <w:rFonts w:ascii="Verdana" w:hAnsi="Verdana" w:cs="Verdana"/>
          <w:i/>
          <w:iCs/>
          <w:color w:val="00007F"/>
          <w:sz w:val="20"/>
          <w:szCs w:val="20"/>
          <w:lang w:val="en-US"/>
        </w:rPr>
        <w:t>$username</w:t>
      </w:r>
      <w:r w:rsidRPr="00884177">
        <w:rPr>
          <w:rFonts w:ascii="Verdana" w:hAnsi="Verdana" w:cs="Verdana"/>
          <w:color w:val="000033"/>
          <w:sz w:val="20"/>
          <w:szCs w:val="20"/>
          <w:lang w:val="en-US"/>
        </w:rPr>
        <w:t xml:space="preserve"> </w:t>
      </w:r>
      <w:r w:rsidRPr="00884177">
        <w:rPr>
          <w:rFonts w:ascii="Verdana" w:hAnsi="Verdana" w:cs="Verdana"/>
          <w:color w:val="000000"/>
          <w:sz w:val="20"/>
          <w:szCs w:val="20"/>
          <w:lang w:val="en-US"/>
        </w:rPr>
        <w:t>=</w:t>
      </w:r>
      <w:r w:rsidRPr="00884177">
        <w:rPr>
          <w:rFonts w:ascii="Verdana" w:hAnsi="Verdana" w:cs="Verdana"/>
          <w:color w:val="000033"/>
          <w:sz w:val="20"/>
          <w:szCs w:val="20"/>
          <w:lang w:val="en-US"/>
        </w:rPr>
        <w:t xml:space="preserve"> </w:t>
      </w:r>
      <w:r w:rsidRPr="00884177">
        <w:rPr>
          <w:rFonts w:ascii="Verdana" w:hAnsi="Verdana" w:cs="Verdana"/>
          <w:i/>
          <w:iCs/>
          <w:color w:val="00007F"/>
          <w:sz w:val="20"/>
          <w:szCs w:val="20"/>
          <w:lang w:val="en-US"/>
        </w:rPr>
        <w:t>$_GET</w:t>
      </w:r>
      <w:r w:rsidRPr="00884177">
        <w:rPr>
          <w:rFonts w:ascii="Verdana" w:hAnsi="Verdana" w:cs="Verdana"/>
          <w:color w:val="000000"/>
          <w:sz w:val="20"/>
          <w:szCs w:val="20"/>
          <w:lang w:val="en-US"/>
        </w:rPr>
        <w:t>[</w:t>
      </w:r>
      <w:r w:rsidRPr="00884177">
        <w:rPr>
          <w:rFonts w:ascii="Verdana" w:hAnsi="Verdana" w:cs="Verdana"/>
          <w:color w:val="009F00"/>
          <w:sz w:val="20"/>
          <w:szCs w:val="20"/>
          <w:lang w:val="en-US"/>
        </w:rPr>
        <w:t>'user'</w:t>
      </w:r>
      <w:r w:rsidRPr="00884177">
        <w:rPr>
          <w:rFonts w:ascii="Verdana" w:hAnsi="Verdana" w:cs="Verdana"/>
          <w:color w:val="000000"/>
          <w:sz w:val="20"/>
          <w:szCs w:val="20"/>
          <w:lang w:val="en-US"/>
        </w:rPr>
        <w:t>];</w:t>
      </w:r>
    </w:p>
    <w:p w14:paraId="07D5185C" w14:textId="77777777" w:rsidR="00884177" w:rsidRPr="00884177" w:rsidRDefault="00884177" w:rsidP="00884177">
      <w:pPr>
        <w:autoSpaceDE w:val="0"/>
        <w:autoSpaceDN w:val="0"/>
        <w:adjustRightInd w:val="0"/>
        <w:spacing w:after="0" w:line="240" w:lineRule="auto"/>
        <w:rPr>
          <w:rFonts w:ascii="Verdana" w:hAnsi="Verdana" w:cs="Verdana"/>
          <w:color w:val="000033"/>
          <w:sz w:val="20"/>
          <w:szCs w:val="20"/>
          <w:lang w:val="en-US"/>
        </w:rPr>
      </w:pPr>
      <w:r w:rsidRPr="00884177">
        <w:rPr>
          <w:rFonts w:ascii="Verdana" w:hAnsi="Verdana" w:cs="Verdana"/>
          <w:color w:val="000033"/>
          <w:sz w:val="20"/>
          <w:szCs w:val="20"/>
          <w:lang w:val="en-US"/>
        </w:rPr>
        <w:t xml:space="preserve">        </w:t>
      </w:r>
      <w:r w:rsidRPr="00884177">
        <w:rPr>
          <w:rFonts w:ascii="Verdana" w:hAnsi="Verdana" w:cs="Verdana"/>
          <w:i/>
          <w:iCs/>
          <w:color w:val="00007F"/>
          <w:sz w:val="20"/>
          <w:szCs w:val="20"/>
          <w:lang w:val="en-US"/>
        </w:rPr>
        <w:t>$password</w:t>
      </w:r>
      <w:r w:rsidRPr="00884177">
        <w:rPr>
          <w:rFonts w:ascii="Verdana" w:hAnsi="Verdana" w:cs="Verdana"/>
          <w:color w:val="000033"/>
          <w:sz w:val="20"/>
          <w:szCs w:val="20"/>
          <w:lang w:val="en-US"/>
        </w:rPr>
        <w:t xml:space="preserve"> </w:t>
      </w:r>
      <w:r w:rsidRPr="00884177">
        <w:rPr>
          <w:rFonts w:ascii="Verdana" w:hAnsi="Verdana" w:cs="Verdana"/>
          <w:color w:val="000000"/>
          <w:sz w:val="20"/>
          <w:szCs w:val="20"/>
          <w:lang w:val="en-US"/>
        </w:rPr>
        <w:t>=</w:t>
      </w:r>
      <w:r w:rsidRPr="00884177">
        <w:rPr>
          <w:rFonts w:ascii="Verdana" w:hAnsi="Verdana" w:cs="Verdana"/>
          <w:color w:val="000033"/>
          <w:sz w:val="20"/>
          <w:szCs w:val="20"/>
          <w:lang w:val="en-US"/>
        </w:rPr>
        <w:t xml:space="preserve"> </w:t>
      </w:r>
      <w:proofErr w:type="gramStart"/>
      <w:r w:rsidRPr="00884177">
        <w:rPr>
          <w:rFonts w:ascii="Verdana" w:hAnsi="Verdana" w:cs="Verdana"/>
          <w:color w:val="000033"/>
          <w:sz w:val="20"/>
          <w:szCs w:val="20"/>
          <w:lang w:val="en-US"/>
        </w:rPr>
        <w:t>strtoupper</w:t>
      </w:r>
      <w:r w:rsidRPr="00884177">
        <w:rPr>
          <w:rFonts w:ascii="Verdana" w:hAnsi="Verdana" w:cs="Verdana"/>
          <w:color w:val="000000"/>
          <w:sz w:val="20"/>
          <w:szCs w:val="20"/>
          <w:lang w:val="en-US"/>
        </w:rPr>
        <w:t>(</w:t>
      </w:r>
      <w:proofErr w:type="gramEnd"/>
      <w:r w:rsidRPr="00884177">
        <w:rPr>
          <w:rFonts w:ascii="Verdana" w:hAnsi="Verdana" w:cs="Verdana"/>
          <w:color w:val="000033"/>
          <w:sz w:val="20"/>
          <w:szCs w:val="20"/>
          <w:lang w:val="en-US"/>
        </w:rPr>
        <w:t>hash</w:t>
      </w:r>
      <w:r w:rsidRPr="00884177">
        <w:rPr>
          <w:rFonts w:ascii="Verdana" w:hAnsi="Verdana" w:cs="Verdana"/>
          <w:color w:val="000000"/>
          <w:sz w:val="20"/>
          <w:szCs w:val="20"/>
          <w:lang w:val="en-US"/>
        </w:rPr>
        <w:t>(</w:t>
      </w:r>
      <w:r w:rsidRPr="00884177">
        <w:rPr>
          <w:rFonts w:ascii="Verdana" w:hAnsi="Verdana" w:cs="Verdana"/>
          <w:color w:val="007F00"/>
          <w:sz w:val="20"/>
          <w:szCs w:val="20"/>
          <w:lang w:val="en-US"/>
        </w:rPr>
        <w:t>"sha512"</w:t>
      </w:r>
      <w:r w:rsidRPr="00884177">
        <w:rPr>
          <w:rFonts w:ascii="Verdana" w:hAnsi="Verdana" w:cs="Verdana"/>
          <w:color w:val="000000"/>
          <w:sz w:val="20"/>
          <w:szCs w:val="20"/>
          <w:lang w:val="en-US"/>
        </w:rPr>
        <w:t>,</w:t>
      </w:r>
      <w:r w:rsidRPr="00884177">
        <w:rPr>
          <w:rFonts w:ascii="Verdana" w:hAnsi="Verdana" w:cs="Verdana"/>
          <w:color w:val="000033"/>
          <w:sz w:val="20"/>
          <w:szCs w:val="20"/>
          <w:lang w:val="en-US"/>
        </w:rPr>
        <w:t xml:space="preserve"> </w:t>
      </w:r>
      <w:r w:rsidRPr="00884177">
        <w:rPr>
          <w:rFonts w:ascii="Verdana" w:hAnsi="Verdana" w:cs="Verdana"/>
          <w:i/>
          <w:iCs/>
          <w:color w:val="00007F"/>
          <w:sz w:val="20"/>
          <w:szCs w:val="20"/>
          <w:lang w:val="en-US"/>
        </w:rPr>
        <w:t>$_GET</w:t>
      </w:r>
      <w:r w:rsidRPr="00884177">
        <w:rPr>
          <w:rFonts w:ascii="Verdana" w:hAnsi="Verdana" w:cs="Verdana"/>
          <w:color w:val="000000"/>
          <w:sz w:val="20"/>
          <w:szCs w:val="20"/>
          <w:lang w:val="en-US"/>
        </w:rPr>
        <w:t>[</w:t>
      </w:r>
      <w:r w:rsidRPr="00884177">
        <w:rPr>
          <w:rFonts w:ascii="Verdana" w:hAnsi="Verdana" w:cs="Verdana"/>
          <w:color w:val="009F00"/>
          <w:sz w:val="20"/>
          <w:szCs w:val="20"/>
          <w:lang w:val="en-US"/>
        </w:rPr>
        <w:t>'pass'</w:t>
      </w:r>
      <w:r w:rsidRPr="00884177">
        <w:rPr>
          <w:rFonts w:ascii="Verdana" w:hAnsi="Verdana" w:cs="Verdana"/>
          <w:color w:val="000000"/>
          <w:sz w:val="20"/>
          <w:szCs w:val="20"/>
          <w:lang w:val="en-US"/>
        </w:rPr>
        <w:t>]));</w:t>
      </w:r>
    </w:p>
    <w:p w14:paraId="151423AB" w14:textId="77777777" w:rsidR="00884177" w:rsidRPr="00884177" w:rsidRDefault="00884177" w:rsidP="00884177">
      <w:pPr>
        <w:autoSpaceDE w:val="0"/>
        <w:autoSpaceDN w:val="0"/>
        <w:adjustRightInd w:val="0"/>
        <w:spacing w:after="0" w:line="240" w:lineRule="auto"/>
        <w:rPr>
          <w:rFonts w:ascii="Verdana" w:hAnsi="Verdana" w:cs="Verdana"/>
          <w:color w:val="000033"/>
          <w:sz w:val="20"/>
          <w:szCs w:val="20"/>
          <w:lang w:val="en-US"/>
        </w:rPr>
      </w:pPr>
      <w:r w:rsidRPr="00884177">
        <w:rPr>
          <w:rFonts w:ascii="Verdana" w:hAnsi="Verdana" w:cs="Verdana"/>
          <w:color w:val="000033"/>
          <w:sz w:val="20"/>
          <w:szCs w:val="20"/>
          <w:lang w:val="en-US"/>
        </w:rPr>
        <w:t xml:space="preserve">    </w:t>
      </w:r>
      <w:r w:rsidRPr="00884177">
        <w:rPr>
          <w:rFonts w:ascii="Verdana" w:hAnsi="Verdana" w:cs="Verdana"/>
          <w:color w:val="000000"/>
          <w:sz w:val="20"/>
          <w:szCs w:val="20"/>
          <w:lang w:val="en-US"/>
        </w:rPr>
        <w:t>}</w:t>
      </w:r>
      <w:r w:rsidRPr="00884177">
        <w:rPr>
          <w:rFonts w:ascii="Verdana" w:hAnsi="Verdana" w:cs="Verdana"/>
          <w:color w:val="000033"/>
          <w:sz w:val="20"/>
          <w:szCs w:val="20"/>
          <w:lang w:val="en-US"/>
        </w:rPr>
        <w:t xml:space="preserve"> </w:t>
      </w:r>
      <w:r w:rsidRPr="00884177">
        <w:rPr>
          <w:rFonts w:ascii="Verdana" w:hAnsi="Verdana" w:cs="Verdana"/>
          <w:i/>
          <w:iCs/>
          <w:color w:val="7F007F"/>
          <w:sz w:val="20"/>
          <w:szCs w:val="20"/>
          <w:lang w:val="en-US"/>
        </w:rPr>
        <w:t>catch</w:t>
      </w:r>
      <w:r w:rsidRPr="00884177">
        <w:rPr>
          <w:rFonts w:ascii="Verdana" w:hAnsi="Verdana" w:cs="Verdana"/>
          <w:color w:val="000033"/>
          <w:sz w:val="20"/>
          <w:szCs w:val="20"/>
          <w:lang w:val="en-US"/>
        </w:rPr>
        <w:t xml:space="preserve"> </w:t>
      </w:r>
      <w:r w:rsidRPr="00884177">
        <w:rPr>
          <w:rFonts w:ascii="Verdana" w:hAnsi="Verdana" w:cs="Verdana"/>
          <w:color w:val="000000"/>
          <w:sz w:val="20"/>
          <w:szCs w:val="20"/>
          <w:lang w:val="en-US"/>
        </w:rPr>
        <w:t>(</w:t>
      </w:r>
      <w:r w:rsidRPr="00884177">
        <w:rPr>
          <w:rFonts w:ascii="Verdana" w:hAnsi="Verdana" w:cs="Verdana"/>
          <w:i/>
          <w:iCs/>
          <w:color w:val="7F007F"/>
          <w:sz w:val="20"/>
          <w:szCs w:val="20"/>
          <w:lang w:val="en-US"/>
        </w:rPr>
        <w:t>Exception</w:t>
      </w:r>
      <w:r w:rsidRPr="00884177">
        <w:rPr>
          <w:rFonts w:ascii="Verdana" w:hAnsi="Verdana" w:cs="Verdana"/>
          <w:color w:val="000033"/>
          <w:sz w:val="20"/>
          <w:szCs w:val="20"/>
          <w:lang w:val="en-US"/>
        </w:rPr>
        <w:t xml:space="preserve"> </w:t>
      </w:r>
      <w:r w:rsidRPr="00884177">
        <w:rPr>
          <w:rFonts w:ascii="Verdana" w:hAnsi="Verdana" w:cs="Verdana"/>
          <w:i/>
          <w:iCs/>
          <w:color w:val="00007F"/>
          <w:sz w:val="20"/>
          <w:szCs w:val="20"/>
          <w:lang w:val="en-US"/>
        </w:rPr>
        <w:t>$e</w:t>
      </w:r>
      <w:r w:rsidRPr="00884177">
        <w:rPr>
          <w:rFonts w:ascii="Verdana" w:hAnsi="Verdana" w:cs="Verdana"/>
          <w:color w:val="000000"/>
          <w:sz w:val="20"/>
          <w:szCs w:val="20"/>
          <w:lang w:val="en-US"/>
        </w:rPr>
        <w:t>)</w:t>
      </w:r>
      <w:r w:rsidRPr="00884177">
        <w:rPr>
          <w:rFonts w:ascii="Verdana" w:hAnsi="Verdana" w:cs="Verdana"/>
          <w:color w:val="000033"/>
          <w:sz w:val="20"/>
          <w:szCs w:val="20"/>
          <w:lang w:val="en-US"/>
        </w:rPr>
        <w:t xml:space="preserve"> </w:t>
      </w:r>
      <w:r w:rsidRPr="00884177">
        <w:rPr>
          <w:rFonts w:ascii="Verdana" w:hAnsi="Verdana" w:cs="Verdana"/>
          <w:color w:val="000000"/>
          <w:sz w:val="20"/>
          <w:szCs w:val="20"/>
          <w:lang w:val="en-US"/>
        </w:rPr>
        <w:t>{</w:t>
      </w:r>
    </w:p>
    <w:p w14:paraId="40A90AF9" w14:textId="77777777" w:rsidR="00884177" w:rsidRPr="00884177" w:rsidRDefault="00884177" w:rsidP="00884177">
      <w:pPr>
        <w:autoSpaceDE w:val="0"/>
        <w:autoSpaceDN w:val="0"/>
        <w:adjustRightInd w:val="0"/>
        <w:spacing w:after="0" w:line="240" w:lineRule="auto"/>
        <w:rPr>
          <w:rFonts w:ascii="Verdana" w:hAnsi="Verdana" w:cs="Verdana"/>
          <w:color w:val="000033"/>
          <w:sz w:val="20"/>
          <w:szCs w:val="20"/>
          <w:lang w:val="en-US"/>
        </w:rPr>
      </w:pPr>
      <w:r w:rsidRPr="00884177">
        <w:rPr>
          <w:rFonts w:ascii="Verdana" w:hAnsi="Verdana" w:cs="Verdana"/>
          <w:color w:val="000033"/>
          <w:sz w:val="20"/>
          <w:szCs w:val="20"/>
          <w:lang w:val="en-US"/>
        </w:rPr>
        <w:t xml:space="preserve">    </w:t>
      </w:r>
    </w:p>
    <w:p w14:paraId="3016C09C" w14:textId="77777777" w:rsidR="00884177" w:rsidRPr="00884177" w:rsidRDefault="00884177" w:rsidP="00884177">
      <w:pPr>
        <w:autoSpaceDE w:val="0"/>
        <w:autoSpaceDN w:val="0"/>
        <w:adjustRightInd w:val="0"/>
        <w:spacing w:after="0" w:line="240" w:lineRule="auto"/>
        <w:rPr>
          <w:rFonts w:ascii="Verdana" w:hAnsi="Verdana" w:cs="Verdana"/>
          <w:color w:val="000033"/>
          <w:sz w:val="20"/>
          <w:szCs w:val="20"/>
          <w:lang w:val="en-US"/>
        </w:rPr>
      </w:pPr>
      <w:r w:rsidRPr="00884177">
        <w:rPr>
          <w:rFonts w:ascii="Verdana" w:hAnsi="Verdana" w:cs="Verdana"/>
          <w:color w:val="000033"/>
          <w:sz w:val="20"/>
          <w:szCs w:val="20"/>
          <w:lang w:val="en-US"/>
        </w:rPr>
        <w:t xml:space="preserve">    </w:t>
      </w:r>
      <w:r w:rsidRPr="00884177">
        <w:rPr>
          <w:rFonts w:ascii="Verdana" w:hAnsi="Verdana" w:cs="Verdana"/>
          <w:color w:val="000000"/>
          <w:sz w:val="20"/>
          <w:szCs w:val="20"/>
          <w:lang w:val="en-US"/>
        </w:rPr>
        <w:t>}</w:t>
      </w:r>
      <w:r w:rsidRPr="00884177">
        <w:rPr>
          <w:rFonts w:ascii="Verdana" w:hAnsi="Verdana" w:cs="Verdana"/>
          <w:color w:val="000033"/>
          <w:sz w:val="20"/>
          <w:szCs w:val="20"/>
          <w:lang w:val="en-US"/>
        </w:rPr>
        <w:t xml:space="preserve">   </w:t>
      </w:r>
    </w:p>
    <w:p w14:paraId="73E7E574" w14:textId="77777777" w:rsidR="00884177" w:rsidRPr="00884177" w:rsidRDefault="00884177" w:rsidP="00884177">
      <w:pPr>
        <w:autoSpaceDE w:val="0"/>
        <w:autoSpaceDN w:val="0"/>
        <w:adjustRightInd w:val="0"/>
        <w:spacing w:after="0" w:line="240" w:lineRule="auto"/>
        <w:rPr>
          <w:rFonts w:ascii="Verdana" w:hAnsi="Verdana" w:cs="Verdana"/>
          <w:color w:val="000033"/>
          <w:sz w:val="20"/>
          <w:szCs w:val="20"/>
          <w:lang w:val="en-US"/>
        </w:rPr>
      </w:pPr>
    </w:p>
    <w:p w14:paraId="225A899B" w14:textId="77777777" w:rsidR="00884177" w:rsidRPr="00884177" w:rsidRDefault="00884177" w:rsidP="00884177">
      <w:pPr>
        <w:autoSpaceDE w:val="0"/>
        <w:autoSpaceDN w:val="0"/>
        <w:adjustRightInd w:val="0"/>
        <w:spacing w:after="0" w:line="240" w:lineRule="auto"/>
        <w:rPr>
          <w:rFonts w:ascii="Verdana" w:hAnsi="Verdana" w:cs="Verdana"/>
          <w:color w:val="000033"/>
          <w:sz w:val="20"/>
          <w:szCs w:val="20"/>
          <w:lang w:val="en-US"/>
        </w:rPr>
      </w:pPr>
      <w:r w:rsidRPr="00884177">
        <w:rPr>
          <w:rFonts w:ascii="Verdana" w:hAnsi="Verdana" w:cs="Verdana"/>
          <w:color w:val="000033"/>
          <w:sz w:val="20"/>
          <w:szCs w:val="20"/>
          <w:lang w:val="en-US"/>
        </w:rPr>
        <w:t xml:space="preserve">    </w:t>
      </w:r>
      <w:r w:rsidRPr="00884177">
        <w:rPr>
          <w:rFonts w:ascii="Verdana" w:hAnsi="Verdana" w:cs="Verdana"/>
          <w:i/>
          <w:iCs/>
          <w:color w:val="7F007F"/>
          <w:sz w:val="20"/>
          <w:szCs w:val="20"/>
          <w:lang w:val="en-US"/>
        </w:rPr>
        <w:t>if</w:t>
      </w:r>
      <w:r w:rsidRPr="00884177">
        <w:rPr>
          <w:rFonts w:ascii="Verdana" w:hAnsi="Verdana" w:cs="Verdana"/>
          <w:color w:val="000033"/>
          <w:sz w:val="20"/>
          <w:szCs w:val="20"/>
          <w:lang w:val="en-US"/>
        </w:rPr>
        <w:t xml:space="preserve"> </w:t>
      </w:r>
      <w:r w:rsidRPr="00884177">
        <w:rPr>
          <w:rFonts w:ascii="Verdana" w:hAnsi="Verdana" w:cs="Verdana"/>
          <w:color w:val="000000"/>
          <w:sz w:val="20"/>
          <w:szCs w:val="20"/>
          <w:lang w:val="en-US"/>
        </w:rPr>
        <w:t>(</w:t>
      </w:r>
      <w:r w:rsidRPr="00884177">
        <w:rPr>
          <w:rFonts w:ascii="Verdana" w:hAnsi="Verdana" w:cs="Verdana"/>
          <w:i/>
          <w:iCs/>
          <w:color w:val="00007F"/>
          <w:sz w:val="20"/>
          <w:szCs w:val="20"/>
          <w:lang w:val="en-US"/>
        </w:rPr>
        <w:t>$result</w:t>
      </w:r>
      <w:r w:rsidRPr="00884177">
        <w:rPr>
          <w:rFonts w:ascii="Verdana" w:hAnsi="Verdana" w:cs="Verdana"/>
          <w:color w:val="000000"/>
          <w:sz w:val="20"/>
          <w:szCs w:val="20"/>
          <w:lang w:val="en-US"/>
        </w:rPr>
        <w:t>-&gt;</w:t>
      </w:r>
      <w:r w:rsidRPr="00884177">
        <w:rPr>
          <w:rFonts w:ascii="Verdana" w:hAnsi="Verdana" w:cs="Verdana"/>
          <w:color w:val="000033"/>
          <w:sz w:val="20"/>
          <w:szCs w:val="20"/>
          <w:lang w:val="en-US"/>
        </w:rPr>
        <w:t xml:space="preserve">num_rows </w:t>
      </w:r>
      <w:r w:rsidRPr="00884177">
        <w:rPr>
          <w:rFonts w:ascii="Verdana" w:hAnsi="Verdana" w:cs="Verdana"/>
          <w:color w:val="000000"/>
          <w:sz w:val="20"/>
          <w:szCs w:val="20"/>
          <w:lang w:val="en-US"/>
        </w:rPr>
        <w:t>&gt;</w:t>
      </w:r>
      <w:r w:rsidRPr="00884177">
        <w:rPr>
          <w:rFonts w:ascii="Verdana" w:hAnsi="Verdana" w:cs="Verdana"/>
          <w:color w:val="000033"/>
          <w:sz w:val="20"/>
          <w:szCs w:val="20"/>
          <w:lang w:val="en-US"/>
        </w:rPr>
        <w:t xml:space="preserve"> </w:t>
      </w:r>
      <w:proofErr w:type="gramStart"/>
      <w:r w:rsidRPr="00884177">
        <w:rPr>
          <w:rFonts w:ascii="Verdana" w:hAnsi="Verdana" w:cs="Verdana"/>
          <w:color w:val="CC9900"/>
          <w:sz w:val="20"/>
          <w:szCs w:val="20"/>
          <w:lang w:val="en-US"/>
        </w:rPr>
        <w:t>0</w:t>
      </w:r>
      <w:r w:rsidRPr="00884177">
        <w:rPr>
          <w:rFonts w:ascii="Verdana" w:hAnsi="Verdana" w:cs="Verdana"/>
          <w:color w:val="000000"/>
          <w:sz w:val="20"/>
          <w:szCs w:val="20"/>
          <w:lang w:val="en-US"/>
        </w:rPr>
        <w:t>){</w:t>
      </w:r>
      <w:proofErr w:type="gramEnd"/>
      <w:r w:rsidRPr="00884177">
        <w:rPr>
          <w:rFonts w:ascii="Verdana" w:hAnsi="Verdana" w:cs="Verdana"/>
          <w:color w:val="000033"/>
          <w:sz w:val="20"/>
          <w:szCs w:val="20"/>
          <w:lang w:val="en-US"/>
        </w:rPr>
        <w:t xml:space="preserve"> </w:t>
      </w:r>
    </w:p>
    <w:p w14:paraId="065DB988" w14:textId="77777777" w:rsidR="00884177" w:rsidRPr="00884177" w:rsidRDefault="00884177" w:rsidP="00884177">
      <w:pPr>
        <w:autoSpaceDE w:val="0"/>
        <w:autoSpaceDN w:val="0"/>
        <w:adjustRightInd w:val="0"/>
        <w:spacing w:after="0" w:line="240" w:lineRule="auto"/>
        <w:rPr>
          <w:rFonts w:ascii="Verdana" w:hAnsi="Verdana" w:cs="Verdana"/>
          <w:color w:val="000033"/>
          <w:sz w:val="20"/>
          <w:szCs w:val="20"/>
          <w:lang w:val="en-US"/>
        </w:rPr>
      </w:pPr>
      <w:r w:rsidRPr="00884177">
        <w:rPr>
          <w:rFonts w:ascii="Verdana" w:hAnsi="Verdana" w:cs="Verdana"/>
          <w:color w:val="000033"/>
          <w:sz w:val="20"/>
          <w:szCs w:val="20"/>
          <w:lang w:val="en-US"/>
        </w:rPr>
        <w:t xml:space="preserve">        </w:t>
      </w:r>
      <w:proofErr w:type="gramStart"/>
      <w:r w:rsidRPr="00884177">
        <w:rPr>
          <w:rFonts w:ascii="Verdana" w:hAnsi="Verdana" w:cs="Verdana"/>
          <w:i/>
          <w:iCs/>
          <w:color w:val="7F007F"/>
          <w:sz w:val="20"/>
          <w:szCs w:val="20"/>
          <w:lang w:val="en-US"/>
        </w:rPr>
        <w:t>while</w:t>
      </w:r>
      <w:r w:rsidRPr="00884177">
        <w:rPr>
          <w:rFonts w:ascii="Verdana" w:hAnsi="Verdana" w:cs="Verdana"/>
          <w:color w:val="000000"/>
          <w:sz w:val="20"/>
          <w:szCs w:val="20"/>
          <w:lang w:val="en-US"/>
        </w:rPr>
        <w:t>(</w:t>
      </w:r>
      <w:proofErr w:type="gramEnd"/>
      <w:r w:rsidRPr="00884177">
        <w:rPr>
          <w:rFonts w:ascii="Verdana" w:hAnsi="Verdana" w:cs="Verdana"/>
          <w:i/>
          <w:iCs/>
          <w:color w:val="00007F"/>
          <w:sz w:val="20"/>
          <w:szCs w:val="20"/>
          <w:lang w:val="en-US"/>
        </w:rPr>
        <w:t>$row</w:t>
      </w:r>
      <w:r w:rsidRPr="00884177">
        <w:rPr>
          <w:rFonts w:ascii="Verdana" w:hAnsi="Verdana" w:cs="Verdana"/>
          <w:color w:val="000033"/>
          <w:sz w:val="20"/>
          <w:szCs w:val="20"/>
          <w:lang w:val="en-US"/>
        </w:rPr>
        <w:t xml:space="preserve"> </w:t>
      </w:r>
      <w:r w:rsidRPr="00884177">
        <w:rPr>
          <w:rFonts w:ascii="Verdana" w:hAnsi="Verdana" w:cs="Verdana"/>
          <w:color w:val="000000"/>
          <w:sz w:val="20"/>
          <w:szCs w:val="20"/>
          <w:lang w:val="en-US"/>
        </w:rPr>
        <w:t>=</w:t>
      </w:r>
      <w:r w:rsidRPr="00884177">
        <w:rPr>
          <w:rFonts w:ascii="Verdana" w:hAnsi="Verdana" w:cs="Verdana"/>
          <w:color w:val="000033"/>
          <w:sz w:val="20"/>
          <w:szCs w:val="20"/>
          <w:lang w:val="en-US"/>
        </w:rPr>
        <w:t xml:space="preserve"> </w:t>
      </w:r>
      <w:r w:rsidRPr="00884177">
        <w:rPr>
          <w:rFonts w:ascii="Verdana" w:hAnsi="Verdana" w:cs="Verdana"/>
          <w:i/>
          <w:iCs/>
          <w:color w:val="00007F"/>
          <w:sz w:val="20"/>
          <w:szCs w:val="20"/>
          <w:lang w:val="en-US"/>
        </w:rPr>
        <w:t>$result</w:t>
      </w:r>
      <w:r w:rsidRPr="00884177">
        <w:rPr>
          <w:rFonts w:ascii="Verdana" w:hAnsi="Verdana" w:cs="Verdana"/>
          <w:color w:val="000000"/>
          <w:sz w:val="20"/>
          <w:szCs w:val="20"/>
          <w:lang w:val="en-US"/>
        </w:rPr>
        <w:t>-&gt;</w:t>
      </w:r>
      <w:r w:rsidRPr="00884177">
        <w:rPr>
          <w:rFonts w:ascii="Verdana" w:hAnsi="Verdana" w:cs="Verdana"/>
          <w:color w:val="000033"/>
          <w:sz w:val="20"/>
          <w:szCs w:val="20"/>
          <w:lang w:val="en-US"/>
        </w:rPr>
        <w:t>fetch_assoc</w:t>
      </w:r>
      <w:r w:rsidRPr="00884177">
        <w:rPr>
          <w:rFonts w:ascii="Verdana" w:hAnsi="Verdana" w:cs="Verdana"/>
          <w:color w:val="000000"/>
          <w:sz w:val="20"/>
          <w:szCs w:val="20"/>
          <w:lang w:val="en-US"/>
        </w:rPr>
        <w:t>()){</w:t>
      </w:r>
    </w:p>
    <w:p w14:paraId="54A34F0D" w14:textId="77777777" w:rsidR="00884177" w:rsidRPr="00884177" w:rsidRDefault="00884177" w:rsidP="00884177">
      <w:pPr>
        <w:autoSpaceDE w:val="0"/>
        <w:autoSpaceDN w:val="0"/>
        <w:adjustRightInd w:val="0"/>
        <w:spacing w:after="0" w:line="240" w:lineRule="auto"/>
        <w:rPr>
          <w:rFonts w:ascii="Verdana" w:hAnsi="Verdana" w:cs="Verdana"/>
          <w:color w:val="000033"/>
          <w:sz w:val="20"/>
          <w:szCs w:val="20"/>
          <w:lang w:val="en-US"/>
        </w:rPr>
      </w:pPr>
      <w:r w:rsidRPr="00884177">
        <w:rPr>
          <w:rFonts w:ascii="Verdana" w:hAnsi="Verdana" w:cs="Verdana"/>
          <w:color w:val="000033"/>
          <w:sz w:val="20"/>
          <w:szCs w:val="20"/>
          <w:lang w:val="en-US"/>
        </w:rPr>
        <w:t xml:space="preserve">            </w:t>
      </w:r>
      <w:r w:rsidRPr="00884177">
        <w:rPr>
          <w:rFonts w:ascii="Verdana" w:hAnsi="Verdana" w:cs="Verdana"/>
          <w:i/>
          <w:iCs/>
          <w:color w:val="7F007F"/>
          <w:sz w:val="20"/>
          <w:szCs w:val="20"/>
          <w:lang w:val="en-US"/>
        </w:rPr>
        <w:t>if</w:t>
      </w:r>
      <w:r w:rsidRPr="00884177">
        <w:rPr>
          <w:rFonts w:ascii="Verdana" w:hAnsi="Verdana" w:cs="Verdana"/>
          <w:color w:val="000033"/>
          <w:sz w:val="20"/>
          <w:szCs w:val="20"/>
          <w:lang w:val="en-US"/>
        </w:rPr>
        <w:t xml:space="preserve"> </w:t>
      </w:r>
      <w:r w:rsidRPr="00884177">
        <w:rPr>
          <w:rFonts w:ascii="Verdana" w:hAnsi="Verdana" w:cs="Verdana"/>
          <w:color w:val="000000"/>
          <w:sz w:val="20"/>
          <w:szCs w:val="20"/>
          <w:lang w:val="en-US"/>
        </w:rPr>
        <w:t>(</w:t>
      </w:r>
      <w:r w:rsidRPr="00884177">
        <w:rPr>
          <w:rFonts w:ascii="Verdana" w:hAnsi="Verdana" w:cs="Verdana"/>
          <w:i/>
          <w:iCs/>
          <w:color w:val="00007F"/>
          <w:sz w:val="20"/>
          <w:szCs w:val="20"/>
          <w:lang w:val="en-US"/>
        </w:rPr>
        <w:t>$row</w:t>
      </w:r>
      <w:r w:rsidRPr="00884177">
        <w:rPr>
          <w:rFonts w:ascii="Verdana" w:hAnsi="Verdana" w:cs="Verdana"/>
          <w:color w:val="000000"/>
          <w:sz w:val="20"/>
          <w:szCs w:val="20"/>
          <w:lang w:val="en-US"/>
        </w:rPr>
        <w:t>[</w:t>
      </w:r>
      <w:r w:rsidRPr="00884177">
        <w:rPr>
          <w:rFonts w:ascii="Verdana" w:hAnsi="Verdana" w:cs="Verdana"/>
          <w:color w:val="007F00"/>
          <w:sz w:val="20"/>
          <w:szCs w:val="20"/>
          <w:lang w:val="en-US"/>
        </w:rPr>
        <w:t>"username"</w:t>
      </w:r>
      <w:r w:rsidRPr="00884177">
        <w:rPr>
          <w:rFonts w:ascii="Verdana" w:hAnsi="Verdana" w:cs="Verdana"/>
          <w:color w:val="000000"/>
          <w:sz w:val="20"/>
          <w:szCs w:val="20"/>
          <w:lang w:val="en-US"/>
        </w:rPr>
        <w:t>]</w:t>
      </w:r>
      <w:r w:rsidRPr="00884177">
        <w:rPr>
          <w:rFonts w:ascii="Verdana" w:hAnsi="Verdana" w:cs="Verdana"/>
          <w:color w:val="000033"/>
          <w:sz w:val="20"/>
          <w:szCs w:val="20"/>
          <w:lang w:val="en-US"/>
        </w:rPr>
        <w:t xml:space="preserve"> </w:t>
      </w:r>
      <w:r w:rsidRPr="00884177">
        <w:rPr>
          <w:rFonts w:ascii="Verdana" w:hAnsi="Verdana" w:cs="Verdana"/>
          <w:color w:val="000000"/>
          <w:sz w:val="20"/>
          <w:szCs w:val="20"/>
          <w:lang w:val="en-US"/>
        </w:rPr>
        <w:t>==</w:t>
      </w:r>
      <w:r w:rsidRPr="00884177">
        <w:rPr>
          <w:rFonts w:ascii="Verdana" w:hAnsi="Verdana" w:cs="Verdana"/>
          <w:color w:val="000033"/>
          <w:sz w:val="20"/>
          <w:szCs w:val="20"/>
          <w:lang w:val="en-US"/>
        </w:rPr>
        <w:t xml:space="preserve"> </w:t>
      </w:r>
      <w:r w:rsidRPr="00884177">
        <w:rPr>
          <w:rFonts w:ascii="Verdana" w:hAnsi="Verdana" w:cs="Verdana"/>
          <w:i/>
          <w:iCs/>
          <w:color w:val="00007F"/>
          <w:sz w:val="20"/>
          <w:szCs w:val="20"/>
          <w:lang w:val="en-US"/>
        </w:rPr>
        <w:t>$username</w:t>
      </w:r>
      <w:r w:rsidRPr="00884177">
        <w:rPr>
          <w:rFonts w:ascii="Verdana" w:hAnsi="Verdana" w:cs="Verdana"/>
          <w:color w:val="000033"/>
          <w:sz w:val="20"/>
          <w:szCs w:val="20"/>
          <w:lang w:val="en-US"/>
        </w:rPr>
        <w:t xml:space="preserve"> </w:t>
      </w:r>
      <w:r w:rsidRPr="00884177">
        <w:rPr>
          <w:rFonts w:ascii="Verdana" w:hAnsi="Verdana" w:cs="Verdana"/>
          <w:color w:val="000000"/>
          <w:sz w:val="20"/>
          <w:szCs w:val="20"/>
          <w:lang w:val="en-US"/>
        </w:rPr>
        <w:t>&amp;&amp;</w:t>
      </w:r>
      <w:r w:rsidRPr="00884177">
        <w:rPr>
          <w:rFonts w:ascii="Verdana" w:hAnsi="Verdana" w:cs="Verdana"/>
          <w:color w:val="000033"/>
          <w:sz w:val="20"/>
          <w:szCs w:val="20"/>
          <w:lang w:val="en-US"/>
        </w:rPr>
        <w:t xml:space="preserve"> </w:t>
      </w:r>
      <w:r w:rsidRPr="00884177">
        <w:rPr>
          <w:rFonts w:ascii="Verdana" w:hAnsi="Verdana" w:cs="Verdana"/>
          <w:i/>
          <w:iCs/>
          <w:color w:val="00007F"/>
          <w:sz w:val="20"/>
          <w:szCs w:val="20"/>
          <w:lang w:val="en-US"/>
        </w:rPr>
        <w:t>$row</w:t>
      </w:r>
      <w:r w:rsidRPr="00884177">
        <w:rPr>
          <w:rFonts w:ascii="Verdana" w:hAnsi="Verdana" w:cs="Verdana"/>
          <w:color w:val="000000"/>
          <w:sz w:val="20"/>
          <w:szCs w:val="20"/>
          <w:lang w:val="en-US"/>
        </w:rPr>
        <w:t>[</w:t>
      </w:r>
      <w:r w:rsidRPr="00884177">
        <w:rPr>
          <w:rFonts w:ascii="Verdana" w:hAnsi="Verdana" w:cs="Verdana"/>
          <w:color w:val="007F00"/>
          <w:sz w:val="20"/>
          <w:szCs w:val="20"/>
          <w:lang w:val="en-US"/>
        </w:rPr>
        <w:t>"password"</w:t>
      </w:r>
      <w:r w:rsidRPr="00884177">
        <w:rPr>
          <w:rFonts w:ascii="Verdana" w:hAnsi="Verdana" w:cs="Verdana"/>
          <w:color w:val="000000"/>
          <w:sz w:val="20"/>
          <w:szCs w:val="20"/>
          <w:lang w:val="en-US"/>
        </w:rPr>
        <w:t>]</w:t>
      </w:r>
      <w:r w:rsidRPr="00884177">
        <w:rPr>
          <w:rFonts w:ascii="Verdana" w:hAnsi="Verdana" w:cs="Verdana"/>
          <w:color w:val="000033"/>
          <w:sz w:val="20"/>
          <w:szCs w:val="20"/>
          <w:lang w:val="en-US"/>
        </w:rPr>
        <w:t xml:space="preserve"> </w:t>
      </w:r>
      <w:r w:rsidRPr="00884177">
        <w:rPr>
          <w:rFonts w:ascii="Verdana" w:hAnsi="Verdana" w:cs="Verdana"/>
          <w:color w:val="000000"/>
          <w:sz w:val="20"/>
          <w:szCs w:val="20"/>
          <w:lang w:val="en-US"/>
        </w:rPr>
        <w:t>==</w:t>
      </w:r>
      <w:r w:rsidRPr="00884177">
        <w:rPr>
          <w:rFonts w:ascii="Verdana" w:hAnsi="Verdana" w:cs="Verdana"/>
          <w:color w:val="000033"/>
          <w:sz w:val="20"/>
          <w:szCs w:val="20"/>
          <w:lang w:val="en-US"/>
        </w:rPr>
        <w:t xml:space="preserve"> </w:t>
      </w:r>
      <w:r w:rsidRPr="00884177">
        <w:rPr>
          <w:rFonts w:ascii="Verdana" w:hAnsi="Verdana" w:cs="Verdana"/>
          <w:i/>
          <w:iCs/>
          <w:color w:val="00007F"/>
          <w:sz w:val="20"/>
          <w:szCs w:val="20"/>
          <w:lang w:val="en-US"/>
        </w:rPr>
        <w:t>$</w:t>
      </w:r>
      <w:proofErr w:type="gramStart"/>
      <w:r w:rsidRPr="00884177">
        <w:rPr>
          <w:rFonts w:ascii="Verdana" w:hAnsi="Verdana" w:cs="Verdana"/>
          <w:i/>
          <w:iCs/>
          <w:color w:val="00007F"/>
          <w:sz w:val="20"/>
          <w:szCs w:val="20"/>
          <w:lang w:val="en-US"/>
        </w:rPr>
        <w:t>password</w:t>
      </w:r>
      <w:r w:rsidRPr="00884177">
        <w:rPr>
          <w:rFonts w:ascii="Verdana" w:hAnsi="Verdana" w:cs="Verdana"/>
          <w:color w:val="000000"/>
          <w:sz w:val="20"/>
          <w:szCs w:val="20"/>
          <w:lang w:val="en-US"/>
        </w:rPr>
        <w:t>){</w:t>
      </w:r>
      <w:proofErr w:type="gramEnd"/>
    </w:p>
    <w:p w14:paraId="181C8BDA" w14:textId="77777777" w:rsidR="00884177" w:rsidRPr="00884177" w:rsidRDefault="00884177" w:rsidP="00884177">
      <w:pPr>
        <w:autoSpaceDE w:val="0"/>
        <w:autoSpaceDN w:val="0"/>
        <w:adjustRightInd w:val="0"/>
        <w:spacing w:after="0" w:line="240" w:lineRule="auto"/>
        <w:rPr>
          <w:rFonts w:ascii="Verdana" w:hAnsi="Verdana" w:cs="Verdana"/>
          <w:color w:val="000033"/>
          <w:sz w:val="20"/>
          <w:szCs w:val="20"/>
          <w:lang w:val="en-US"/>
        </w:rPr>
      </w:pPr>
      <w:r w:rsidRPr="00884177">
        <w:rPr>
          <w:rFonts w:ascii="Verdana" w:hAnsi="Verdana" w:cs="Verdana"/>
          <w:color w:val="000033"/>
          <w:sz w:val="20"/>
          <w:szCs w:val="20"/>
          <w:lang w:val="en-US"/>
        </w:rPr>
        <w:t xml:space="preserve">                </w:t>
      </w:r>
      <w:r w:rsidRPr="00884177">
        <w:rPr>
          <w:rFonts w:ascii="Verdana" w:hAnsi="Verdana" w:cs="Verdana"/>
          <w:i/>
          <w:iCs/>
          <w:color w:val="00007F"/>
          <w:sz w:val="20"/>
          <w:szCs w:val="20"/>
          <w:lang w:val="en-US"/>
        </w:rPr>
        <w:t>$flag</w:t>
      </w:r>
      <w:r w:rsidRPr="00884177">
        <w:rPr>
          <w:rFonts w:ascii="Verdana" w:hAnsi="Verdana" w:cs="Verdana"/>
          <w:color w:val="000033"/>
          <w:sz w:val="20"/>
          <w:szCs w:val="20"/>
          <w:lang w:val="en-US"/>
        </w:rPr>
        <w:t xml:space="preserve"> </w:t>
      </w:r>
      <w:r w:rsidRPr="00884177">
        <w:rPr>
          <w:rFonts w:ascii="Verdana" w:hAnsi="Verdana" w:cs="Verdana"/>
          <w:color w:val="000000"/>
          <w:sz w:val="20"/>
          <w:szCs w:val="20"/>
          <w:lang w:val="en-US"/>
        </w:rPr>
        <w:t>=</w:t>
      </w:r>
      <w:r w:rsidRPr="00884177">
        <w:rPr>
          <w:rFonts w:ascii="Verdana" w:hAnsi="Verdana" w:cs="Verdana"/>
          <w:color w:val="000033"/>
          <w:sz w:val="20"/>
          <w:szCs w:val="20"/>
          <w:lang w:val="en-US"/>
        </w:rPr>
        <w:t xml:space="preserve"> </w:t>
      </w:r>
      <w:r w:rsidRPr="00884177">
        <w:rPr>
          <w:rFonts w:ascii="Verdana" w:hAnsi="Verdana" w:cs="Verdana"/>
          <w:color w:val="CC9900"/>
          <w:sz w:val="20"/>
          <w:szCs w:val="20"/>
          <w:lang w:val="en-US"/>
        </w:rPr>
        <w:t>1</w:t>
      </w:r>
      <w:r w:rsidRPr="00884177">
        <w:rPr>
          <w:rFonts w:ascii="Verdana" w:hAnsi="Verdana" w:cs="Verdana"/>
          <w:color w:val="000000"/>
          <w:sz w:val="20"/>
          <w:szCs w:val="20"/>
          <w:lang w:val="en-US"/>
        </w:rPr>
        <w:t>;</w:t>
      </w:r>
    </w:p>
    <w:p w14:paraId="1A2DF3C7" w14:textId="77777777" w:rsidR="00884177" w:rsidRPr="00884177" w:rsidRDefault="00884177" w:rsidP="00884177">
      <w:pPr>
        <w:autoSpaceDE w:val="0"/>
        <w:autoSpaceDN w:val="0"/>
        <w:adjustRightInd w:val="0"/>
        <w:spacing w:after="0" w:line="240" w:lineRule="auto"/>
        <w:rPr>
          <w:rFonts w:ascii="Verdana" w:hAnsi="Verdana" w:cs="Verdana"/>
          <w:color w:val="000033"/>
          <w:sz w:val="20"/>
          <w:szCs w:val="20"/>
          <w:lang w:val="en-US"/>
        </w:rPr>
      </w:pPr>
      <w:r w:rsidRPr="00884177">
        <w:rPr>
          <w:rFonts w:ascii="Verdana" w:hAnsi="Verdana" w:cs="Verdana"/>
          <w:color w:val="000033"/>
          <w:sz w:val="20"/>
          <w:szCs w:val="20"/>
          <w:lang w:val="en-US"/>
        </w:rPr>
        <w:t xml:space="preserve">            </w:t>
      </w:r>
      <w:r w:rsidRPr="00884177">
        <w:rPr>
          <w:rFonts w:ascii="Verdana" w:hAnsi="Verdana" w:cs="Verdana"/>
          <w:color w:val="000000"/>
          <w:sz w:val="20"/>
          <w:szCs w:val="20"/>
          <w:lang w:val="en-US"/>
        </w:rPr>
        <w:t>}</w:t>
      </w:r>
      <w:r w:rsidRPr="00884177">
        <w:rPr>
          <w:rFonts w:ascii="Verdana" w:hAnsi="Verdana" w:cs="Verdana"/>
          <w:color w:val="000033"/>
          <w:sz w:val="20"/>
          <w:szCs w:val="20"/>
          <w:lang w:val="en-US"/>
        </w:rPr>
        <w:t xml:space="preserve">   </w:t>
      </w:r>
    </w:p>
    <w:p w14:paraId="6FEDDB01" w14:textId="77777777" w:rsidR="00884177" w:rsidRPr="00884177" w:rsidRDefault="00884177" w:rsidP="00884177">
      <w:pPr>
        <w:autoSpaceDE w:val="0"/>
        <w:autoSpaceDN w:val="0"/>
        <w:adjustRightInd w:val="0"/>
        <w:spacing w:after="0" w:line="240" w:lineRule="auto"/>
        <w:rPr>
          <w:rFonts w:ascii="Verdana" w:hAnsi="Verdana" w:cs="Verdana"/>
          <w:color w:val="000033"/>
          <w:sz w:val="20"/>
          <w:szCs w:val="20"/>
          <w:lang w:val="en-US"/>
        </w:rPr>
      </w:pPr>
      <w:r w:rsidRPr="00884177">
        <w:rPr>
          <w:rFonts w:ascii="Verdana" w:hAnsi="Verdana" w:cs="Verdana"/>
          <w:color w:val="000033"/>
          <w:sz w:val="20"/>
          <w:szCs w:val="20"/>
          <w:lang w:val="en-US"/>
        </w:rPr>
        <w:t xml:space="preserve">        </w:t>
      </w:r>
      <w:r w:rsidRPr="00884177">
        <w:rPr>
          <w:rFonts w:ascii="Verdana" w:hAnsi="Verdana" w:cs="Verdana"/>
          <w:color w:val="000000"/>
          <w:sz w:val="20"/>
          <w:szCs w:val="20"/>
          <w:lang w:val="en-US"/>
        </w:rPr>
        <w:t>}</w:t>
      </w:r>
      <w:r w:rsidRPr="00884177">
        <w:rPr>
          <w:rFonts w:ascii="Verdana" w:hAnsi="Verdana" w:cs="Verdana"/>
          <w:color w:val="000033"/>
          <w:sz w:val="20"/>
          <w:szCs w:val="20"/>
          <w:lang w:val="en-US"/>
        </w:rPr>
        <w:t xml:space="preserve">   </w:t>
      </w:r>
    </w:p>
    <w:p w14:paraId="12F79AAB" w14:textId="77777777" w:rsidR="00884177" w:rsidRPr="00884177" w:rsidRDefault="00884177" w:rsidP="00884177">
      <w:pPr>
        <w:autoSpaceDE w:val="0"/>
        <w:autoSpaceDN w:val="0"/>
        <w:adjustRightInd w:val="0"/>
        <w:spacing w:after="0" w:line="240" w:lineRule="auto"/>
        <w:rPr>
          <w:rFonts w:ascii="Verdana" w:hAnsi="Verdana" w:cs="Verdana"/>
          <w:color w:val="000033"/>
          <w:sz w:val="20"/>
          <w:szCs w:val="20"/>
          <w:lang w:val="en-US"/>
        </w:rPr>
      </w:pPr>
      <w:r w:rsidRPr="00884177">
        <w:rPr>
          <w:rFonts w:ascii="Verdana" w:hAnsi="Verdana" w:cs="Verdana"/>
          <w:color w:val="000033"/>
          <w:sz w:val="20"/>
          <w:szCs w:val="20"/>
          <w:lang w:val="en-US"/>
        </w:rPr>
        <w:t xml:space="preserve">    </w:t>
      </w:r>
      <w:r w:rsidRPr="00884177">
        <w:rPr>
          <w:rFonts w:ascii="Verdana" w:hAnsi="Verdana" w:cs="Verdana"/>
          <w:color w:val="000000"/>
          <w:sz w:val="20"/>
          <w:szCs w:val="20"/>
          <w:lang w:val="en-US"/>
        </w:rPr>
        <w:t>}</w:t>
      </w:r>
      <w:r w:rsidRPr="00884177">
        <w:rPr>
          <w:rFonts w:ascii="Verdana" w:hAnsi="Verdana" w:cs="Verdana"/>
          <w:color w:val="000033"/>
          <w:sz w:val="20"/>
          <w:szCs w:val="20"/>
          <w:lang w:val="en-US"/>
        </w:rPr>
        <w:t xml:space="preserve">   </w:t>
      </w:r>
    </w:p>
    <w:p w14:paraId="3FF55BC7" w14:textId="77777777" w:rsidR="00884177" w:rsidRPr="00884177" w:rsidRDefault="00884177" w:rsidP="00884177">
      <w:pPr>
        <w:autoSpaceDE w:val="0"/>
        <w:autoSpaceDN w:val="0"/>
        <w:adjustRightInd w:val="0"/>
        <w:spacing w:after="0" w:line="240" w:lineRule="auto"/>
        <w:rPr>
          <w:rFonts w:ascii="Verdana" w:hAnsi="Verdana" w:cs="Verdana"/>
          <w:color w:val="000033"/>
          <w:sz w:val="20"/>
          <w:szCs w:val="20"/>
          <w:lang w:val="en-US"/>
        </w:rPr>
      </w:pPr>
    </w:p>
    <w:p w14:paraId="42CEA9F9" w14:textId="77777777" w:rsidR="00884177" w:rsidRPr="00884177" w:rsidRDefault="00884177" w:rsidP="00884177">
      <w:pPr>
        <w:autoSpaceDE w:val="0"/>
        <w:autoSpaceDN w:val="0"/>
        <w:adjustRightInd w:val="0"/>
        <w:spacing w:after="0" w:line="240" w:lineRule="auto"/>
        <w:rPr>
          <w:rFonts w:ascii="Verdana" w:hAnsi="Verdana" w:cs="Verdana"/>
          <w:color w:val="000033"/>
          <w:sz w:val="20"/>
          <w:szCs w:val="20"/>
          <w:lang w:val="en-US"/>
        </w:rPr>
      </w:pPr>
      <w:r w:rsidRPr="00884177">
        <w:rPr>
          <w:rFonts w:ascii="Verdana" w:hAnsi="Verdana" w:cs="Verdana"/>
          <w:color w:val="000033"/>
          <w:sz w:val="20"/>
          <w:szCs w:val="20"/>
          <w:lang w:val="en-US"/>
        </w:rPr>
        <w:t xml:space="preserve">    </w:t>
      </w:r>
      <w:r w:rsidRPr="00884177">
        <w:rPr>
          <w:rFonts w:ascii="Verdana" w:hAnsi="Verdana" w:cs="Verdana"/>
          <w:i/>
          <w:iCs/>
          <w:color w:val="00007F"/>
          <w:sz w:val="20"/>
          <w:szCs w:val="20"/>
          <w:lang w:val="en-US"/>
        </w:rPr>
        <w:t>$con</w:t>
      </w:r>
      <w:r w:rsidRPr="00884177">
        <w:rPr>
          <w:rFonts w:ascii="Verdana" w:hAnsi="Verdana" w:cs="Verdana"/>
          <w:color w:val="000000"/>
          <w:sz w:val="20"/>
          <w:szCs w:val="20"/>
          <w:lang w:val="en-US"/>
        </w:rPr>
        <w:t>-&gt;</w:t>
      </w:r>
      <w:proofErr w:type="gramStart"/>
      <w:r w:rsidRPr="00884177">
        <w:rPr>
          <w:rFonts w:ascii="Verdana" w:hAnsi="Verdana" w:cs="Verdana"/>
          <w:color w:val="000033"/>
          <w:sz w:val="20"/>
          <w:szCs w:val="20"/>
          <w:lang w:val="en-US"/>
        </w:rPr>
        <w:t>close</w:t>
      </w:r>
      <w:r w:rsidRPr="00884177">
        <w:rPr>
          <w:rFonts w:ascii="Verdana" w:hAnsi="Verdana" w:cs="Verdana"/>
          <w:color w:val="000000"/>
          <w:sz w:val="20"/>
          <w:szCs w:val="20"/>
          <w:lang w:val="en-US"/>
        </w:rPr>
        <w:t>(</w:t>
      </w:r>
      <w:proofErr w:type="gramEnd"/>
      <w:r w:rsidRPr="00884177">
        <w:rPr>
          <w:rFonts w:ascii="Verdana" w:hAnsi="Verdana" w:cs="Verdana"/>
          <w:color w:val="000000"/>
          <w:sz w:val="20"/>
          <w:szCs w:val="20"/>
          <w:lang w:val="en-US"/>
        </w:rPr>
        <w:t>);</w:t>
      </w:r>
    </w:p>
    <w:p w14:paraId="0D5B96A4" w14:textId="77777777" w:rsidR="00884177" w:rsidRPr="00884177" w:rsidRDefault="00884177" w:rsidP="00884177">
      <w:pPr>
        <w:autoSpaceDE w:val="0"/>
        <w:autoSpaceDN w:val="0"/>
        <w:adjustRightInd w:val="0"/>
        <w:spacing w:after="0" w:line="240" w:lineRule="auto"/>
        <w:rPr>
          <w:rFonts w:ascii="Verdana" w:hAnsi="Verdana" w:cs="Verdana"/>
          <w:color w:val="000033"/>
          <w:sz w:val="20"/>
          <w:szCs w:val="20"/>
          <w:lang w:val="en-US"/>
        </w:rPr>
      </w:pPr>
    </w:p>
    <w:p w14:paraId="0DAEDB9C" w14:textId="77777777" w:rsidR="00884177" w:rsidRPr="00884177" w:rsidRDefault="00884177" w:rsidP="00884177">
      <w:pPr>
        <w:autoSpaceDE w:val="0"/>
        <w:autoSpaceDN w:val="0"/>
        <w:adjustRightInd w:val="0"/>
        <w:spacing w:after="0" w:line="240" w:lineRule="auto"/>
        <w:rPr>
          <w:rFonts w:ascii="Verdana" w:hAnsi="Verdana" w:cs="Verdana"/>
          <w:color w:val="000033"/>
          <w:sz w:val="20"/>
          <w:szCs w:val="20"/>
          <w:lang w:val="en-US"/>
        </w:rPr>
      </w:pPr>
      <w:r w:rsidRPr="00884177">
        <w:rPr>
          <w:rFonts w:ascii="Verdana" w:hAnsi="Verdana" w:cs="Verdana"/>
          <w:color w:val="000033"/>
          <w:sz w:val="20"/>
          <w:szCs w:val="20"/>
          <w:lang w:val="en-US"/>
        </w:rPr>
        <w:t xml:space="preserve">    </w:t>
      </w:r>
      <w:r w:rsidRPr="00884177">
        <w:rPr>
          <w:rFonts w:ascii="Verdana" w:hAnsi="Verdana" w:cs="Verdana"/>
          <w:i/>
          <w:iCs/>
          <w:color w:val="7F007F"/>
          <w:sz w:val="20"/>
          <w:szCs w:val="20"/>
          <w:lang w:val="en-US"/>
        </w:rPr>
        <w:t>echo</w:t>
      </w:r>
      <w:r w:rsidRPr="00884177">
        <w:rPr>
          <w:rFonts w:ascii="Verdana" w:hAnsi="Verdana" w:cs="Verdana"/>
          <w:color w:val="000033"/>
          <w:sz w:val="20"/>
          <w:szCs w:val="20"/>
          <w:lang w:val="en-US"/>
        </w:rPr>
        <w:t xml:space="preserve"> </w:t>
      </w:r>
      <w:r w:rsidRPr="00884177">
        <w:rPr>
          <w:rFonts w:ascii="Verdana" w:hAnsi="Verdana" w:cs="Verdana"/>
          <w:i/>
          <w:iCs/>
          <w:color w:val="00007F"/>
          <w:sz w:val="20"/>
          <w:szCs w:val="20"/>
          <w:lang w:val="en-US"/>
        </w:rPr>
        <w:t>$flag</w:t>
      </w:r>
      <w:r w:rsidRPr="00884177">
        <w:rPr>
          <w:rFonts w:ascii="Verdana" w:hAnsi="Verdana" w:cs="Verdana"/>
          <w:color w:val="000000"/>
          <w:sz w:val="20"/>
          <w:szCs w:val="20"/>
          <w:lang w:val="en-US"/>
        </w:rPr>
        <w:t>;</w:t>
      </w:r>
    </w:p>
    <w:p w14:paraId="082BB4D6" w14:textId="77777777" w:rsidR="00884177" w:rsidRPr="00884177" w:rsidRDefault="00884177" w:rsidP="00884177">
      <w:pPr>
        <w:autoSpaceDE w:val="0"/>
        <w:autoSpaceDN w:val="0"/>
        <w:adjustRightInd w:val="0"/>
        <w:spacing w:after="0" w:line="240" w:lineRule="auto"/>
        <w:rPr>
          <w:rFonts w:ascii="Verdana" w:hAnsi="Verdana" w:cs="Verdana"/>
          <w:color w:val="000033"/>
          <w:sz w:val="20"/>
          <w:szCs w:val="20"/>
          <w:lang w:val="en-US"/>
        </w:rPr>
      </w:pPr>
    </w:p>
    <w:p w14:paraId="0E5B6189" w14:textId="0FC51BF5" w:rsidR="00884177" w:rsidRPr="00884177" w:rsidRDefault="00884177" w:rsidP="00884177">
      <w:pPr>
        <w:rPr>
          <w:lang w:val="en-US"/>
        </w:rPr>
      </w:pPr>
      <w:r w:rsidRPr="007155C7">
        <w:rPr>
          <w:rFonts w:ascii="Verdana" w:hAnsi="Verdana" w:cs="Verdana"/>
          <w:color w:val="0000FF"/>
          <w:sz w:val="20"/>
          <w:szCs w:val="20"/>
          <w:lang w:val="en-US"/>
        </w:rPr>
        <w:t>?&gt;</w:t>
      </w:r>
    </w:p>
    <w:p w14:paraId="7D6151CB" w14:textId="7612941C" w:rsidR="00D038F0" w:rsidRDefault="00BA4259" w:rsidP="00D038F0">
      <w:pPr>
        <w:pStyle w:val="Heading3"/>
        <w:rPr>
          <w:lang w:val="en-US"/>
        </w:rPr>
      </w:pPr>
      <w:bookmarkStart w:id="205" w:name="_8.1.0_-_Insert.php"/>
      <w:bookmarkStart w:id="206" w:name="_Toc485754303"/>
      <w:bookmarkStart w:id="207" w:name="_Toc485813021"/>
      <w:bookmarkStart w:id="208" w:name="_Toc485814355"/>
      <w:bookmarkEnd w:id="205"/>
      <w:r>
        <w:rPr>
          <w:lang w:val="en-US"/>
        </w:rPr>
        <w:t xml:space="preserve">8.1.0 - </w:t>
      </w:r>
      <w:r w:rsidR="00D038F0">
        <w:rPr>
          <w:lang w:val="en-US"/>
        </w:rPr>
        <w:t>Insert.php</w:t>
      </w:r>
      <w:bookmarkEnd w:id="206"/>
      <w:bookmarkEnd w:id="207"/>
      <w:bookmarkEnd w:id="208"/>
    </w:p>
    <w:p w14:paraId="75749965" w14:textId="77777777" w:rsidR="00B47210" w:rsidRPr="00B47210" w:rsidRDefault="00B47210" w:rsidP="00B47210">
      <w:pPr>
        <w:autoSpaceDE w:val="0"/>
        <w:autoSpaceDN w:val="0"/>
        <w:adjustRightInd w:val="0"/>
        <w:spacing w:after="0" w:line="240" w:lineRule="auto"/>
        <w:rPr>
          <w:rFonts w:ascii="Verdana" w:hAnsi="Verdana" w:cs="Verdana"/>
          <w:color w:val="000033"/>
          <w:sz w:val="20"/>
          <w:szCs w:val="20"/>
          <w:lang w:val="en-US"/>
        </w:rPr>
      </w:pPr>
      <w:bookmarkStart w:id="209" w:name="_Toc485739112"/>
      <w:proofErr w:type="gramStart"/>
      <w:r w:rsidRPr="00B47210">
        <w:rPr>
          <w:rFonts w:ascii="Verdana" w:hAnsi="Verdana" w:cs="Verdana"/>
          <w:color w:val="0000FF"/>
          <w:sz w:val="20"/>
          <w:szCs w:val="20"/>
          <w:lang w:val="en-US"/>
        </w:rPr>
        <w:t>&lt;?php</w:t>
      </w:r>
      <w:proofErr w:type="gramEnd"/>
    </w:p>
    <w:p w14:paraId="152DAE61" w14:textId="77777777" w:rsidR="00B47210" w:rsidRPr="00B47210" w:rsidRDefault="00B47210" w:rsidP="00B47210">
      <w:pPr>
        <w:autoSpaceDE w:val="0"/>
        <w:autoSpaceDN w:val="0"/>
        <w:adjustRightInd w:val="0"/>
        <w:spacing w:after="0" w:line="240" w:lineRule="auto"/>
        <w:rPr>
          <w:rFonts w:ascii="Verdana" w:hAnsi="Verdana" w:cs="Verdana"/>
          <w:color w:val="000033"/>
          <w:sz w:val="20"/>
          <w:szCs w:val="20"/>
          <w:lang w:val="en-US"/>
        </w:rPr>
      </w:pPr>
      <w:r w:rsidRPr="00B47210">
        <w:rPr>
          <w:rFonts w:ascii="Verdana" w:hAnsi="Verdana" w:cs="Verdana"/>
          <w:color w:val="000033"/>
          <w:sz w:val="20"/>
          <w:szCs w:val="20"/>
          <w:lang w:val="en-US"/>
        </w:rPr>
        <w:t xml:space="preserve">    </w:t>
      </w:r>
      <w:r w:rsidRPr="00B47210">
        <w:rPr>
          <w:rFonts w:ascii="Verdana" w:hAnsi="Verdana" w:cs="Verdana"/>
          <w:i/>
          <w:iCs/>
          <w:color w:val="00007F"/>
          <w:sz w:val="20"/>
          <w:szCs w:val="20"/>
          <w:lang w:val="en-US"/>
        </w:rPr>
        <w:t>$host</w:t>
      </w:r>
      <w:r w:rsidRPr="00B47210">
        <w:rPr>
          <w:rFonts w:ascii="Verdana" w:hAnsi="Verdana" w:cs="Verdana"/>
          <w:color w:val="000000"/>
          <w:sz w:val="20"/>
          <w:szCs w:val="20"/>
          <w:lang w:val="en-US"/>
        </w:rPr>
        <w:t>=</w:t>
      </w:r>
      <w:r w:rsidRPr="00B47210">
        <w:rPr>
          <w:rFonts w:ascii="Verdana" w:hAnsi="Verdana" w:cs="Verdana"/>
          <w:color w:val="009F00"/>
          <w:sz w:val="20"/>
          <w:szCs w:val="20"/>
          <w:lang w:val="en-US"/>
        </w:rPr>
        <w:t>'raven-gps.com'</w:t>
      </w:r>
      <w:r w:rsidRPr="00B47210">
        <w:rPr>
          <w:rFonts w:ascii="Verdana" w:hAnsi="Verdana" w:cs="Verdana"/>
          <w:color w:val="000000"/>
          <w:sz w:val="20"/>
          <w:szCs w:val="20"/>
          <w:lang w:val="en-US"/>
        </w:rPr>
        <w:t>;</w:t>
      </w:r>
    </w:p>
    <w:p w14:paraId="14878E4A" w14:textId="77777777" w:rsidR="00B47210" w:rsidRPr="00B47210" w:rsidRDefault="00B47210" w:rsidP="00B47210">
      <w:pPr>
        <w:autoSpaceDE w:val="0"/>
        <w:autoSpaceDN w:val="0"/>
        <w:adjustRightInd w:val="0"/>
        <w:spacing w:after="0" w:line="240" w:lineRule="auto"/>
        <w:rPr>
          <w:rFonts w:ascii="Verdana" w:hAnsi="Verdana" w:cs="Verdana"/>
          <w:color w:val="000033"/>
          <w:sz w:val="20"/>
          <w:szCs w:val="20"/>
          <w:lang w:val="en-US"/>
        </w:rPr>
      </w:pPr>
      <w:r w:rsidRPr="00B47210">
        <w:rPr>
          <w:rFonts w:ascii="Verdana" w:hAnsi="Verdana" w:cs="Verdana"/>
          <w:color w:val="000033"/>
          <w:sz w:val="20"/>
          <w:szCs w:val="20"/>
          <w:lang w:val="en-US"/>
        </w:rPr>
        <w:t xml:space="preserve">    </w:t>
      </w:r>
      <w:r w:rsidRPr="00B47210">
        <w:rPr>
          <w:rFonts w:ascii="Verdana" w:hAnsi="Verdana" w:cs="Verdana"/>
          <w:i/>
          <w:iCs/>
          <w:color w:val="00007F"/>
          <w:sz w:val="20"/>
          <w:szCs w:val="20"/>
          <w:lang w:val="en-US"/>
        </w:rPr>
        <w:t>$uname</w:t>
      </w:r>
      <w:r w:rsidRPr="00B47210">
        <w:rPr>
          <w:rFonts w:ascii="Verdana" w:hAnsi="Verdana" w:cs="Verdana"/>
          <w:color w:val="000000"/>
          <w:sz w:val="20"/>
          <w:szCs w:val="20"/>
          <w:lang w:val="en-US"/>
        </w:rPr>
        <w:t>=</w:t>
      </w:r>
      <w:r w:rsidRPr="00B47210">
        <w:rPr>
          <w:rFonts w:ascii="Verdana" w:hAnsi="Verdana" w:cs="Verdana"/>
          <w:color w:val="009F00"/>
          <w:sz w:val="20"/>
          <w:szCs w:val="20"/>
          <w:lang w:val="en-US"/>
        </w:rPr>
        <w:t>'root'</w:t>
      </w:r>
      <w:r w:rsidRPr="00B47210">
        <w:rPr>
          <w:rFonts w:ascii="Verdana" w:hAnsi="Verdana" w:cs="Verdana"/>
          <w:color w:val="000000"/>
          <w:sz w:val="20"/>
          <w:szCs w:val="20"/>
          <w:lang w:val="en-US"/>
        </w:rPr>
        <w:t>;</w:t>
      </w:r>
    </w:p>
    <w:p w14:paraId="2F6A7890" w14:textId="2B9CA56D" w:rsidR="00B47210" w:rsidRPr="00B47210" w:rsidRDefault="00B47210" w:rsidP="00B47210">
      <w:pPr>
        <w:autoSpaceDE w:val="0"/>
        <w:autoSpaceDN w:val="0"/>
        <w:adjustRightInd w:val="0"/>
        <w:spacing w:after="0" w:line="240" w:lineRule="auto"/>
        <w:rPr>
          <w:rFonts w:ascii="Verdana" w:hAnsi="Verdana" w:cs="Verdana"/>
          <w:color w:val="000033"/>
          <w:sz w:val="20"/>
          <w:szCs w:val="20"/>
          <w:lang w:val="en-US"/>
        </w:rPr>
      </w:pPr>
      <w:r w:rsidRPr="00B47210">
        <w:rPr>
          <w:rFonts w:ascii="Verdana" w:hAnsi="Verdana" w:cs="Verdana"/>
          <w:color w:val="000033"/>
          <w:sz w:val="20"/>
          <w:szCs w:val="20"/>
          <w:lang w:val="en-US"/>
        </w:rPr>
        <w:t xml:space="preserve">    </w:t>
      </w:r>
      <w:r w:rsidRPr="00B47210">
        <w:rPr>
          <w:rFonts w:ascii="Verdana" w:hAnsi="Verdana" w:cs="Verdana"/>
          <w:i/>
          <w:iCs/>
          <w:color w:val="00007F"/>
          <w:sz w:val="20"/>
          <w:szCs w:val="20"/>
          <w:lang w:val="en-US"/>
        </w:rPr>
        <w:t>$pwd</w:t>
      </w:r>
      <w:r w:rsidRPr="00B47210">
        <w:rPr>
          <w:rFonts w:ascii="Verdana" w:hAnsi="Verdana" w:cs="Verdana"/>
          <w:color w:val="000000"/>
          <w:sz w:val="20"/>
          <w:szCs w:val="20"/>
          <w:lang w:val="en-US"/>
        </w:rPr>
        <w:t>=</w:t>
      </w:r>
      <w:r w:rsidRPr="00B47210">
        <w:rPr>
          <w:rFonts w:ascii="Verdana" w:hAnsi="Verdana" w:cs="Verdana"/>
          <w:color w:val="009F00"/>
          <w:sz w:val="20"/>
          <w:szCs w:val="20"/>
          <w:lang w:val="en-US"/>
        </w:rPr>
        <w:t>'</w:t>
      </w:r>
      <w:r w:rsidR="001D4D7F">
        <w:rPr>
          <w:rFonts w:ascii="Verdana" w:hAnsi="Verdana" w:cs="Verdana"/>
          <w:color w:val="009F00"/>
          <w:sz w:val="20"/>
          <w:szCs w:val="20"/>
          <w:lang w:val="en-US"/>
        </w:rPr>
        <w:t>#####</w:t>
      </w:r>
      <w:r w:rsidRPr="00B47210">
        <w:rPr>
          <w:rFonts w:ascii="Verdana" w:hAnsi="Verdana" w:cs="Verdana"/>
          <w:color w:val="009F00"/>
          <w:sz w:val="20"/>
          <w:szCs w:val="20"/>
          <w:lang w:val="en-US"/>
        </w:rPr>
        <w:t>'</w:t>
      </w:r>
      <w:r w:rsidRPr="00B47210">
        <w:rPr>
          <w:rFonts w:ascii="Verdana" w:hAnsi="Verdana" w:cs="Verdana"/>
          <w:color w:val="000000"/>
          <w:sz w:val="20"/>
          <w:szCs w:val="20"/>
          <w:lang w:val="en-US"/>
        </w:rPr>
        <w:t>;</w:t>
      </w:r>
    </w:p>
    <w:p w14:paraId="229FF153" w14:textId="77777777" w:rsidR="00B47210" w:rsidRPr="00B47210" w:rsidRDefault="00B47210" w:rsidP="00B47210">
      <w:pPr>
        <w:autoSpaceDE w:val="0"/>
        <w:autoSpaceDN w:val="0"/>
        <w:adjustRightInd w:val="0"/>
        <w:spacing w:after="0" w:line="240" w:lineRule="auto"/>
        <w:rPr>
          <w:rFonts w:ascii="Verdana" w:hAnsi="Verdana" w:cs="Verdana"/>
          <w:color w:val="000033"/>
          <w:sz w:val="20"/>
          <w:szCs w:val="20"/>
          <w:lang w:val="en-US"/>
        </w:rPr>
      </w:pPr>
      <w:r w:rsidRPr="00B47210">
        <w:rPr>
          <w:rFonts w:ascii="Verdana" w:hAnsi="Verdana" w:cs="Verdana"/>
          <w:color w:val="000033"/>
          <w:sz w:val="20"/>
          <w:szCs w:val="20"/>
          <w:lang w:val="en-US"/>
        </w:rPr>
        <w:t xml:space="preserve">    </w:t>
      </w:r>
      <w:r w:rsidRPr="00B47210">
        <w:rPr>
          <w:rFonts w:ascii="Verdana" w:hAnsi="Verdana" w:cs="Verdana"/>
          <w:i/>
          <w:iCs/>
          <w:color w:val="00007F"/>
          <w:sz w:val="20"/>
          <w:szCs w:val="20"/>
          <w:lang w:val="en-US"/>
        </w:rPr>
        <w:t>$db</w:t>
      </w:r>
      <w:r w:rsidRPr="00B47210">
        <w:rPr>
          <w:rFonts w:ascii="Verdana" w:hAnsi="Verdana" w:cs="Verdana"/>
          <w:color w:val="000000"/>
          <w:sz w:val="20"/>
          <w:szCs w:val="20"/>
          <w:lang w:val="en-US"/>
        </w:rPr>
        <w:t>=</w:t>
      </w:r>
      <w:r w:rsidRPr="00B47210">
        <w:rPr>
          <w:rFonts w:ascii="Verdana" w:hAnsi="Verdana" w:cs="Verdana"/>
          <w:color w:val="007F00"/>
          <w:sz w:val="20"/>
          <w:szCs w:val="20"/>
          <w:lang w:val="en-US"/>
        </w:rPr>
        <w:t>"raven"</w:t>
      </w:r>
      <w:r w:rsidRPr="00B47210">
        <w:rPr>
          <w:rFonts w:ascii="Verdana" w:hAnsi="Verdana" w:cs="Verdana"/>
          <w:color w:val="000000"/>
          <w:sz w:val="20"/>
          <w:szCs w:val="20"/>
          <w:lang w:val="en-US"/>
        </w:rPr>
        <w:t>;</w:t>
      </w:r>
    </w:p>
    <w:p w14:paraId="6CF9BBCA" w14:textId="77777777" w:rsidR="00B47210" w:rsidRPr="00B47210" w:rsidRDefault="00B47210" w:rsidP="00B47210">
      <w:pPr>
        <w:autoSpaceDE w:val="0"/>
        <w:autoSpaceDN w:val="0"/>
        <w:adjustRightInd w:val="0"/>
        <w:spacing w:after="0" w:line="240" w:lineRule="auto"/>
        <w:rPr>
          <w:rFonts w:ascii="Verdana" w:hAnsi="Verdana" w:cs="Verdana"/>
          <w:color w:val="000033"/>
          <w:sz w:val="20"/>
          <w:szCs w:val="20"/>
          <w:lang w:val="en-US"/>
        </w:rPr>
      </w:pPr>
    </w:p>
    <w:p w14:paraId="43A62EE4" w14:textId="77777777" w:rsidR="00B47210" w:rsidRPr="00B47210" w:rsidRDefault="00B47210" w:rsidP="00B47210">
      <w:pPr>
        <w:autoSpaceDE w:val="0"/>
        <w:autoSpaceDN w:val="0"/>
        <w:adjustRightInd w:val="0"/>
        <w:spacing w:after="0" w:line="240" w:lineRule="auto"/>
        <w:rPr>
          <w:rFonts w:ascii="Verdana" w:hAnsi="Verdana" w:cs="Verdana"/>
          <w:color w:val="000033"/>
          <w:sz w:val="20"/>
          <w:szCs w:val="20"/>
          <w:lang w:val="en-US"/>
        </w:rPr>
      </w:pPr>
      <w:r w:rsidRPr="00B47210">
        <w:rPr>
          <w:rFonts w:ascii="Verdana" w:hAnsi="Verdana" w:cs="Verdana"/>
          <w:color w:val="000033"/>
          <w:sz w:val="20"/>
          <w:szCs w:val="20"/>
          <w:lang w:val="en-US"/>
        </w:rPr>
        <w:t xml:space="preserve">    </w:t>
      </w:r>
      <w:r w:rsidRPr="00B47210">
        <w:rPr>
          <w:rFonts w:ascii="Verdana" w:hAnsi="Verdana" w:cs="Verdana"/>
          <w:i/>
          <w:iCs/>
          <w:color w:val="00007F"/>
          <w:sz w:val="20"/>
          <w:szCs w:val="20"/>
          <w:lang w:val="en-US"/>
        </w:rPr>
        <w:t>$con</w:t>
      </w:r>
      <w:r w:rsidRPr="00B47210">
        <w:rPr>
          <w:rFonts w:ascii="Verdana" w:hAnsi="Verdana" w:cs="Verdana"/>
          <w:color w:val="000033"/>
          <w:sz w:val="20"/>
          <w:szCs w:val="20"/>
          <w:lang w:val="en-US"/>
        </w:rPr>
        <w:t xml:space="preserve"> </w:t>
      </w:r>
      <w:r w:rsidRPr="00B47210">
        <w:rPr>
          <w:rFonts w:ascii="Verdana" w:hAnsi="Verdana" w:cs="Verdana"/>
          <w:color w:val="000000"/>
          <w:sz w:val="20"/>
          <w:szCs w:val="20"/>
          <w:lang w:val="en-US"/>
        </w:rPr>
        <w:t>=</w:t>
      </w:r>
      <w:r w:rsidRPr="00B47210">
        <w:rPr>
          <w:rFonts w:ascii="Verdana" w:hAnsi="Verdana" w:cs="Verdana"/>
          <w:color w:val="000033"/>
          <w:sz w:val="20"/>
          <w:szCs w:val="20"/>
          <w:lang w:val="en-US"/>
        </w:rPr>
        <w:t xml:space="preserve"> mysql_connect</w:t>
      </w:r>
      <w:r w:rsidRPr="00B47210">
        <w:rPr>
          <w:rFonts w:ascii="Verdana" w:hAnsi="Verdana" w:cs="Verdana"/>
          <w:color w:val="000000"/>
          <w:sz w:val="20"/>
          <w:szCs w:val="20"/>
          <w:lang w:val="en-US"/>
        </w:rPr>
        <w:t>(</w:t>
      </w:r>
      <w:r w:rsidRPr="00B47210">
        <w:rPr>
          <w:rFonts w:ascii="Verdana" w:hAnsi="Verdana" w:cs="Verdana"/>
          <w:i/>
          <w:iCs/>
          <w:color w:val="00007F"/>
          <w:sz w:val="20"/>
          <w:szCs w:val="20"/>
          <w:lang w:val="en-US"/>
        </w:rPr>
        <w:t>$</w:t>
      </w:r>
      <w:proofErr w:type="gramStart"/>
      <w:r w:rsidRPr="00B47210">
        <w:rPr>
          <w:rFonts w:ascii="Verdana" w:hAnsi="Verdana" w:cs="Verdana"/>
          <w:i/>
          <w:iCs/>
          <w:color w:val="00007F"/>
          <w:sz w:val="20"/>
          <w:szCs w:val="20"/>
          <w:lang w:val="en-US"/>
        </w:rPr>
        <w:t>host</w:t>
      </w:r>
      <w:r w:rsidRPr="00B47210">
        <w:rPr>
          <w:rFonts w:ascii="Verdana" w:hAnsi="Verdana" w:cs="Verdana"/>
          <w:color w:val="000000"/>
          <w:sz w:val="20"/>
          <w:szCs w:val="20"/>
          <w:lang w:val="en-US"/>
        </w:rPr>
        <w:t>,</w:t>
      </w:r>
      <w:r w:rsidRPr="00B47210">
        <w:rPr>
          <w:rFonts w:ascii="Verdana" w:hAnsi="Verdana" w:cs="Verdana"/>
          <w:i/>
          <w:iCs/>
          <w:color w:val="00007F"/>
          <w:sz w:val="20"/>
          <w:szCs w:val="20"/>
          <w:lang w:val="en-US"/>
        </w:rPr>
        <w:t>$</w:t>
      </w:r>
      <w:proofErr w:type="gramEnd"/>
      <w:r w:rsidRPr="00B47210">
        <w:rPr>
          <w:rFonts w:ascii="Verdana" w:hAnsi="Verdana" w:cs="Verdana"/>
          <w:i/>
          <w:iCs/>
          <w:color w:val="00007F"/>
          <w:sz w:val="20"/>
          <w:szCs w:val="20"/>
          <w:lang w:val="en-US"/>
        </w:rPr>
        <w:t>uname</w:t>
      </w:r>
      <w:r w:rsidRPr="00B47210">
        <w:rPr>
          <w:rFonts w:ascii="Verdana" w:hAnsi="Verdana" w:cs="Verdana"/>
          <w:color w:val="000000"/>
          <w:sz w:val="20"/>
          <w:szCs w:val="20"/>
          <w:lang w:val="en-US"/>
        </w:rPr>
        <w:t>,</w:t>
      </w:r>
      <w:r w:rsidRPr="00B47210">
        <w:rPr>
          <w:rFonts w:ascii="Verdana" w:hAnsi="Verdana" w:cs="Verdana"/>
          <w:i/>
          <w:iCs/>
          <w:color w:val="00007F"/>
          <w:sz w:val="20"/>
          <w:szCs w:val="20"/>
          <w:lang w:val="en-US"/>
        </w:rPr>
        <w:t>$pwd</w:t>
      </w:r>
      <w:r w:rsidRPr="00B47210">
        <w:rPr>
          <w:rFonts w:ascii="Verdana" w:hAnsi="Verdana" w:cs="Verdana"/>
          <w:color w:val="000000"/>
          <w:sz w:val="20"/>
          <w:szCs w:val="20"/>
          <w:lang w:val="en-US"/>
        </w:rPr>
        <w:t>)</w:t>
      </w:r>
      <w:r w:rsidRPr="00B47210">
        <w:rPr>
          <w:rFonts w:ascii="Verdana" w:hAnsi="Verdana" w:cs="Verdana"/>
          <w:color w:val="000033"/>
          <w:sz w:val="20"/>
          <w:szCs w:val="20"/>
          <w:lang w:val="en-US"/>
        </w:rPr>
        <w:t xml:space="preserve"> </w:t>
      </w:r>
      <w:r w:rsidRPr="00B47210">
        <w:rPr>
          <w:rFonts w:ascii="Verdana" w:hAnsi="Verdana" w:cs="Verdana"/>
          <w:i/>
          <w:iCs/>
          <w:color w:val="7F007F"/>
          <w:sz w:val="20"/>
          <w:szCs w:val="20"/>
          <w:lang w:val="en-US"/>
        </w:rPr>
        <w:t>or</w:t>
      </w:r>
      <w:r w:rsidRPr="00B47210">
        <w:rPr>
          <w:rFonts w:ascii="Verdana" w:hAnsi="Verdana" w:cs="Verdana"/>
          <w:color w:val="000033"/>
          <w:sz w:val="20"/>
          <w:szCs w:val="20"/>
          <w:lang w:val="en-US"/>
        </w:rPr>
        <w:t xml:space="preserve"> </w:t>
      </w:r>
      <w:r w:rsidRPr="00B47210">
        <w:rPr>
          <w:rFonts w:ascii="Verdana" w:hAnsi="Verdana" w:cs="Verdana"/>
          <w:i/>
          <w:iCs/>
          <w:color w:val="7F007F"/>
          <w:sz w:val="20"/>
          <w:szCs w:val="20"/>
          <w:lang w:val="en-US"/>
        </w:rPr>
        <w:t>die</w:t>
      </w:r>
      <w:r w:rsidRPr="00B47210">
        <w:rPr>
          <w:rFonts w:ascii="Verdana" w:hAnsi="Verdana" w:cs="Verdana"/>
          <w:color w:val="000000"/>
          <w:sz w:val="20"/>
          <w:szCs w:val="20"/>
          <w:lang w:val="en-US"/>
        </w:rPr>
        <w:t>(</w:t>
      </w:r>
      <w:r w:rsidRPr="00B47210">
        <w:rPr>
          <w:rFonts w:ascii="Verdana" w:hAnsi="Verdana" w:cs="Verdana"/>
          <w:color w:val="007F00"/>
          <w:sz w:val="20"/>
          <w:szCs w:val="20"/>
          <w:lang w:val="en-US"/>
        </w:rPr>
        <w:t>"connection failed"</w:t>
      </w:r>
      <w:r w:rsidRPr="00B47210">
        <w:rPr>
          <w:rFonts w:ascii="Verdana" w:hAnsi="Verdana" w:cs="Verdana"/>
          <w:color w:val="000000"/>
          <w:sz w:val="20"/>
          <w:szCs w:val="20"/>
          <w:lang w:val="en-US"/>
        </w:rPr>
        <w:t>);</w:t>
      </w:r>
    </w:p>
    <w:p w14:paraId="5961BA11" w14:textId="77777777" w:rsidR="00B47210" w:rsidRPr="00B47210" w:rsidRDefault="00B47210" w:rsidP="00B47210">
      <w:pPr>
        <w:autoSpaceDE w:val="0"/>
        <w:autoSpaceDN w:val="0"/>
        <w:adjustRightInd w:val="0"/>
        <w:spacing w:after="0" w:line="240" w:lineRule="auto"/>
        <w:rPr>
          <w:rFonts w:ascii="Verdana" w:hAnsi="Verdana" w:cs="Verdana"/>
          <w:color w:val="000033"/>
          <w:sz w:val="20"/>
          <w:szCs w:val="20"/>
          <w:lang w:val="en-US"/>
        </w:rPr>
      </w:pPr>
      <w:r w:rsidRPr="00B47210">
        <w:rPr>
          <w:rFonts w:ascii="Verdana" w:hAnsi="Verdana" w:cs="Verdana"/>
          <w:color w:val="000033"/>
          <w:sz w:val="20"/>
          <w:szCs w:val="20"/>
          <w:lang w:val="en-US"/>
        </w:rPr>
        <w:t xml:space="preserve">    mysql_select_db</w:t>
      </w:r>
      <w:r w:rsidRPr="00B47210">
        <w:rPr>
          <w:rFonts w:ascii="Verdana" w:hAnsi="Verdana" w:cs="Verdana"/>
          <w:color w:val="000000"/>
          <w:sz w:val="20"/>
          <w:szCs w:val="20"/>
          <w:lang w:val="en-US"/>
        </w:rPr>
        <w:t>(</w:t>
      </w:r>
      <w:r w:rsidRPr="00B47210">
        <w:rPr>
          <w:rFonts w:ascii="Verdana" w:hAnsi="Verdana" w:cs="Verdana"/>
          <w:i/>
          <w:iCs/>
          <w:color w:val="00007F"/>
          <w:sz w:val="20"/>
          <w:szCs w:val="20"/>
          <w:lang w:val="en-US"/>
        </w:rPr>
        <w:t>$</w:t>
      </w:r>
      <w:proofErr w:type="gramStart"/>
      <w:r w:rsidRPr="00B47210">
        <w:rPr>
          <w:rFonts w:ascii="Verdana" w:hAnsi="Verdana" w:cs="Verdana"/>
          <w:i/>
          <w:iCs/>
          <w:color w:val="00007F"/>
          <w:sz w:val="20"/>
          <w:szCs w:val="20"/>
          <w:lang w:val="en-US"/>
        </w:rPr>
        <w:t>db</w:t>
      </w:r>
      <w:r w:rsidRPr="00B47210">
        <w:rPr>
          <w:rFonts w:ascii="Verdana" w:hAnsi="Verdana" w:cs="Verdana"/>
          <w:color w:val="000000"/>
          <w:sz w:val="20"/>
          <w:szCs w:val="20"/>
          <w:lang w:val="en-US"/>
        </w:rPr>
        <w:t>,</w:t>
      </w:r>
      <w:r w:rsidRPr="00B47210">
        <w:rPr>
          <w:rFonts w:ascii="Verdana" w:hAnsi="Verdana" w:cs="Verdana"/>
          <w:i/>
          <w:iCs/>
          <w:color w:val="00007F"/>
          <w:sz w:val="20"/>
          <w:szCs w:val="20"/>
          <w:lang w:val="en-US"/>
        </w:rPr>
        <w:t>$</w:t>
      </w:r>
      <w:proofErr w:type="gramEnd"/>
      <w:r w:rsidRPr="00B47210">
        <w:rPr>
          <w:rFonts w:ascii="Verdana" w:hAnsi="Verdana" w:cs="Verdana"/>
          <w:i/>
          <w:iCs/>
          <w:color w:val="00007F"/>
          <w:sz w:val="20"/>
          <w:szCs w:val="20"/>
          <w:lang w:val="en-US"/>
        </w:rPr>
        <w:t>con</w:t>
      </w:r>
      <w:r w:rsidRPr="00B47210">
        <w:rPr>
          <w:rFonts w:ascii="Verdana" w:hAnsi="Verdana" w:cs="Verdana"/>
          <w:color w:val="000000"/>
          <w:sz w:val="20"/>
          <w:szCs w:val="20"/>
          <w:lang w:val="en-US"/>
        </w:rPr>
        <w:t>)</w:t>
      </w:r>
      <w:r w:rsidRPr="00B47210">
        <w:rPr>
          <w:rFonts w:ascii="Verdana" w:hAnsi="Verdana" w:cs="Verdana"/>
          <w:color w:val="000033"/>
          <w:sz w:val="20"/>
          <w:szCs w:val="20"/>
          <w:lang w:val="en-US"/>
        </w:rPr>
        <w:t xml:space="preserve"> </w:t>
      </w:r>
      <w:r w:rsidRPr="00B47210">
        <w:rPr>
          <w:rFonts w:ascii="Verdana" w:hAnsi="Verdana" w:cs="Verdana"/>
          <w:i/>
          <w:iCs/>
          <w:color w:val="7F007F"/>
          <w:sz w:val="20"/>
          <w:szCs w:val="20"/>
          <w:lang w:val="en-US"/>
        </w:rPr>
        <w:t>or</w:t>
      </w:r>
      <w:r w:rsidRPr="00B47210">
        <w:rPr>
          <w:rFonts w:ascii="Verdana" w:hAnsi="Verdana" w:cs="Verdana"/>
          <w:color w:val="000033"/>
          <w:sz w:val="20"/>
          <w:szCs w:val="20"/>
          <w:lang w:val="en-US"/>
        </w:rPr>
        <w:t xml:space="preserve"> </w:t>
      </w:r>
      <w:r w:rsidRPr="00B47210">
        <w:rPr>
          <w:rFonts w:ascii="Verdana" w:hAnsi="Verdana" w:cs="Verdana"/>
          <w:i/>
          <w:iCs/>
          <w:color w:val="7F007F"/>
          <w:sz w:val="20"/>
          <w:szCs w:val="20"/>
          <w:lang w:val="en-US"/>
        </w:rPr>
        <w:t>die</w:t>
      </w:r>
      <w:r w:rsidRPr="00B47210">
        <w:rPr>
          <w:rFonts w:ascii="Verdana" w:hAnsi="Verdana" w:cs="Verdana"/>
          <w:color w:val="000000"/>
          <w:sz w:val="20"/>
          <w:szCs w:val="20"/>
          <w:lang w:val="en-US"/>
        </w:rPr>
        <w:t>(</w:t>
      </w:r>
      <w:r w:rsidRPr="00B47210">
        <w:rPr>
          <w:rFonts w:ascii="Verdana" w:hAnsi="Verdana" w:cs="Verdana"/>
          <w:color w:val="007F00"/>
          <w:sz w:val="20"/>
          <w:szCs w:val="20"/>
          <w:lang w:val="en-US"/>
        </w:rPr>
        <w:t>"db selection failed"</w:t>
      </w:r>
      <w:r w:rsidRPr="00B47210">
        <w:rPr>
          <w:rFonts w:ascii="Verdana" w:hAnsi="Verdana" w:cs="Verdana"/>
          <w:color w:val="000000"/>
          <w:sz w:val="20"/>
          <w:szCs w:val="20"/>
          <w:lang w:val="en-US"/>
        </w:rPr>
        <w:t>);</w:t>
      </w:r>
    </w:p>
    <w:p w14:paraId="152C04D5" w14:textId="77777777" w:rsidR="00B47210" w:rsidRPr="00B47210" w:rsidRDefault="00B47210" w:rsidP="00B47210">
      <w:pPr>
        <w:autoSpaceDE w:val="0"/>
        <w:autoSpaceDN w:val="0"/>
        <w:adjustRightInd w:val="0"/>
        <w:spacing w:after="0" w:line="240" w:lineRule="auto"/>
        <w:rPr>
          <w:rFonts w:ascii="Verdana" w:hAnsi="Verdana" w:cs="Verdana"/>
          <w:color w:val="000033"/>
          <w:sz w:val="20"/>
          <w:szCs w:val="20"/>
          <w:lang w:val="en-US"/>
        </w:rPr>
      </w:pPr>
    </w:p>
    <w:p w14:paraId="54C20D02" w14:textId="77777777" w:rsidR="00B47210" w:rsidRPr="00B47210" w:rsidRDefault="00B47210" w:rsidP="00B47210">
      <w:pPr>
        <w:autoSpaceDE w:val="0"/>
        <w:autoSpaceDN w:val="0"/>
        <w:adjustRightInd w:val="0"/>
        <w:spacing w:after="0" w:line="240" w:lineRule="auto"/>
        <w:rPr>
          <w:rFonts w:ascii="Verdana" w:hAnsi="Verdana" w:cs="Verdana"/>
          <w:color w:val="000033"/>
          <w:sz w:val="20"/>
          <w:szCs w:val="20"/>
          <w:lang w:val="en-US"/>
        </w:rPr>
      </w:pPr>
      <w:r w:rsidRPr="00B47210">
        <w:rPr>
          <w:rFonts w:ascii="Verdana" w:hAnsi="Verdana" w:cs="Verdana"/>
          <w:color w:val="000033"/>
          <w:sz w:val="20"/>
          <w:szCs w:val="20"/>
          <w:lang w:val="en-US"/>
        </w:rPr>
        <w:t xml:space="preserve">    </w:t>
      </w:r>
      <w:r w:rsidRPr="00B47210">
        <w:rPr>
          <w:rFonts w:ascii="Verdana" w:hAnsi="Verdana" w:cs="Verdana"/>
          <w:i/>
          <w:iCs/>
          <w:color w:val="00007F"/>
          <w:sz w:val="20"/>
          <w:szCs w:val="20"/>
          <w:lang w:val="en-US"/>
        </w:rPr>
        <w:t>$flag</w:t>
      </w:r>
      <w:r w:rsidRPr="00B47210">
        <w:rPr>
          <w:rFonts w:ascii="Verdana" w:hAnsi="Verdana" w:cs="Verdana"/>
          <w:color w:val="000000"/>
          <w:sz w:val="20"/>
          <w:szCs w:val="20"/>
          <w:lang w:val="en-US"/>
        </w:rPr>
        <w:t>[</w:t>
      </w:r>
      <w:r w:rsidRPr="00B47210">
        <w:rPr>
          <w:rFonts w:ascii="Verdana" w:hAnsi="Verdana" w:cs="Verdana"/>
          <w:color w:val="009F00"/>
          <w:sz w:val="20"/>
          <w:szCs w:val="20"/>
          <w:lang w:val="en-US"/>
        </w:rPr>
        <w:t>'success</w:t>
      </w:r>
      <w:proofErr w:type="gramStart"/>
      <w:r w:rsidRPr="00B47210">
        <w:rPr>
          <w:rFonts w:ascii="Verdana" w:hAnsi="Verdana" w:cs="Verdana"/>
          <w:color w:val="009F00"/>
          <w:sz w:val="20"/>
          <w:szCs w:val="20"/>
          <w:lang w:val="en-US"/>
        </w:rPr>
        <w:t>'</w:t>
      </w:r>
      <w:r w:rsidRPr="00B47210">
        <w:rPr>
          <w:rFonts w:ascii="Verdana" w:hAnsi="Verdana" w:cs="Verdana"/>
          <w:color w:val="000000"/>
          <w:sz w:val="20"/>
          <w:szCs w:val="20"/>
          <w:lang w:val="en-US"/>
        </w:rPr>
        <w:t>]=</w:t>
      </w:r>
      <w:proofErr w:type="gramEnd"/>
      <w:r w:rsidRPr="00B47210">
        <w:rPr>
          <w:rFonts w:ascii="Verdana" w:hAnsi="Verdana" w:cs="Verdana"/>
          <w:color w:val="CC9900"/>
          <w:sz w:val="20"/>
          <w:szCs w:val="20"/>
          <w:lang w:val="en-US"/>
        </w:rPr>
        <w:t>0</w:t>
      </w:r>
      <w:r w:rsidRPr="00B47210">
        <w:rPr>
          <w:rFonts w:ascii="Verdana" w:hAnsi="Verdana" w:cs="Verdana"/>
          <w:color w:val="000000"/>
          <w:sz w:val="20"/>
          <w:szCs w:val="20"/>
          <w:lang w:val="en-US"/>
        </w:rPr>
        <w:t>;</w:t>
      </w:r>
      <w:r w:rsidRPr="00B47210">
        <w:rPr>
          <w:rFonts w:ascii="Verdana" w:hAnsi="Verdana" w:cs="Verdana"/>
          <w:color w:val="000033"/>
          <w:sz w:val="20"/>
          <w:szCs w:val="20"/>
          <w:lang w:val="en-US"/>
        </w:rPr>
        <w:t xml:space="preserve"> </w:t>
      </w:r>
    </w:p>
    <w:p w14:paraId="3379F752" w14:textId="77777777" w:rsidR="00B47210" w:rsidRPr="00B47210" w:rsidRDefault="00B47210" w:rsidP="00B47210">
      <w:pPr>
        <w:autoSpaceDE w:val="0"/>
        <w:autoSpaceDN w:val="0"/>
        <w:adjustRightInd w:val="0"/>
        <w:spacing w:after="0" w:line="240" w:lineRule="auto"/>
        <w:rPr>
          <w:rFonts w:ascii="Verdana" w:hAnsi="Verdana" w:cs="Verdana"/>
          <w:color w:val="000033"/>
          <w:sz w:val="20"/>
          <w:szCs w:val="20"/>
          <w:lang w:val="en-US"/>
        </w:rPr>
      </w:pPr>
      <w:r w:rsidRPr="00B47210">
        <w:rPr>
          <w:rFonts w:ascii="Verdana" w:hAnsi="Verdana" w:cs="Verdana"/>
          <w:color w:val="000033"/>
          <w:sz w:val="20"/>
          <w:szCs w:val="20"/>
          <w:lang w:val="en-US"/>
        </w:rPr>
        <w:t xml:space="preserve">    </w:t>
      </w:r>
    </w:p>
    <w:p w14:paraId="6911C659" w14:textId="77777777" w:rsidR="00B47210" w:rsidRPr="00B47210" w:rsidRDefault="00B47210" w:rsidP="00B47210">
      <w:pPr>
        <w:autoSpaceDE w:val="0"/>
        <w:autoSpaceDN w:val="0"/>
        <w:adjustRightInd w:val="0"/>
        <w:spacing w:after="0" w:line="240" w:lineRule="auto"/>
        <w:rPr>
          <w:rFonts w:ascii="Verdana" w:hAnsi="Verdana" w:cs="Verdana"/>
          <w:color w:val="000033"/>
          <w:sz w:val="20"/>
          <w:szCs w:val="20"/>
          <w:lang w:val="en-US"/>
        </w:rPr>
      </w:pPr>
      <w:r w:rsidRPr="00B47210">
        <w:rPr>
          <w:rFonts w:ascii="Verdana" w:hAnsi="Verdana" w:cs="Verdana"/>
          <w:color w:val="000033"/>
          <w:sz w:val="20"/>
          <w:szCs w:val="20"/>
          <w:lang w:val="en-US"/>
        </w:rPr>
        <w:t xml:space="preserve">    </w:t>
      </w:r>
      <w:r w:rsidRPr="00B47210">
        <w:rPr>
          <w:rFonts w:ascii="Verdana" w:hAnsi="Verdana" w:cs="Verdana"/>
          <w:i/>
          <w:iCs/>
          <w:color w:val="00007F"/>
          <w:sz w:val="20"/>
          <w:szCs w:val="20"/>
          <w:lang w:val="en-US"/>
        </w:rPr>
        <w:t>$json</w:t>
      </w:r>
      <w:r w:rsidRPr="00B47210">
        <w:rPr>
          <w:rFonts w:ascii="Verdana" w:hAnsi="Verdana" w:cs="Verdana"/>
          <w:color w:val="000033"/>
          <w:sz w:val="20"/>
          <w:szCs w:val="20"/>
          <w:lang w:val="en-US"/>
        </w:rPr>
        <w:t xml:space="preserve"> </w:t>
      </w:r>
      <w:r w:rsidRPr="00B47210">
        <w:rPr>
          <w:rFonts w:ascii="Verdana" w:hAnsi="Verdana" w:cs="Verdana"/>
          <w:color w:val="000000"/>
          <w:sz w:val="20"/>
          <w:szCs w:val="20"/>
          <w:lang w:val="en-US"/>
        </w:rPr>
        <w:t>=</w:t>
      </w:r>
      <w:r w:rsidRPr="00B47210">
        <w:rPr>
          <w:rFonts w:ascii="Verdana" w:hAnsi="Verdana" w:cs="Verdana"/>
          <w:color w:val="000033"/>
          <w:sz w:val="20"/>
          <w:szCs w:val="20"/>
          <w:lang w:val="en-US"/>
        </w:rPr>
        <w:t xml:space="preserve"> json_decode</w:t>
      </w:r>
      <w:r w:rsidRPr="00B47210">
        <w:rPr>
          <w:rFonts w:ascii="Verdana" w:hAnsi="Verdana" w:cs="Verdana"/>
          <w:color w:val="000000"/>
          <w:sz w:val="20"/>
          <w:szCs w:val="20"/>
          <w:lang w:val="en-US"/>
        </w:rPr>
        <w:t>(</w:t>
      </w:r>
      <w:r w:rsidRPr="00B47210">
        <w:rPr>
          <w:rFonts w:ascii="Verdana" w:hAnsi="Verdana" w:cs="Verdana"/>
          <w:color w:val="000033"/>
          <w:sz w:val="20"/>
          <w:szCs w:val="20"/>
          <w:lang w:val="en-US"/>
        </w:rPr>
        <w:t>file_get_contents</w:t>
      </w:r>
      <w:r w:rsidRPr="00B47210">
        <w:rPr>
          <w:rFonts w:ascii="Verdana" w:hAnsi="Verdana" w:cs="Verdana"/>
          <w:color w:val="000000"/>
          <w:sz w:val="20"/>
          <w:szCs w:val="20"/>
          <w:lang w:val="en-US"/>
        </w:rPr>
        <w:t>(</w:t>
      </w:r>
      <w:r w:rsidRPr="00B47210">
        <w:rPr>
          <w:rFonts w:ascii="Verdana" w:hAnsi="Verdana" w:cs="Verdana"/>
          <w:color w:val="009F00"/>
          <w:sz w:val="20"/>
          <w:szCs w:val="20"/>
          <w:lang w:val="en-US"/>
        </w:rPr>
        <w:t>'php://input'</w:t>
      </w:r>
      <w:r w:rsidRPr="00B47210">
        <w:rPr>
          <w:rFonts w:ascii="Verdana" w:hAnsi="Verdana" w:cs="Verdana"/>
          <w:color w:val="000000"/>
          <w:sz w:val="20"/>
          <w:szCs w:val="20"/>
          <w:lang w:val="en-US"/>
        </w:rPr>
        <w:t>));</w:t>
      </w:r>
    </w:p>
    <w:p w14:paraId="69F3420F" w14:textId="77777777" w:rsidR="00B47210" w:rsidRPr="00B47210" w:rsidRDefault="00B47210" w:rsidP="00B47210">
      <w:pPr>
        <w:autoSpaceDE w:val="0"/>
        <w:autoSpaceDN w:val="0"/>
        <w:adjustRightInd w:val="0"/>
        <w:spacing w:after="0" w:line="240" w:lineRule="auto"/>
        <w:rPr>
          <w:rFonts w:ascii="Verdana" w:hAnsi="Verdana" w:cs="Verdana"/>
          <w:color w:val="000033"/>
          <w:sz w:val="20"/>
          <w:szCs w:val="20"/>
          <w:lang w:val="en-US"/>
        </w:rPr>
      </w:pPr>
      <w:r w:rsidRPr="00B47210">
        <w:rPr>
          <w:rFonts w:ascii="Verdana" w:hAnsi="Verdana" w:cs="Verdana"/>
          <w:color w:val="000033"/>
          <w:sz w:val="20"/>
          <w:szCs w:val="20"/>
          <w:lang w:val="en-US"/>
        </w:rPr>
        <w:t xml:space="preserve">    </w:t>
      </w:r>
    </w:p>
    <w:p w14:paraId="343A31B6" w14:textId="77777777" w:rsidR="00B47210" w:rsidRPr="00B47210" w:rsidRDefault="00B47210" w:rsidP="00B47210">
      <w:pPr>
        <w:autoSpaceDE w:val="0"/>
        <w:autoSpaceDN w:val="0"/>
        <w:adjustRightInd w:val="0"/>
        <w:spacing w:after="0" w:line="240" w:lineRule="auto"/>
        <w:rPr>
          <w:rFonts w:ascii="Verdana" w:hAnsi="Verdana" w:cs="Verdana"/>
          <w:color w:val="000033"/>
          <w:sz w:val="20"/>
          <w:szCs w:val="20"/>
          <w:lang w:val="en-US"/>
        </w:rPr>
      </w:pPr>
      <w:r w:rsidRPr="00B47210">
        <w:rPr>
          <w:rFonts w:ascii="Verdana" w:hAnsi="Verdana" w:cs="Verdana"/>
          <w:color w:val="000033"/>
          <w:sz w:val="20"/>
          <w:szCs w:val="20"/>
          <w:lang w:val="en-US"/>
        </w:rPr>
        <w:t xml:space="preserve">    </w:t>
      </w:r>
      <w:proofErr w:type="gramStart"/>
      <w:r w:rsidRPr="00B47210">
        <w:rPr>
          <w:rFonts w:ascii="Verdana" w:hAnsi="Verdana" w:cs="Verdana"/>
          <w:i/>
          <w:iCs/>
          <w:color w:val="7F007F"/>
          <w:sz w:val="20"/>
          <w:szCs w:val="20"/>
          <w:lang w:val="en-US"/>
        </w:rPr>
        <w:t>try</w:t>
      </w:r>
      <w:r w:rsidRPr="00B47210">
        <w:rPr>
          <w:rFonts w:ascii="Verdana" w:hAnsi="Verdana" w:cs="Verdana"/>
          <w:color w:val="000000"/>
          <w:sz w:val="20"/>
          <w:szCs w:val="20"/>
          <w:lang w:val="en-US"/>
        </w:rPr>
        <w:t>{</w:t>
      </w:r>
      <w:proofErr w:type="gramEnd"/>
    </w:p>
    <w:p w14:paraId="3791DB0D" w14:textId="77777777" w:rsidR="00B47210" w:rsidRPr="00B47210" w:rsidRDefault="00B47210" w:rsidP="00B47210">
      <w:pPr>
        <w:autoSpaceDE w:val="0"/>
        <w:autoSpaceDN w:val="0"/>
        <w:adjustRightInd w:val="0"/>
        <w:spacing w:after="0" w:line="240" w:lineRule="auto"/>
        <w:rPr>
          <w:rFonts w:ascii="Verdana" w:hAnsi="Verdana" w:cs="Verdana"/>
          <w:color w:val="007F00"/>
          <w:sz w:val="20"/>
          <w:szCs w:val="20"/>
          <w:lang w:val="en-US"/>
        </w:rPr>
      </w:pPr>
      <w:r w:rsidRPr="00B47210">
        <w:rPr>
          <w:rFonts w:ascii="Verdana" w:hAnsi="Verdana" w:cs="Verdana"/>
          <w:color w:val="000033"/>
          <w:sz w:val="20"/>
          <w:szCs w:val="20"/>
          <w:lang w:val="en-US"/>
        </w:rPr>
        <w:t xml:space="preserve">        </w:t>
      </w:r>
      <w:r w:rsidRPr="00B47210">
        <w:rPr>
          <w:rFonts w:ascii="Verdana" w:hAnsi="Verdana" w:cs="Verdana"/>
          <w:i/>
          <w:iCs/>
          <w:color w:val="00007F"/>
          <w:sz w:val="20"/>
          <w:szCs w:val="20"/>
          <w:lang w:val="en-US"/>
        </w:rPr>
        <w:t>$sql</w:t>
      </w:r>
      <w:r w:rsidRPr="00B47210">
        <w:rPr>
          <w:rFonts w:ascii="Verdana" w:hAnsi="Verdana" w:cs="Verdana"/>
          <w:color w:val="000033"/>
          <w:sz w:val="20"/>
          <w:szCs w:val="20"/>
          <w:lang w:val="en-US"/>
        </w:rPr>
        <w:t xml:space="preserve"> </w:t>
      </w:r>
      <w:r w:rsidRPr="00B47210">
        <w:rPr>
          <w:rFonts w:ascii="Verdana" w:hAnsi="Verdana" w:cs="Verdana"/>
          <w:color w:val="000000"/>
          <w:sz w:val="20"/>
          <w:szCs w:val="20"/>
          <w:lang w:val="en-US"/>
        </w:rPr>
        <w:t>=</w:t>
      </w:r>
      <w:r w:rsidRPr="00B47210">
        <w:rPr>
          <w:rFonts w:ascii="Verdana" w:hAnsi="Verdana" w:cs="Verdana"/>
          <w:color w:val="000033"/>
          <w:sz w:val="20"/>
          <w:szCs w:val="20"/>
          <w:lang w:val="en-US"/>
        </w:rPr>
        <w:t xml:space="preserve"> </w:t>
      </w:r>
      <w:r w:rsidRPr="00B47210">
        <w:rPr>
          <w:rFonts w:ascii="Verdana" w:hAnsi="Verdana" w:cs="Verdana"/>
          <w:color w:val="007F00"/>
          <w:sz w:val="20"/>
          <w:szCs w:val="20"/>
          <w:lang w:val="en-US"/>
        </w:rPr>
        <w:t>"INSERT INTO trips (`time_started</w:t>
      </w:r>
      <w:proofErr w:type="gramStart"/>
      <w:r w:rsidRPr="00B47210">
        <w:rPr>
          <w:rFonts w:ascii="Verdana" w:hAnsi="Verdana" w:cs="Verdana"/>
          <w:color w:val="007F00"/>
          <w:sz w:val="20"/>
          <w:szCs w:val="20"/>
          <w:lang w:val="en-US"/>
        </w:rPr>
        <w:t>`,`</w:t>
      </w:r>
      <w:proofErr w:type="gramEnd"/>
      <w:r w:rsidRPr="00B47210">
        <w:rPr>
          <w:rFonts w:ascii="Verdana" w:hAnsi="Verdana" w:cs="Verdana"/>
          <w:color w:val="007F00"/>
          <w:sz w:val="20"/>
          <w:szCs w:val="20"/>
          <w:lang w:val="en-US"/>
        </w:rPr>
        <w:t>time_ended`,`driver_username`,`driver_reg`,`log_file`) VALUES (</w:t>
      </w:r>
    </w:p>
    <w:p w14:paraId="718D4395" w14:textId="77777777" w:rsidR="00B47210" w:rsidRPr="00B47210" w:rsidRDefault="00B47210" w:rsidP="00B47210">
      <w:pPr>
        <w:autoSpaceDE w:val="0"/>
        <w:autoSpaceDN w:val="0"/>
        <w:adjustRightInd w:val="0"/>
        <w:spacing w:after="0" w:line="240" w:lineRule="auto"/>
        <w:rPr>
          <w:rFonts w:ascii="Verdana" w:hAnsi="Verdana" w:cs="Verdana"/>
          <w:color w:val="007F00"/>
          <w:sz w:val="20"/>
          <w:szCs w:val="20"/>
          <w:lang w:val="en-US"/>
        </w:rPr>
      </w:pPr>
      <w:r w:rsidRPr="00B47210">
        <w:rPr>
          <w:rFonts w:ascii="Verdana" w:hAnsi="Verdana" w:cs="Verdana"/>
          <w:color w:val="007F00"/>
          <w:sz w:val="20"/>
          <w:szCs w:val="20"/>
          <w:lang w:val="en-US"/>
        </w:rPr>
        <w:t xml:space="preserve">            STR_TO_DATE('</w:t>
      </w:r>
      <w:r w:rsidRPr="00B47210">
        <w:rPr>
          <w:rFonts w:ascii="Verdana" w:hAnsi="Verdana" w:cs="Verdana"/>
          <w:i/>
          <w:iCs/>
          <w:color w:val="007F00"/>
          <w:sz w:val="20"/>
          <w:szCs w:val="20"/>
          <w:lang w:val="en-US"/>
        </w:rPr>
        <w:t>{$json["time_started"]}</w:t>
      </w:r>
      <w:r w:rsidRPr="00B47210">
        <w:rPr>
          <w:rFonts w:ascii="Verdana" w:hAnsi="Verdana" w:cs="Verdana"/>
          <w:color w:val="007F00"/>
          <w:sz w:val="20"/>
          <w:szCs w:val="20"/>
          <w:lang w:val="en-US"/>
        </w:rPr>
        <w:t>', '%m/%d/%Y-%</w:t>
      </w:r>
      <w:proofErr w:type="gramStart"/>
      <w:r w:rsidRPr="00B47210">
        <w:rPr>
          <w:rFonts w:ascii="Verdana" w:hAnsi="Verdana" w:cs="Verdana"/>
          <w:color w:val="007F00"/>
          <w:sz w:val="20"/>
          <w:szCs w:val="20"/>
          <w:lang w:val="en-US"/>
        </w:rPr>
        <w:t>H:%</w:t>
      </w:r>
      <w:proofErr w:type="gramEnd"/>
      <w:r w:rsidRPr="00B47210">
        <w:rPr>
          <w:rFonts w:ascii="Verdana" w:hAnsi="Verdana" w:cs="Verdana"/>
          <w:color w:val="007F00"/>
          <w:sz w:val="20"/>
          <w:szCs w:val="20"/>
          <w:lang w:val="en-US"/>
        </w:rPr>
        <w:t>i:%s'),</w:t>
      </w:r>
    </w:p>
    <w:p w14:paraId="53669E5E" w14:textId="77777777" w:rsidR="00B47210" w:rsidRPr="00B47210" w:rsidRDefault="00B47210" w:rsidP="00B47210">
      <w:pPr>
        <w:autoSpaceDE w:val="0"/>
        <w:autoSpaceDN w:val="0"/>
        <w:adjustRightInd w:val="0"/>
        <w:spacing w:after="0" w:line="240" w:lineRule="auto"/>
        <w:rPr>
          <w:rFonts w:ascii="Verdana" w:hAnsi="Verdana" w:cs="Verdana"/>
          <w:color w:val="007F00"/>
          <w:sz w:val="20"/>
          <w:szCs w:val="20"/>
          <w:lang w:val="en-US"/>
        </w:rPr>
      </w:pPr>
      <w:r w:rsidRPr="00B47210">
        <w:rPr>
          <w:rFonts w:ascii="Verdana" w:hAnsi="Verdana" w:cs="Verdana"/>
          <w:color w:val="007F00"/>
          <w:sz w:val="20"/>
          <w:szCs w:val="20"/>
          <w:lang w:val="en-US"/>
        </w:rPr>
        <w:t xml:space="preserve">            STR_TO_DATE('</w:t>
      </w:r>
      <w:r w:rsidRPr="00B47210">
        <w:rPr>
          <w:rFonts w:ascii="Verdana" w:hAnsi="Verdana" w:cs="Verdana"/>
          <w:i/>
          <w:iCs/>
          <w:color w:val="007F00"/>
          <w:sz w:val="20"/>
          <w:szCs w:val="20"/>
          <w:lang w:val="en-US"/>
        </w:rPr>
        <w:t>{$json["time_ended"]}</w:t>
      </w:r>
      <w:r w:rsidRPr="00B47210">
        <w:rPr>
          <w:rFonts w:ascii="Verdana" w:hAnsi="Verdana" w:cs="Verdana"/>
          <w:color w:val="007F00"/>
          <w:sz w:val="20"/>
          <w:szCs w:val="20"/>
          <w:lang w:val="en-US"/>
        </w:rPr>
        <w:t>', '%m/%d/%Y-%</w:t>
      </w:r>
      <w:proofErr w:type="gramStart"/>
      <w:r w:rsidRPr="00B47210">
        <w:rPr>
          <w:rFonts w:ascii="Verdana" w:hAnsi="Verdana" w:cs="Verdana"/>
          <w:color w:val="007F00"/>
          <w:sz w:val="20"/>
          <w:szCs w:val="20"/>
          <w:lang w:val="en-US"/>
        </w:rPr>
        <w:t>H:%</w:t>
      </w:r>
      <w:proofErr w:type="gramEnd"/>
      <w:r w:rsidRPr="00B47210">
        <w:rPr>
          <w:rFonts w:ascii="Verdana" w:hAnsi="Verdana" w:cs="Verdana"/>
          <w:color w:val="007F00"/>
          <w:sz w:val="20"/>
          <w:szCs w:val="20"/>
          <w:lang w:val="en-US"/>
        </w:rPr>
        <w:t>i:%s'),</w:t>
      </w:r>
    </w:p>
    <w:p w14:paraId="22D66413" w14:textId="77777777" w:rsidR="00B47210" w:rsidRPr="00B47210" w:rsidRDefault="00B47210" w:rsidP="00B47210">
      <w:pPr>
        <w:autoSpaceDE w:val="0"/>
        <w:autoSpaceDN w:val="0"/>
        <w:adjustRightInd w:val="0"/>
        <w:spacing w:after="0" w:line="240" w:lineRule="auto"/>
        <w:rPr>
          <w:rFonts w:ascii="Verdana" w:hAnsi="Verdana" w:cs="Verdana"/>
          <w:color w:val="007F00"/>
          <w:sz w:val="20"/>
          <w:szCs w:val="20"/>
        </w:rPr>
      </w:pPr>
      <w:r w:rsidRPr="00B47210">
        <w:rPr>
          <w:rFonts w:ascii="Verdana" w:hAnsi="Verdana" w:cs="Verdana"/>
          <w:color w:val="007F00"/>
          <w:sz w:val="20"/>
          <w:szCs w:val="20"/>
          <w:lang w:val="en-US"/>
        </w:rPr>
        <w:lastRenderedPageBreak/>
        <w:t xml:space="preserve">            </w:t>
      </w:r>
      <w:r w:rsidRPr="00B47210">
        <w:rPr>
          <w:rFonts w:ascii="Verdana" w:hAnsi="Verdana" w:cs="Verdana"/>
          <w:color w:val="007F00"/>
          <w:sz w:val="20"/>
          <w:szCs w:val="20"/>
        </w:rPr>
        <w:t>'</w:t>
      </w:r>
      <w:r w:rsidRPr="00B47210">
        <w:rPr>
          <w:rFonts w:ascii="Verdana" w:hAnsi="Verdana" w:cs="Verdana"/>
          <w:i/>
          <w:iCs/>
          <w:color w:val="007F00"/>
          <w:sz w:val="20"/>
          <w:szCs w:val="20"/>
        </w:rPr>
        <w:t>{$json["driver_username"]}</w:t>
      </w:r>
      <w:r w:rsidRPr="00B47210">
        <w:rPr>
          <w:rFonts w:ascii="Verdana" w:hAnsi="Verdana" w:cs="Verdana"/>
          <w:color w:val="007F00"/>
          <w:sz w:val="20"/>
          <w:szCs w:val="20"/>
        </w:rPr>
        <w:t>',</w:t>
      </w:r>
    </w:p>
    <w:p w14:paraId="15CA0446" w14:textId="77777777" w:rsidR="00B47210" w:rsidRPr="00B47210" w:rsidRDefault="00B47210" w:rsidP="00B47210">
      <w:pPr>
        <w:autoSpaceDE w:val="0"/>
        <w:autoSpaceDN w:val="0"/>
        <w:adjustRightInd w:val="0"/>
        <w:spacing w:after="0" w:line="240" w:lineRule="auto"/>
        <w:rPr>
          <w:rFonts w:ascii="Verdana" w:hAnsi="Verdana" w:cs="Verdana"/>
          <w:color w:val="007F00"/>
          <w:sz w:val="20"/>
          <w:szCs w:val="20"/>
        </w:rPr>
      </w:pPr>
      <w:r w:rsidRPr="00B47210">
        <w:rPr>
          <w:rFonts w:ascii="Verdana" w:hAnsi="Verdana" w:cs="Verdana"/>
          <w:color w:val="007F00"/>
          <w:sz w:val="20"/>
          <w:szCs w:val="20"/>
        </w:rPr>
        <w:t xml:space="preserve">            '</w:t>
      </w:r>
      <w:r w:rsidRPr="00B47210">
        <w:rPr>
          <w:rFonts w:ascii="Verdana" w:hAnsi="Verdana" w:cs="Verdana"/>
          <w:i/>
          <w:iCs/>
          <w:color w:val="007F00"/>
          <w:sz w:val="20"/>
          <w:szCs w:val="20"/>
        </w:rPr>
        <w:t>{$json["driver_reg"]}</w:t>
      </w:r>
      <w:r w:rsidRPr="00B47210">
        <w:rPr>
          <w:rFonts w:ascii="Verdana" w:hAnsi="Verdana" w:cs="Verdana"/>
          <w:color w:val="007F00"/>
          <w:sz w:val="20"/>
          <w:szCs w:val="20"/>
        </w:rPr>
        <w:t>',</w:t>
      </w:r>
    </w:p>
    <w:p w14:paraId="02129CF8" w14:textId="77777777" w:rsidR="00B47210" w:rsidRPr="00B47210" w:rsidRDefault="00B47210" w:rsidP="00B47210">
      <w:pPr>
        <w:autoSpaceDE w:val="0"/>
        <w:autoSpaceDN w:val="0"/>
        <w:adjustRightInd w:val="0"/>
        <w:spacing w:after="0" w:line="240" w:lineRule="auto"/>
        <w:rPr>
          <w:rFonts w:ascii="Verdana" w:hAnsi="Verdana" w:cs="Verdana"/>
          <w:color w:val="000033"/>
          <w:sz w:val="20"/>
          <w:szCs w:val="20"/>
          <w:lang w:val="en-US"/>
        </w:rPr>
      </w:pPr>
      <w:r w:rsidRPr="00B47210">
        <w:rPr>
          <w:rFonts w:ascii="Verdana" w:hAnsi="Verdana" w:cs="Verdana"/>
          <w:color w:val="007F00"/>
          <w:sz w:val="20"/>
          <w:szCs w:val="20"/>
        </w:rPr>
        <w:t xml:space="preserve">            </w:t>
      </w:r>
      <w:r w:rsidRPr="00B47210">
        <w:rPr>
          <w:rFonts w:ascii="Verdana" w:hAnsi="Verdana" w:cs="Verdana"/>
          <w:color w:val="007F00"/>
          <w:sz w:val="20"/>
          <w:szCs w:val="20"/>
          <w:lang w:val="en-US"/>
        </w:rPr>
        <w:t>'</w:t>
      </w:r>
      <w:r w:rsidRPr="00B47210">
        <w:rPr>
          <w:rFonts w:ascii="Verdana" w:hAnsi="Verdana" w:cs="Verdana"/>
          <w:i/>
          <w:iCs/>
          <w:color w:val="007F00"/>
          <w:sz w:val="20"/>
          <w:szCs w:val="20"/>
          <w:lang w:val="en-US"/>
        </w:rPr>
        <w:t>{$json["log_file"]}</w:t>
      </w:r>
      <w:r w:rsidRPr="00B47210">
        <w:rPr>
          <w:rFonts w:ascii="Verdana" w:hAnsi="Verdana" w:cs="Verdana"/>
          <w:color w:val="007F00"/>
          <w:sz w:val="20"/>
          <w:szCs w:val="20"/>
          <w:lang w:val="en-US"/>
        </w:rPr>
        <w:t>')"</w:t>
      </w:r>
      <w:r w:rsidRPr="00B47210">
        <w:rPr>
          <w:rFonts w:ascii="Verdana" w:hAnsi="Verdana" w:cs="Verdana"/>
          <w:color w:val="000000"/>
          <w:sz w:val="20"/>
          <w:szCs w:val="20"/>
          <w:lang w:val="en-US"/>
        </w:rPr>
        <w:t>;</w:t>
      </w:r>
    </w:p>
    <w:p w14:paraId="1F1C77AA" w14:textId="77777777" w:rsidR="00B47210" w:rsidRPr="00B47210" w:rsidRDefault="00B47210" w:rsidP="00B47210">
      <w:pPr>
        <w:autoSpaceDE w:val="0"/>
        <w:autoSpaceDN w:val="0"/>
        <w:adjustRightInd w:val="0"/>
        <w:spacing w:after="0" w:line="240" w:lineRule="auto"/>
        <w:rPr>
          <w:rFonts w:ascii="Verdana" w:hAnsi="Verdana" w:cs="Verdana"/>
          <w:color w:val="000033"/>
          <w:sz w:val="20"/>
          <w:szCs w:val="20"/>
          <w:lang w:val="en-US"/>
        </w:rPr>
      </w:pPr>
    </w:p>
    <w:p w14:paraId="222776A0" w14:textId="77777777" w:rsidR="00B47210" w:rsidRPr="00B47210" w:rsidRDefault="00B47210" w:rsidP="00B47210">
      <w:pPr>
        <w:autoSpaceDE w:val="0"/>
        <w:autoSpaceDN w:val="0"/>
        <w:adjustRightInd w:val="0"/>
        <w:spacing w:after="0" w:line="240" w:lineRule="auto"/>
        <w:rPr>
          <w:rFonts w:ascii="Verdana" w:hAnsi="Verdana" w:cs="Verdana"/>
          <w:color w:val="000033"/>
          <w:sz w:val="20"/>
          <w:szCs w:val="20"/>
          <w:lang w:val="en-US"/>
        </w:rPr>
      </w:pPr>
      <w:r w:rsidRPr="00B47210">
        <w:rPr>
          <w:rFonts w:ascii="Verdana" w:hAnsi="Verdana" w:cs="Verdana"/>
          <w:color w:val="000033"/>
          <w:sz w:val="20"/>
          <w:szCs w:val="20"/>
          <w:lang w:val="en-US"/>
        </w:rPr>
        <w:t xml:space="preserve">        </w:t>
      </w:r>
      <w:r w:rsidRPr="00B47210">
        <w:rPr>
          <w:rFonts w:ascii="Verdana" w:hAnsi="Verdana" w:cs="Verdana"/>
          <w:i/>
          <w:iCs/>
          <w:color w:val="00007F"/>
          <w:sz w:val="20"/>
          <w:szCs w:val="20"/>
          <w:lang w:val="en-US"/>
        </w:rPr>
        <w:t>$r</w:t>
      </w:r>
      <w:r w:rsidRPr="00B47210">
        <w:rPr>
          <w:rFonts w:ascii="Verdana" w:hAnsi="Verdana" w:cs="Verdana"/>
          <w:color w:val="000000"/>
          <w:sz w:val="20"/>
          <w:szCs w:val="20"/>
          <w:lang w:val="en-US"/>
        </w:rPr>
        <w:t>=</w:t>
      </w:r>
      <w:r w:rsidRPr="00B47210">
        <w:rPr>
          <w:rFonts w:ascii="Verdana" w:hAnsi="Verdana" w:cs="Verdana"/>
          <w:color w:val="000033"/>
          <w:sz w:val="20"/>
          <w:szCs w:val="20"/>
          <w:lang w:val="en-US"/>
        </w:rPr>
        <w:t>mysql_</w:t>
      </w:r>
      <w:proofErr w:type="gramStart"/>
      <w:r w:rsidRPr="00B47210">
        <w:rPr>
          <w:rFonts w:ascii="Verdana" w:hAnsi="Verdana" w:cs="Verdana"/>
          <w:color w:val="000033"/>
          <w:sz w:val="20"/>
          <w:szCs w:val="20"/>
          <w:lang w:val="en-US"/>
        </w:rPr>
        <w:t>query</w:t>
      </w:r>
      <w:r w:rsidRPr="00B47210">
        <w:rPr>
          <w:rFonts w:ascii="Verdana" w:hAnsi="Verdana" w:cs="Verdana"/>
          <w:color w:val="000000"/>
          <w:sz w:val="20"/>
          <w:szCs w:val="20"/>
          <w:lang w:val="en-US"/>
        </w:rPr>
        <w:t>(</w:t>
      </w:r>
      <w:proofErr w:type="gramEnd"/>
      <w:r w:rsidRPr="00B47210">
        <w:rPr>
          <w:rFonts w:ascii="Verdana" w:hAnsi="Verdana" w:cs="Verdana"/>
          <w:i/>
          <w:iCs/>
          <w:color w:val="00007F"/>
          <w:sz w:val="20"/>
          <w:szCs w:val="20"/>
          <w:lang w:val="en-US"/>
        </w:rPr>
        <w:t>$sql</w:t>
      </w:r>
      <w:r w:rsidRPr="00B47210">
        <w:rPr>
          <w:rFonts w:ascii="Verdana" w:hAnsi="Verdana" w:cs="Verdana"/>
          <w:color w:val="000000"/>
          <w:sz w:val="20"/>
          <w:szCs w:val="20"/>
          <w:lang w:val="en-US"/>
        </w:rPr>
        <w:t>,</w:t>
      </w:r>
      <w:r w:rsidRPr="00B47210">
        <w:rPr>
          <w:rFonts w:ascii="Verdana" w:hAnsi="Verdana" w:cs="Verdana"/>
          <w:color w:val="000033"/>
          <w:sz w:val="20"/>
          <w:szCs w:val="20"/>
          <w:lang w:val="en-US"/>
        </w:rPr>
        <w:t xml:space="preserve"> </w:t>
      </w:r>
      <w:r w:rsidRPr="00B47210">
        <w:rPr>
          <w:rFonts w:ascii="Verdana" w:hAnsi="Verdana" w:cs="Verdana"/>
          <w:i/>
          <w:iCs/>
          <w:color w:val="00007F"/>
          <w:sz w:val="20"/>
          <w:szCs w:val="20"/>
          <w:lang w:val="en-US"/>
        </w:rPr>
        <w:t>$con</w:t>
      </w:r>
      <w:r w:rsidRPr="00B47210">
        <w:rPr>
          <w:rFonts w:ascii="Verdana" w:hAnsi="Verdana" w:cs="Verdana"/>
          <w:color w:val="000000"/>
          <w:sz w:val="20"/>
          <w:szCs w:val="20"/>
          <w:lang w:val="en-US"/>
        </w:rPr>
        <w:t>);</w:t>
      </w:r>
    </w:p>
    <w:p w14:paraId="5EFE95A4" w14:textId="77777777" w:rsidR="00B47210" w:rsidRPr="00B47210" w:rsidRDefault="00B47210" w:rsidP="00B47210">
      <w:pPr>
        <w:autoSpaceDE w:val="0"/>
        <w:autoSpaceDN w:val="0"/>
        <w:adjustRightInd w:val="0"/>
        <w:spacing w:after="0" w:line="240" w:lineRule="auto"/>
        <w:rPr>
          <w:rFonts w:ascii="Verdana" w:hAnsi="Verdana" w:cs="Verdana"/>
          <w:color w:val="000033"/>
          <w:sz w:val="20"/>
          <w:szCs w:val="20"/>
          <w:lang w:val="en-US"/>
        </w:rPr>
      </w:pPr>
      <w:r w:rsidRPr="00B47210">
        <w:rPr>
          <w:rFonts w:ascii="Verdana" w:hAnsi="Verdana" w:cs="Verdana"/>
          <w:color w:val="000033"/>
          <w:sz w:val="20"/>
          <w:szCs w:val="20"/>
          <w:lang w:val="en-US"/>
        </w:rPr>
        <w:t xml:space="preserve">    </w:t>
      </w:r>
      <w:proofErr w:type="gramStart"/>
      <w:r w:rsidRPr="00B47210">
        <w:rPr>
          <w:rFonts w:ascii="Verdana" w:hAnsi="Verdana" w:cs="Verdana"/>
          <w:color w:val="000000"/>
          <w:sz w:val="20"/>
          <w:szCs w:val="20"/>
          <w:lang w:val="en-US"/>
        </w:rPr>
        <w:t>}</w:t>
      </w:r>
      <w:r w:rsidRPr="00B47210">
        <w:rPr>
          <w:rFonts w:ascii="Verdana" w:hAnsi="Verdana" w:cs="Verdana"/>
          <w:i/>
          <w:iCs/>
          <w:color w:val="7F007F"/>
          <w:sz w:val="20"/>
          <w:szCs w:val="20"/>
          <w:lang w:val="en-US"/>
        </w:rPr>
        <w:t>catch</w:t>
      </w:r>
      <w:proofErr w:type="gramEnd"/>
      <w:r w:rsidRPr="00B47210">
        <w:rPr>
          <w:rFonts w:ascii="Verdana" w:hAnsi="Verdana" w:cs="Verdana"/>
          <w:color w:val="000033"/>
          <w:sz w:val="20"/>
          <w:szCs w:val="20"/>
          <w:lang w:val="en-US"/>
        </w:rPr>
        <w:t xml:space="preserve"> </w:t>
      </w:r>
      <w:r w:rsidRPr="00B47210">
        <w:rPr>
          <w:rFonts w:ascii="Verdana" w:hAnsi="Verdana" w:cs="Verdana"/>
          <w:color w:val="000000"/>
          <w:sz w:val="20"/>
          <w:szCs w:val="20"/>
          <w:lang w:val="en-US"/>
        </w:rPr>
        <w:t>(</w:t>
      </w:r>
      <w:r w:rsidRPr="00B47210">
        <w:rPr>
          <w:rFonts w:ascii="Verdana" w:hAnsi="Verdana" w:cs="Verdana"/>
          <w:i/>
          <w:iCs/>
          <w:color w:val="7F007F"/>
          <w:sz w:val="20"/>
          <w:szCs w:val="20"/>
          <w:lang w:val="en-US"/>
        </w:rPr>
        <w:t>exception</w:t>
      </w:r>
      <w:r w:rsidRPr="00B47210">
        <w:rPr>
          <w:rFonts w:ascii="Verdana" w:hAnsi="Verdana" w:cs="Verdana"/>
          <w:color w:val="000033"/>
          <w:sz w:val="20"/>
          <w:szCs w:val="20"/>
          <w:lang w:val="en-US"/>
        </w:rPr>
        <w:t xml:space="preserve"> </w:t>
      </w:r>
      <w:r w:rsidRPr="00B47210">
        <w:rPr>
          <w:rFonts w:ascii="Verdana" w:hAnsi="Verdana" w:cs="Verdana"/>
          <w:i/>
          <w:iCs/>
          <w:color w:val="00007F"/>
          <w:sz w:val="20"/>
          <w:szCs w:val="20"/>
          <w:lang w:val="en-US"/>
        </w:rPr>
        <w:t>$e</w:t>
      </w:r>
      <w:r w:rsidRPr="00B47210">
        <w:rPr>
          <w:rFonts w:ascii="Verdana" w:hAnsi="Verdana" w:cs="Verdana"/>
          <w:color w:val="000000"/>
          <w:sz w:val="20"/>
          <w:szCs w:val="20"/>
          <w:lang w:val="en-US"/>
        </w:rPr>
        <w:t>){</w:t>
      </w:r>
    </w:p>
    <w:p w14:paraId="67BF9349" w14:textId="77777777" w:rsidR="00B47210" w:rsidRPr="00B47210" w:rsidRDefault="00B47210" w:rsidP="00B47210">
      <w:pPr>
        <w:autoSpaceDE w:val="0"/>
        <w:autoSpaceDN w:val="0"/>
        <w:adjustRightInd w:val="0"/>
        <w:spacing w:after="0" w:line="240" w:lineRule="auto"/>
        <w:rPr>
          <w:rFonts w:ascii="Verdana" w:hAnsi="Verdana" w:cs="Verdana"/>
          <w:color w:val="000033"/>
          <w:sz w:val="20"/>
          <w:szCs w:val="20"/>
          <w:lang w:val="en-US"/>
        </w:rPr>
      </w:pPr>
      <w:r w:rsidRPr="00B47210">
        <w:rPr>
          <w:rFonts w:ascii="Verdana" w:hAnsi="Verdana" w:cs="Verdana"/>
          <w:color w:val="000033"/>
          <w:sz w:val="20"/>
          <w:szCs w:val="20"/>
          <w:lang w:val="en-US"/>
        </w:rPr>
        <w:t xml:space="preserve">        </w:t>
      </w:r>
      <w:r w:rsidRPr="00B47210">
        <w:rPr>
          <w:rFonts w:ascii="Verdana" w:hAnsi="Verdana" w:cs="Verdana"/>
          <w:i/>
          <w:iCs/>
          <w:color w:val="7F007F"/>
          <w:sz w:val="20"/>
          <w:szCs w:val="20"/>
          <w:lang w:val="en-US"/>
        </w:rPr>
        <w:t>echo</w:t>
      </w:r>
      <w:r w:rsidRPr="00B47210">
        <w:rPr>
          <w:rFonts w:ascii="Verdana" w:hAnsi="Verdana" w:cs="Verdana"/>
          <w:color w:val="000033"/>
          <w:sz w:val="20"/>
          <w:szCs w:val="20"/>
          <w:lang w:val="en-US"/>
        </w:rPr>
        <w:t xml:space="preserve"> </w:t>
      </w:r>
      <w:r w:rsidRPr="00B47210">
        <w:rPr>
          <w:rFonts w:ascii="Verdana" w:hAnsi="Verdana" w:cs="Verdana"/>
          <w:i/>
          <w:iCs/>
          <w:color w:val="00007F"/>
          <w:sz w:val="20"/>
          <w:szCs w:val="20"/>
          <w:lang w:val="en-US"/>
        </w:rPr>
        <w:t>$e</w:t>
      </w:r>
      <w:r w:rsidRPr="00B47210">
        <w:rPr>
          <w:rFonts w:ascii="Verdana" w:hAnsi="Verdana" w:cs="Verdana"/>
          <w:color w:val="000000"/>
          <w:sz w:val="20"/>
          <w:szCs w:val="20"/>
          <w:lang w:val="en-US"/>
        </w:rPr>
        <w:t>;</w:t>
      </w:r>
      <w:r w:rsidRPr="00B47210">
        <w:rPr>
          <w:rFonts w:ascii="Verdana" w:hAnsi="Verdana" w:cs="Verdana"/>
          <w:color w:val="000033"/>
          <w:sz w:val="20"/>
          <w:szCs w:val="20"/>
          <w:lang w:val="en-US"/>
        </w:rPr>
        <w:t xml:space="preserve"> </w:t>
      </w:r>
    </w:p>
    <w:p w14:paraId="3B824823" w14:textId="77777777" w:rsidR="00B47210" w:rsidRPr="00B47210" w:rsidRDefault="00B47210" w:rsidP="00B47210">
      <w:pPr>
        <w:autoSpaceDE w:val="0"/>
        <w:autoSpaceDN w:val="0"/>
        <w:adjustRightInd w:val="0"/>
        <w:spacing w:after="0" w:line="240" w:lineRule="auto"/>
        <w:rPr>
          <w:rFonts w:ascii="Verdana" w:hAnsi="Verdana" w:cs="Verdana"/>
          <w:color w:val="000033"/>
          <w:sz w:val="20"/>
          <w:szCs w:val="20"/>
        </w:rPr>
      </w:pPr>
      <w:r w:rsidRPr="00B47210">
        <w:rPr>
          <w:rFonts w:ascii="Verdana" w:hAnsi="Verdana" w:cs="Verdana"/>
          <w:color w:val="000033"/>
          <w:sz w:val="20"/>
          <w:szCs w:val="20"/>
          <w:lang w:val="en-US"/>
        </w:rPr>
        <w:t xml:space="preserve">        </w:t>
      </w:r>
      <w:r w:rsidRPr="00B47210">
        <w:rPr>
          <w:rFonts w:ascii="Verdana" w:hAnsi="Verdana" w:cs="Verdana"/>
          <w:i/>
          <w:iCs/>
          <w:color w:val="7F007F"/>
          <w:sz w:val="20"/>
          <w:szCs w:val="20"/>
        </w:rPr>
        <w:t>die</w:t>
      </w:r>
      <w:r w:rsidRPr="00B47210">
        <w:rPr>
          <w:rFonts w:ascii="Verdana" w:hAnsi="Verdana" w:cs="Verdana"/>
          <w:color w:val="000000"/>
          <w:sz w:val="20"/>
          <w:szCs w:val="20"/>
        </w:rPr>
        <w:t>(</w:t>
      </w:r>
      <w:r w:rsidRPr="00B47210">
        <w:rPr>
          <w:rFonts w:ascii="Verdana" w:hAnsi="Verdana" w:cs="Verdana"/>
          <w:color w:val="000033"/>
          <w:sz w:val="20"/>
          <w:szCs w:val="20"/>
        </w:rPr>
        <w:t>json_encode</w:t>
      </w:r>
      <w:r w:rsidRPr="00B47210">
        <w:rPr>
          <w:rFonts w:ascii="Verdana" w:hAnsi="Verdana" w:cs="Verdana"/>
          <w:color w:val="000000"/>
          <w:sz w:val="20"/>
          <w:szCs w:val="20"/>
        </w:rPr>
        <w:t>(</w:t>
      </w:r>
      <w:r w:rsidRPr="00B47210">
        <w:rPr>
          <w:rFonts w:ascii="Verdana" w:hAnsi="Verdana" w:cs="Verdana"/>
          <w:i/>
          <w:iCs/>
          <w:color w:val="00007F"/>
          <w:sz w:val="20"/>
          <w:szCs w:val="20"/>
        </w:rPr>
        <w:t>$flag</w:t>
      </w:r>
      <w:r w:rsidRPr="00B47210">
        <w:rPr>
          <w:rFonts w:ascii="Verdana" w:hAnsi="Verdana" w:cs="Verdana"/>
          <w:color w:val="000000"/>
          <w:sz w:val="20"/>
          <w:szCs w:val="20"/>
        </w:rPr>
        <w:t>));</w:t>
      </w:r>
    </w:p>
    <w:p w14:paraId="101640C8" w14:textId="77777777" w:rsidR="00B47210" w:rsidRPr="00B47210" w:rsidRDefault="00B47210" w:rsidP="00B47210">
      <w:pPr>
        <w:autoSpaceDE w:val="0"/>
        <w:autoSpaceDN w:val="0"/>
        <w:adjustRightInd w:val="0"/>
        <w:spacing w:after="0" w:line="240" w:lineRule="auto"/>
        <w:rPr>
          <w:rFonts w:ascii="Verdana" w:hAnsi="Verdana" w:cs="Verdana"/>
          <w:color w:val="000033"/>
          <w:sz w:val="20"/>
          <w:szCs w:val="20"/>
        </w:rPr>
      </w:pPr>
      <w:r w:rsidRPr="00B47210">
        <w:rPr>
          <w:rFonts w:ascii="Verdana" w:hAnsi="Verdana" w:cs="Verdana"/>
          <w:color w:val="000033"/>
          <w:sz w:val="20"/>
          <w:szCs w:val="20"/>
        </w:rPr>
        <w:t xml:space="preserve">    </w:t>
      </w:r>
      <w:r w:rsidRPr="00B47210">
        <w:rPr>
          <w:rFonts w:ascii="Verdana" w:hAnsi="Verdana" w:cs="Verdana"/>
          <w:color w:val="000000"/>
          <w:sz w:val="20"/>
          <w:szCs w:val="20"/>
        </w:rPr>
        <w:t>}</w:t>
      </w:r>
      <w:r w:rsidRPr="00B47210">
        <w:rPr>
          <w:rFonts w:ascii="Verdana" w:hAnsi="Verdana" w:cs="Verdana"/>
          <w:color w:val="000033"/>
          <w:sz w:val="20"/>
          <w:szCs w:val="20"/>
        </w:rPr>
        <w:t xml:space="preserve">   </w:t>
      </w:r>
    </w:p>
    <w:p w14:paraId="40BFF8DF" w14:textId="77777777" w:rsidR="00B47210" w:rsidRPr="00B47210" w:rsidRDefault="00B47210" w:rsidP="00B47210">
      <w:pPr>
        <w:autoSpaceDE w:val="0"/>
        <w:autoSpaceDN w:val="0"/>
        <w:adjustRightInd w:val="0"/>
        <w:spacing w:after="0" w:line="240" w:lineRule="auto"/>
        <w:rPr>
          <w:rFonts w:ascii="Verdana" w:hAnsi="Verdana" w:cs="Verdana"/>
          <w:color w:val="000033"/>
          <w:sz w:val="20"/>
          <w:szCs w:val="20"/>
        </w:rPr>
      </w:pPr>
    </w:p>
    <w:p w14:paraId="1FBB500A" w14:textId="77777777" w:rsidR="00B47210" w:rsidRPr="00B47210" w:rsidRDefault="00B47210" w:rsidP="00B47210">
      <w:pPr>
        <w:autoSpaceDE w:val="0"/>
        <w:autoSpaceDN w:val="0"/>
        <w:adjustRightInd w:val="0"/>
        <w:spacing w:after="0" w:line="240" w:lineRule="auto"/>
        <w:rPr>
          <w:rFonts w:ascii="Verdana" w:hAnsi="Verdana" w:cs="Verdana"/>
          <w:color w:val="000033"/>
          <w:sz w:val="20"/>
          <w:szCs w:val="20"/>
        </w:rPr>
      </w:pPr>
      <w:r w:rsidRPr="00B47210">
        <w:rPr>
          <w:rFonts w:ascii="Verdana" w:hAnsi="Verdana" w:cs="Verdana"/>
          <w:color w:val="000033"/>
          <w:sz w:val="20"/>
          <w:szCs w:val="20"/>
        </w:rPr>
        <w:t xml:space="preserve">        </w:t>
      </w:r>
      <w:r w:rsidRPr="00B47210">
        <w:rPr>
          <w:rFonts w:ascii="Verdana" w:hAnsi="Verdana" w:cs="Verdana"/>
          <w:i/>
          <w:iCs/>
          <w:color w:val="00007F"/>
          <w:sz w:val="20"/>
          <w:szCs w:val="20"/>
        </w:rPr>
        <w:t>$flag</w:t>
      </w:r>
      <w:r w:rsidRPr="00B47210">
        <w:rPr>
          <w:rFonts w:ascii="Verdana" w:hAnsi="Verdana" w:cs="Verdana"/>
          <w:color w:val="000000"/>
          <w:sz w:val="20"/>
          <w:szCs w:val="20"/>
        </w:rPr>
        <w:t>[</w:t>
      </w:r>
      <w:r w:rsidRPr="00B47210">
        <w:rPr>
          <w:rFonts w:ascii="Verdana" w:hAnsi="Verdana" w:cs="Verdana"/>
          <w:color w:val="009F00"/>
          <w:sz w:val="20"/>
          <w:szCs w:val="20"/>
        </w:rPr>
        <w:t>'success</w:t>
      </w:r>
      <w:proofErr w:type="gramStart"/>
      <w:r w:rsidRPr="00B47210">
        <w:rPr>
          <w:rFonts w:ascii="Verdana" w:hAnsi="Verdana" w:cs="Verdana"/>
          <w:color w:val="009F00"/>
          <w:sz w:val="20"/>
          <w:szCs w:val="20"/>
        </w:rPr>
        <w:t>'</w:t>
      </w:r>
      <w:r w:rsidRPr="00B47210">
        <w:rPr>
          <w:rFonts w:ascii="Verdana" w:hAnsi="Verdana" w:cs="Verdana"/>
          <w:color w:val="000000"/>
          <w:sz w:val="20"/>
          <w:szCs w:val="20"/>
        </w:rPr>
        <w:t>]=</w:t>
      </w:r>
      <w:proofErr w:type="gramEnd"/>
      <w:r w:rsidRPr="00B47210">
        <w:rPr>
          <w:rFonts w:ascii="Verdana" w:hAnsi="Verdana" w:cs="Verdana"/>
          <w:color w:val="CC9900"/>
          <w:sz w:val="20"/>
          <w:szCs w:val="20"/>
        </w:rPr>
        <w:t>1</w:t>
      </w:r>
      <w:r w:rsidRPr="00B47210">
        <w:rPr>
          <w:rFonts w:ascii="Verdana" w:hAnsi="Verdana" w:cs="Verdana"/>
          <w:color w:val="000000"/>
          <w:sz w:val="20"/>
          <w:szCs w:val="20"/>
        </w:rPr>
        <w:t>;</w:t>
      </w:r>
    </w:p>
    <w:p w14:paraId="6FFA5EFB" w14:textId="77777777" w:rsidR="00B47210" w:rsidRPr="00B47210" w:rsidRDefault="00B47210" w:rsidP="00B47210">
      <w:pPr>
        <w:autoSpaceDE w:val="0"/>
        <w:autoSpaceDN w:val="0"/>
        <w:adjustRightInd w:val="0"/>
        <w:spacing w:after="0" w:line="240" w:lineRule="auto"/>
        <w:rPr>
          <w:rFonts w:ascii="Verdana" w:hAnsi="Verdana" w:cs="Verdana"/>
          <w:color w:val="000033"/>
          <w:sz w:val="20"/>
          <w:szCs w:val="20"/>
        </w:rPr>
      </w:pPr>
      <w:r w:rsidRPr="00B47210">
        <w:rPr>
          <w:rFonts w:ascii="Verdana" w:hAnsi="Verdana" w:cs="Verdana"/>
          <w:color w:val="000033"/>
          <w:sz w:val="20"/>
          <w:szCs w:val="20"/>
        </w:rPr>
        <w:t xml:space="preserve">    </w:t>
      </w:r>
    </w:p>
    <w:p w14:paraId="731AAABB" w14:textId="77777777" w:rsidR="00B47210" w:rsidRPr="00B47210" w:rsidRDefault="00B47210" w:rsidP="00B47210">
      <w:pPr>
        <w:autoSpaceDE w:val="0"/>
        <w:autoSpaceDN w:val="0"/>
        <w:adjustRightInd w:val="0"/>
        <w:spacing w:after="0" w:line="240" w:lineRule="auto"/>
        <w:rPr>
          <w:rFonts w:ascii="Verdana" w:hAnsi="Verdana" w:cs="Verdana"/>
          <w:color w:val="000033"/>
          <w:sz w:val="20"/>
          <w:szCs w:val="20"/>
        </w:rPr>
      </w:pPr>
    </w:p>
    <w:p w14:paraId="6114C955" w14:textId="77777777" w:rsidR="00B47210" w:rsidRPr="00B47210" w:rsidRDefault="00B47210" w:rsidP="00B47210">
      <w:pPr>
        <w:autoSpaceDE w:val="0"/>
        <w:autoSpaceDN w:val="0"/>
        <w:adjustRightInd w:val="0"/>
        <w:spacing w:after="0" w:line="240" w:lineRule="auto"/>
        <w:rPr>
          <w:rFonts w:ascii="Verdana" w:hAnsi="Verdana" w:cs="Verdana"/>
          <w:color w:val="000033"/>
          <w:sz w:val="20"/>
          <w:szCs w:val="20"/>
          <w:lang w:val="en-US"/>
        </w:rPr>
      </w:pPr>
      <w:r w:rsidRPr="00B47210">
        <w:rPr>
          <w:rFonts w:ascii="Verdana" w:hAnsi="Verdana" w:cs="Verdana"/>
          <w:color w:val="000033"/>
          <w:sz w:val="20"/>
          <w:szCs w:val="20"/>
        </w:rPr>
        <w:t xml:space="preserve">    </w:t>
      </w:r>
      <w:r w:rsidRPr="00B47210">
        <w:rPr>
          <w:rFonts w:ascii="Verdana" w:hAnsi="Verdana" w:cs="Verdana"/>
          <w:i/>
          <w:iCs/>
          <w:color w:val="7F007F"/>
          <w:sz w:val="20"/>
          <w:szCs w:val="20"/>
          <w:lang w:val="en-US"/>
        </w:rPr>
        <w:t>print</w:t>
      </w:r>
      <w:r w:rsidRPr="00B47210">
        <w:rPr>
          <w:rFonts w:ascii="Verdana" w:hAnsi="Verdana" w:cs="Verdana"/>
          <w:color w:val="000000"/>
          <w:sz w:val="20"/>
          <w:szCs w:val="20"/>
          <w:lang w:val="en-US"/>
        </w:rPr>
        <w:t>(</w:t>
      </w:r>
      <w:r w:rsidRPr="00B47210">
        <w:rPr>
          <w:rFonts w:ascii="Verdana" w:hAnsi="Verdana" w:cs="Verdana"/>
          <w:color w:val="000033"/>
          <w:sz w:val="20"/>
          <w:szCs w:val="20"/>
          <w:lang w:val="en-US"/>
        </w:rPr>
        <w:t>json_encode</w:t>
      </w:r>
      <w:r w:rsidRPr="00B47210">
        <w:rPr>
          <w:rFonts w:ascii="Verdana" w:hAnsi="Verdana" w:cs="Verdana"/>
          <w:color w:val="000000"/>
          <w:sz w:val="20"/>
          <w:szCs w:val="20"/>
          <w:lang w:val="en-US"/>
        </w:rPr>
        <w:t>(</w:t>
      </w:r>
      <w:r w:rsidRPr="00B47210">
        <w:rPr>
          <w:rFonts w:ascii="Verdana" w:hAnsi="Verdana" w:cs="Verdana"/>
          <w:i/>
          <w:iCs/>
          <w:color w:val="00007F"/>
          <w:sz w:val="20"/>
          <w:szCs w:val="20"/>
          <w:lang w:val="en-US"/>
        </w:rPr>
        <w:t>$flag</w:t>
      </w:r>
      <w:r w:rsidRPr="00B47210">
        <w:rPr>
          <w:rFonts w:ascii="Verdana" w:hAnsi="Verdana" w:cs="Verdana"/>
          <w:color w:val="000000"/>
          <w:sz w:val="20"/>
          <w:szCs w:val="20"/>
          <w:lang w:val="en-US"/>
        </w:rPr>
        <w:t>));</w:t>
      </w:r>
    </w:p>
    <w:p w14:paraId="757CB664" w14:textId="77777777" w:rsidR="00B47210" w:rsidRPr="00B47210" w:rsidRDefault="00B47210" w:rsidP="00B47210">
      <w:pPr>
        <w:autoSpaceDE w:val="0"/>
        <w:autoSpaceDN w:val="0"/>
        <w:adjustRightInd w:val="0"/>
        <w:spacing w:after="0" w:line="240" w:lineRule="auto"/>
        <w:rPr>
          <w:rFonts w:ascii="Verdana" w:hAnsi="Verdana" w:cs="Verdana"/>
          <w:color w:val="000033"/>
          <w:sz w:val="20"/>
          <w:szCs w:val="20"/>
          <w:lang w:val="en-US"/>
        </w:rPr>
      </w:pPr>
      <w:r w:rsidRPr="00B47210">
        <w:rPr>
          <w:rFonts w:ascii="Verdana" w:hAnsi="Verdana" w:cs="Verdana"/>
          <w:color w:val="000033"/>
          <w:sz w:val="20"/>
          <w:szCs w:val="20"/>
          <w:lang w:val="en-US"/>
        </w:rPr>
        <w:t xml:space="preserve">    mysql_close</w:t>
      </w:r>
      <w:r w:rsidRPr="00B47210">
        <w:rPr>
          <w:rFonts w:ascii="Verdana" w:hAnsi="Verdana" w:cs="Verdana"/>
          <w:color w:val="000000"/>
          <w:sz w:val="20"/>
          <w:szCs w:val="20"/>
          <w:lang w:val="en-US"/>
        </w:rPr>
        <w:t>(</w:t>
      </w:r>
      <w:r w:rsidRPr="00B47210">
        <w:rPr>
          <w:rFonts w:ascii="Verdana" w:hAnsi="Verdana" w:cs="Verdana"/>
          <w:i/>
          <w:iCs/>
          <w:color w:val="00007F"/>
          <w:sz w:val="20"/>
          <w:szCs w:val="20"/>
          <w:lang w:val="en-US"/>
        </w:rPr>
        <w:t>$con</w:t>
      </w:r>
      <w:r w:rsidRPr="00B47210">
        <w:rPr>
          <w:rFonts w:ascii="Verdana" w:hAnsi="Verdana" w:cs="Verdana"/>
          <w:color w:val="000000"/>
          <w:sz w:val="20"/>
          <w:szCs w:val="20"/>
          <w:lang w:val="en-US"/>
        </w:rPr>
        <w:t>);</w:t>
      </w:r>
    </w:p>
    <w:p w14:paraId="41C8ED62" w14:textId="4C6E057A" w:rsidR="00884177" w:rsidRPr="00884177" w:rsidRDefault="00B47210" w:rsidP="00884177">
      <w:pPr>
        <w:rPr>
          <w:lang w:val="en-US"/>
        </w:rPr>
      </w:pPr>
      <w:r w:rsidRPr="00616E41">
        <w:rPr>
          <w:rFonts w:ascii="Verdana" w:hAnsi="Verdana" w:cs="Verdana"/>
          <w:color w:val="0000FF"/>
          <w:sz w:val="20"/>
          <w:szCs w:val="20"/>
          <w:lang w:val="en-US"/>
        </w:rPr>
        <w:t>?&gt;</w:t>
      </w:r>
    </w:p>
    <w:p w14:paraId="2E78DA31" w14:textId="4A629704" w:rsidR="00616E41" w:rsidRDefault="00616E41" w:rsidP="00616E41">
      <w:pPr>
        <w:pStyle w:val="Heading2"/>
        <w:rPr>
          <w:lang w:val="en-US"/>
        </w:rPr>
      </w:pPr>
      <w:bookmarkStart w:id="210" w:name="_Toc485813022"/>
      <w:bookmarkStart w:id="211" w:name="_Toc485754304"/>
      <w:bookmarkStart w:id="212" w:name="_Toc485814356"/>
      <w:r>
        <w:rPr>
          <w:lang w:val="en-US"/>
        </w:rPr>
        <w:t>Arduino</w:t>
      </w:r>
      <w:bookmarkEnd w:id="210"/>
      <w:bookmarkEnd w:id="212"/>
    </w:p>
    <w:p w14:paraId="43484EAB" w14:textId="6D8BD63C" w:rsidR="00616E41" w:rsidRDefault="00591FB2" w:rsidP="00616E41">
      <w:pPr>
        <w:pStyle w:val="Heading3"/>
        <w:rPr>
          <w:lang w:val="en-US"/>
        </w:rPr>
      </w:pPr>
      <w:bookmarkStart w:id="213" w:name="_Toc485813023"/>
      <w:bookmarkStart w:id="214" w:name="_Toc485814357"/>
      <w:r>
        <w:rPr>
          <w:lang w:val="en-US"/>
        </w:rPr>
        <w:t xml:space="preserve">9.1.0 - </w:t>
      </w:r>
      <w:r w:rsidR="00616E41">
        <w:rPr>
          <w:lang w:val="en-US"/>
        </w:rPr>
        <w:t>Raven.ino</w:t>
      </w:r>
      <w:bookmarkEnd w:id="213"/>
      <w:bookmarkEnd w:id="214"/>
    </w:p>
    <w:p w14:paraId="1164D8E2" w14:textId="77777777" w:rsidR="00616E41" w:rsidRPr="00616E41" w:rsidRDefault="00616E41" w:rsidP="00616E41">
      <w:pPr>
        <w:autoSpaceDE w:val="0"/>
        <w:autoSpaceDN w:val="0"/>
        <w:adjustRightInd w:val="0"/>
        <w:spacing w:after="0" w:line="240" w:lineRule="auto"/>
        <w:rPr>
          <w:rFonts w:ascii="Verdana" w:hAnsi="Verdana" w:cs="Verdana"/>
          <w:color w:val="7F7F00"/>
          <w:sz w:val="20"/>
          <w:szCs w:val="20"/>
          <w:lang w:val="en-US"/>
        </w:rPr>
      </w:pPr>
      <w:r w:rsidRPr="00616E41">
        <w:rPr>
          <w:rFonts w:ascii="Verdana" w:hAnsi="Verdana" w:cs="Verdana"/>
          <w:color w:val="7F7F00"/>
          <w:sz w:val="20"/>
          <w:szCs w:val="20"/>
          <w:lang w:val="en-US"/>
        </w:rPr>
        <w:t>#include &lt;Arduino.h&gt;</w:t>
      </w:r>
    </w:p>
    <w:p w14:paraId="64E11F74" w14:textId="77777777" w:rsidR="00616E41" w:rsidRPr="00616E41" w:rsidRDefault="00616E41" w:rsidP="00616E41">
      <w:pPr>
        <w:autoSpaceDE w:val="0"/>
        <w:autoSpaceDN w:val="0"/>
        <w:adjustRightInd w:val="0"/>
        <w:spacing w:after="0" w:line="240" w:lineRule="auto"/>
        <w:rPr>
          <w:rFonts w:ascii="Verdana" w:hAnsi="Verdana" w:cs="Verdana"/>
          <w:color w:val="7F7F00"/>
          <w:sz w:val="20"/>
          <w:szCs w:val="20"/>
          <w:lang w:val="en-US"/>
        </w:rPr>
      </w:pPr>
      <w:r w:rsidRPr="00616E41">
        <w:rPr>
          <w:rFonts w:ascii="Verdana" w:hAnsi="Verdana" w:cs="Verdana"/>
          <w:color w:val="7F7F00"/>
          <w:sz w:val="20"/>
          <w:szCs w:val="20"/>
          <w:lang w:val="en-US"/>
        </w:rPr>
        <w:t>#include &lt;OBD.h&gt;</w:t>
      </w:r>
    </w:p>
    <w:p w14:paraId="2B809EAD" w14:textId="77777777" w:rsidR="00616E41" w:rsidRPr="00616E41" w:rsidRDefault="00616E41" w:rsidP="00616E41">
      <w:pPr>
        <w:autoSpaceDE w:val="0"/>
        <w:autoSpaceDN w:val="0"/>
        <w:adjustRightInd w:val="0"/>
        <w:spacing w:after="0" w:line="240" w:lineRule="auto"/>
        <w:rPr>
          <w:rFonts w:ascii="Verdana" w:hAnsi="Verdana" w:cs="Verdana"/>
          <w:color w:val="7F7F00"/>
          <w:sz w:val="20"/>
          <w:szCs w:val="20"/>
          <w:lang w:val="en-US"/>
        </w:rPr>
      </w:pPr>
      <w:r w:rsidRPr="00616E41">
        <w:rPr>
          <w:rFonts w:ascii="Verdana" w:hAnsi="Verdana" w:cs="Verdana"/>
          <w:color w:val="7F7F00"/>
          <w:sz w:val="20"/>
          <w:szCs w:val="20"/>
          <w:lang w:val="en-US"/>
        </w:rPr>
        <w:t>#include &lt;SD.h&gt;</w:t>
      </w:r>
    </w:p>
    <w:p w14:paraId="00541E28" w14:textId="77777777" w:rsidR="00616E41" w:rsidRPr="00616E41" w:rsidRDefault="00616E41" w:rsidP="00616E41">
      <w:pPr>
        <w:autoSpaceDE w:val="0"/>
        <w:autoSpaceDN w:val="0"/>
        <w:adjustRightInd w:val="0"/>
        <w:spacing w:after="0" w:line="240" w:lineRule="auto"/>
        <w:rPr>
          <w:rFonts w:ascii="Verdana" w:hAnsi="Verdana" w:cs="Verdana"/>
          <w:color w:val="7F7F00"/>
          <w:sz w:val="20"/>
          <w:szCs w:val="20"/>
          <w:lang w:val="en-US"/>
        </w:rPr>
      </w:pPr>
      <w:r w:rsidRPr="00616E41">
        <w:rPr>
          <w:rFonts w:ascii="Verdana" w:hAnsi="Verdana" w:cs="Verdana"/>
          <w:color w:val="7F7F00"/>
          <w:sz w:val="20"/>
          <w:szCs w:val="20"/>
          <w:lang w:val="en-US"/>
        </w:rPr>
        <w:t>#include &lt;SPI.h&gt;</w:t>
      </w:r>
    </w:p>
    <w:p w14:paraId="361586B3" w14:textId="77777777" w:rsidR="00616E41" w:rsidRPr="00616E41" w:rsidRDefault="00616E41" w:rsidP="00616E41">
      <w:pPr>
        <w:autoSpaceDE w:val="0"/>
        <w:autoSpaceDN w:val="0"/>
        <w:adjustRightInd w:val="0"/>
        <w:spacing w:after="0" w:line="240" w:lineRule="auto"/>
        <w:rPr>
          <w:rFonts w:ascii="Verdana" w:hAnsi="Verdana" w:cs="Verdana"/>
          <w:color w:val="7F7F00"/>
          <w:sz w:val="20"/>
          <w:szCs w:val="20"/>
          <w:lang w:val="en-US"/>
        </w:rPr>
      </w:pPr>
      <w:r w:rsidRPr="00616E41">
        <w:rPr>
          <w:rFonts w:ascii="Verdana" w:hAnsi="Verdana" w:cs="Verdana"/>
          <w:color w:val="7F7F00"/>
          <w:sz w:val="20"/>
          <w:szCs w:val="20"/>
          <w:lang w:val="en-US"/>
        </w:rPr>
        <w:t>#include &lt;TFT.h&gt;</w:t>
      </w:r>
    </w:p>
    <w:p w14:paraId="72DD5445" w14:textId="77777777" w:rsidR="00616E41" w:rsidRPr="00616E41" w:rsidRDefault="00616E41" w:rsidP="00616E41">
      <w:pPr>
        <w:autoSpaceDE w:val="0"/>
        <w:autoSpaceDN w:val="0"/>
        <w:adjustRightInd w:val="0"/>
        <w:spacing w:after="0" w:line="240" w:lineRule="auto"/>
        <w:rPr>
          <w:rFonts w:ascii="Verdana" w:hAnsi="Verdana" w:cs="Verdana"/>
          <w:color w:val="7F7F00"/>
          <w:sz w:val="20"/>
          <w:szCs w:val="20"/>
          <w:lang w:val="en-US"/>
        </w:rPr>
      </w:pPr>
      <w:r w:rsidRPr="00616E41">
        <w:rPr>
          <w:rFonts w:ascii="Verdana" w:hAnsi="Verdana" w:cs="Verdana"/>
          <w:color w:val="7F7F00"/>
          <w:sz w:val="20"/>
          <w:szCs w:val="20"/>
          <w:lang w:val="en-US"/>
        </w:rPr>
        <w:t>#include &lt;MultiLCD.h&gt;</w:t>
      </w:r>
    </w:p>
    <w:p w14:paraId="2FF6E217" w14:textId="77777777" w:rsidR="00616E41" w:rsidRPr="00616E41" w:rsidRDefault="00616E41" w:rsidP="00616E41">
      <w:pPr>
        <w:autoSpaceDE w:val="0"/>
        <w:autoSpaceDN w:val="0"/>
        <w:adjustRightInd w:val="0"/>
        <w:spacing w:after="0" w:line="240" w:lineRule="auto"/>
        <w:rPr>
          <w:rFonts w:ascii="Verdana" w:hAnsi="Verdana" w:cs="Verdana"/>
          <w:color w:val="7F7F00"/>
          <w:sz w:val="20"/>
          <w:szCs w:val="20"/>
          <w:lang w:val="en-US"/>
        </w:rPr>
      </w:pPr>
      <w:r w:rsidRPr="00616E41">
        <w:rPr>
          <w:rFonts w:ascii="Verdana" w:hAnsi="Verdana" w:cs="Verdana"/>
          <w:color w:val="7F7F00"/>
          <w:sz w:val="20"/>
          <w:szCs w:val="20"/>
          <w:lang w:val="en-US"/>
        </w:rPr>
        <w:t>#include &lt;TinyGPS.h&gt;</w:t>
      </w:r>
    </w:p>
    <w:p w14:paraId="2D4C4C1F" w14:textId="77777777" w:rsidR="00616E41" w:rsidRPr="00616E41" w:rsidRDefault="00616E41" w:rsidP="00616E41">
      <w:pPr>
        <w:autoSpaceDE w:val="0"/>
        <w:autoSpaceDN w:val="0"/>
        <w:adjustRightInd w:val="0"/>
        <w:spacing w:after="0" w:line="240" w:lineRule="auto"/>
        <w:rPr>
          <w:rFonts w:ascii="Verdana" w:hAnsi="Verdana" w:cs="Verdana"/>
          <w:color w:val="7F7F00"/>
          <w:sz w:val="20"/>
          <w:szCs w:val="20"/>
          <w:lang w:val="en-US"/>
        </w:rPr>
      </w:pPr>
      <w:r w:rsidRPr="00616E41">
        <w:rPr>
          <w:rFonts w:ascii="Verdana" w:hAnsi="Verdana" w:cs="Verdana"/>
          <w:color w:val="7F7F00"/>
          <w:sz w:val="20"/>
          <w:szCs w:val="20"/>
          <w:lang w:val="en-US"/>
        </w:rPr>
        <w:t>#include &lt;ArduinoJson.h&gt;</w:t>
      </w:r>
    </w:p>
    <w:p w14:paraId="63110AD7" w14:textId="77777777" w:rsidR="00616E41" w:rsidRPr="00616E41" w:rsidRDefault="00616E41" w:rsidP="00616E41">
      <w:pPr>
        <w:autoSpaceDE w:val="0"/>
        <w:autoSpaceDN w:val="0"/>
        <w:adjustRightInd w:val="0"/>
        <w:spacing w:after="0" w:line="240" w:lineRule="auto"/>
        <w:rPr>
          <w:rFonts w:ascii="Verdana" w:hAnsi="Verdana" w:cs="Verdana"/>
          <w:color w:val="7F7F00"/>
          <w:sz w:val="20"/>
          <w:szCs w:val="20"/>
          <w:lang w:val="en-US"/>
        </w:rPr>
      </w:pPr>
      <w:r w:rsidRPr="00616E41">
        <w:rPr>
          <w:rFonts w:ascii="Verdana" w:hAnsi="Verdana" w:cs="Verdana"/>
          <w:color w:val="7F7F00"/>
          <w:sz w:val="20"/>
          <w:szCs w:val="20"/>
          <w:lang w:val="en-US"/>
        </w:rPr>
        <w:t>#include "Raven.h"</w:t>
      </w:r>
    </w:p>
    <w:p w14:paraId="1FD9C22F" w14:textId="77777777" w:rsidR="00616E41" w:rsidRPr="00616E41" w:rsidRDefault="00616E41" w:rsidP="00616E41">
      <w:pPr>
        <w:autoSpaceDE w:val="0"/>
        <w:autoSpaceDN w:val="0"/>
        <w:adjustRightInd w:val="0"/>
        <w:spacing w:after="0" w:line="240" w:lineRule="auto"/>
        <w:rPr>
          <w:rFonts w:ascii="Verdana" w:hAnsi="Verdana" w:cs="Verdana"/>
          <w:color w:val="7F7F00"/>
          <w:sz w:val="20"/>
          <w:szCs w:val="20"/>
          <w:lang w:val="en-US"/>
        </w:rPr>
      </w:pPr>
      <w:r w:rsidRPr="00616E41">
        <w:rPr>
          <w:rFonts w:ascii="Verdana" w:hAnsi="Verdana" w:cs="Verdana"/>
          <w:color w:val="7F7F00"/>
          <w:sz w:val="20"/>
          <w:szCs w:val="20"/>
          <w:lang w:val="en-US"/>
        </w:rPr>
        <w:t>#include "RavenOBD.h"</w:t>
      </w:r>
    </w:p>
    <w:p w14:paraId="7FFB4403" w14:textId="77777777" w:rsidR="00616E41" w:rsidRPr="00616E41" w:rsidRDefault="00616E41" w:rsidP="00616E41">
      <w:pPr>
        <w:autoSpaceDE w:val="0"/>
        <w:autoSpaceDN w:val="0"/>
        <w:adjustRightInd w:val="0"/>
        <w:spacing w:after="0" w:line="240" w:lineRule="auto"/>
        <w:rPr>
          <w:rFonts w:ascii="Verdana" w:hAnsi="Verdana" w:cs="Verdana"/>
          <w:color w:val="7F7F00"/>
          <w:sz w:val="20"/>
          <w:szCs w:val="20"/>
          <w:lang w:val="en-US"/>
        </w:rPr>
      </w:pPr>
      <w:r w:rsidRPr="00616E41">
        <w:rPr>
          <w:rFonts w:ascii="Verdana" w:hAnsi="Verdana" w:cs="Verdana"/>
          <w:color w:val="7F7F00"/>
          <w:sz w:val="20"/>
          <w:szCs w:val="20"/>
          <w:lang w:val="en-US"/>
        </w:rPr>
        <w:t>#include "images.h"</w:t>
      </w:r>
    </w:p>
    <w:p w14:paraId="656D171B"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p>
    <w:p w14:paraId="251C55EE"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b/>
          <w:bCs/>
          <w:color w:val="00007F"/>
          <w:sz w:val="20"/>
          <w:szCs w:val="20"/>
          <w:lang w:val="en-US"/>
        </w:rPr>
        <w:t>int</w:t>
      </w: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dTime</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007F7F"/>
          <w:sz w:val="20"/>
          <w:szCs w:val="20"/>
          <w:lang w:val="en-US"/>
        </w:rPr>
        <w:t>0</w:t>
      </w:r>
      <w:r w:rsidRPr="00616E41">
        <w:rPr>
          <w:rFonts w:ascii="Verdana" w:hAnsi="Verdana" w:cs="Verdana"/>
          <w:b/>
          <w:bCs/>
          <w:color w:val="000000"/>
          <w:sz w:val="20"/>
          <w:szCs w:val="20"/>
          <w:lang w:val="en-US"/>
        </w:rPr>
        <w:t>;</w:t>
      </w:r>
    </w:p>
    <w:p w14:paraId="4B194D3F" w14:textId="0CACB35C" w:rsidR="00616E41" w:rsidRDefault="00616E41" w:rsidP="00616E41">
      <w:pPr>
        <w:autoSpaceDE w:val="0"/>
        <w:autoSpaceDN w:val="0"/>
        <w:adjustRightInd w:val="0"/>
        <w:spacing w:after="0" w:line="240" w:lineRule="auto"/>
        <w:rPr>
          <w:rFonts w:ascii="Verdana" w:hAnsi="Verdana" w:cs="Verdana"/>
          <w:color w:val="808080"/>
          <w:sz w:val="20"/>
          <w:szCs w:val="20"/>
          <w:lang w:val="en-US"/>
        </w:rPr>
      </w:pPr>
    </w:p>
    <w:p w14:paraId="58698E50" w14:textId="2F0E128B" w:rsidR="00591FB2" w:rsidRPr="00616E41" w:rsidRDefault="00591FB2" w:rsidP="00591FB2">
      <w:pPr>
        <w:pStyle w:val="Heading4"/>
        <w:rPr>
          <w:lang w:val="en-US"/>
        </w:rPr>
      </w:pPr>
      <w:r>
        <w:rPr>
          <w:lang w:val="en-US"/>
        </w:rPr>
        <w:t>9.1.1 - setup</w:t>
      </w:r>
    </w:p>
    <w:p w14:paraId="24B55629"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b/>
          <w:bCs/>
          <w:color w:val="00007F"/>
          <w:sz w:val="20"/>
          <w:szCs w:val="20"/>
          <w:lang w:val="en-US"/>
        </w:rPr>
        <w:t>void</w:t>
      </w: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setup</w:t>
      </w:r>
      <w:r w:rsidRPr="00616E41">
        <w:rPr>
          <w:rFonts w:ascii="Verdana" w:hAnsi="Verdana" w:cs="Verdana"/>
          <w:b/>
          <w:bCs/>
          <w:color w:val="000000"/>
          <w:sz w:val="20"/>
          <w:szCs w:val="20"/>
          <w:lang w:val="en-US"/>
        </w:rPr>
        <w:t>(</w:t>
      </w:r>
      <w:proofErr w:type="gramEnd"/>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p>
    <w:p w14:paraId="5BB7286D" w14:textId="77777777" w:rsidR="00616E41" w:rsidRPr="00616E41" w:rsidRDefault="00616E41" w:rsidP="00616E41">
      <w:pPr>
        <w:autoSpaceDE w:val="0"/>
        <w:autoSpaceDN w:val="0"/>
        <w:adjustRightInd w:val="0"/>
        <w:spacing w:after="0" w:line="240" w:lineRule="auto"/>
        <w:rPr>
          <w:rFonts w:ascii="Georgia" w:hAnsi="Georgia" w:cs="Georgia"/>
          <w:color w:val="007F00"/>
          <w:sz w:val="20"/>
          <w:szCs w:val="20"/>
          <w:lang w:val="en-US"/>
        </w:rPr>
      </w:pPr>
      <w:r w:rsidRPr="00616E41">
        <w:rPr>
          <w:rFonts w:ascii="Verdana" w:hAnsi="Verdana" w:cs="Verdana"/>
          <w:color w:val="808080"/>
          <w:sz w:val="20"/>
          <w:szCs w:val="20"/>
          <w:lang w:val="en-US"/>
        </w:rPr>
        <w:t xml:space="preserve">  </w:t>
      </w:r>
      <w:r w:rsidRPr="00616E41">
        <w:rPr>
          <w:rFonts w:ascii="Georgia" w:hAnsi="Georgia" w:cs="Georgia"/>
          <w:color w:val="007F00"/>
          <w:sz w:val="20"/>
          <w:szCs w:val="20"/>
          <w:lang w:val="en-US"/>
        </w:rPr>
        <w:t>// put your setup code here, to run once:</w:t>
      </w:r>
    </w:p>
    <w:p w14:paraId="1C96CD05"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lcd</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begin</w:t>
      </w:r>
      <w:proofErr w:type="gramEnd"/>
      <w:r w:rsidRPr="00616E41">
        <w:rPr>
          <w:rFonts w:ascii="Verdana" w:hAnsi="Verdana" w:cs="Verdana"/>
          <w:b/>
          <w:bCs/>
          <w:color w:val="000000"/>
          <w:sz w:val="20"/>
          <w:szCs w:val="20"/>
          <w:lang w:val="en-US"/>
        </w:rPr>
        <w:t>();</w:t>
      </w:r>
    </w:p>
    <w:p w14:paraId="6043F01D"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GPS</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begin</w:t>
      </w:r>
      <w:r w:rsidRPr="00616E41">
        <w:rPr>
          <w:rFonts w:ascii="Verdana" w:hAnsi="Verdana" w:cs="Verdana"/>
          <w:b/>
          <w:bCs/>
          <w:color w:val="000000"/>
          <w:sz w:val="20"/>
          <w:szCs w:val="20"/>
          <w:lang w:val="en-US"/>
        </w:rPr>
        <w:t>(</w:t>
      </w:r>
      <w:r w:rsidRPr="00616E41">
        <w:rPr>
          <w:rFonts w:ascii="Verdana" w:hAnsi="Verdana" w:cs="Verdana"/>
          <w:color w:val="007F7F"/>
          <w:sz w:val="20"/>
          <w:szCs w:val="20"/>
          <w:lang w:val="en-US"/>
        </w:rPr>
        <w:t>115200</w:t>
      </w:r>
      <w:r w:rsidRPr="00616E41">
        <w:rPr>
          <w:rFonts w:ascii="Verdana" w:hAnsi="Verdana" w:cs="Verdana"/>
          <w:b/>
          <w:bCs/>
          <w:color w:val="000000"/>
          <w:sz w:val="20"/>
          <w:szCs w:val="20"/>
          <w:lang w:val="en-US"/>
        </w:rPr>
        <w:t>);</w:t>
      </w:r>
    </w:p>
    <w:p w14:paraId="295F6453"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BT</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begin</w:t>
      </w:r>
      <w:proofErr w:type="gramEnd"/>
      <w:r w:rsidRPr="00616E41">
        <w:rPr>
          <w:rFonts w:ascii="Verdana" w:hAnsi="Verdana" w:cs="Verdana"/>
          <w:b/>
          <w:bCs/>
          <w:color w:val="000000"/>
          <w:sz w:val="20"/>
          <w:szCs w:val="20"/>
          <w:lang w:val="en-US"/>
        </w:rPr>
        <w:t>(</w:t>
      </w:r>
      <w:r w:rsidRPr="00616E41">
        <w:rPr>
          <w:rFonts w:ascii="Verdana" w:hAnsi="Verdana" w:cs="Verdana"/>
          <w:color w:val="007F7F"/>
          <w:sz w:val="20"/>
          <w:szCs w:val="20"/>
          <w:lang w:val="en-US"/>
        </w:rPr>
        <w:t>9600</w:t>
      </w:r>
      <w:r w:rsidRPr="00616E41">
        <w:rPr>
          <w:rFonts w:ascii="Verdana" w:hAnsi="Verdana" w:cs="Verdana"/>
          <w:b/>
          <w:bCs/>
          <w:color w:val="000000"/>
          <w:sz w:val="20"/>
          <w:szCs w:val="20"/>
          <w:lang w:val="en-US"/>
        </w:rPr>
        <w:t>);</w:t>
      </w:r>
    </w:p>
    <w:p w14:paraId="4B988B2F" w14:textId="77777777" w:rsidR="00616E41" w:rsidRPr="00616E41" w:rsidRDefault="00616E41" w:rsidP="00616E41">
      <w:pPr>
        <w:autoSpaceDE w:val="0"/>
        <w:autoSpaceDN w:val="0"/>
        <w:adjustRightInd w:val="0"/>
        <w:spacing w:after="0" w:line="240" w:lineRule="auto"/>
        <w:rPr>
          <w:rFonts w:ascii="Georgia" w:hAnsi="Georgia" w:cs="Georgia"/>
          <w:color w:val="007F00"/>
          <w:sz w:val="20"/>
          <w:szCs w:val="20"/>
          <w:lang w:val="en-US"/>
        </w:rPr>
      </w:pPr>
      <w:r w:rsidRPr="00616E41">
        <w:rPr>
          <w:rFonts w:ascii="Verdana" w:hAnsi="Verdana" w:cs="Verdana"/>
          <w:color w:val="808080"/>
          <w:sz w:val="20"/>
          <w:szCs w:val="20"/>
          <w:lang w:val="en-US"/>
        </w:rPr>
        <w:t xml:space="preserve">  </w:t>
      </w:r>
      <w:r w:rsidRPr="00616E41">
        <w:rPr>
          <w:rFonts w:ascii="Georgia" w:hAnsi="Georgia" w:cs="Georgia"/>
          <w:color w:val="007F00"/>
          <w:sz w:val="20"/>
          <w:szCs w:val="20"/>
          <w:lang w:val="en-US"/>
        </w:rPr>
        <w:t>//</w:t>
      </w:r>
      <w:proofErr w:type="gramStart"/>
      <w:r w:rsidRPr="00616E41">
        <w:rPr>
          <w:rFonts w:ascii="Georgia" w:hAnsi="Georgia" w:cs="Georgia"/>
          <w:color w:val="007F00"/>
          <w:sz w:val="20"/>
          <w:szCs w:val="20"/>
          <w:lang w:val="en-US"/>
        </w:rPr>
        <w:t>lcd.setXY</w:t>
      </w:r>
      <w:proofErr w:type="gramEnd"/>
      <w:r w:rsidRPr="00616E41">
        <w:rPr>
          <w:rFonts w:ascii="Georgia" w:hAnsi="Georgia" w:cs="Georgia"/>
          <w:color w:val="007F00"/>
          <w:sz w:val="20"/>
          <w:szCs w:val="20"/>
          <w:lang w:val="en-US"/>
        </w:rPr>
        <w:t>(250 - (128 / 2),150 - (128 / 2));</w:t>
      </w:r>
    </w:p>
    <w:p w14:paraId="36206B68" w14:textId="77777777" w:rsidR="00616E41" w:rsidRPr="00616E41" w:rsidRDefault="00616E41" w:rsidP="00616E41">
      <w:pPr>
        <w:autoSpaceDE w:val="0"/>
        <w:autoSpaceDN w:val="0"/>
        <w:adjustRightInd w:val="0"/>
        <w:spacing w:after="0" w:line="240" w:lineRule="auto"/>
        <w:rPr>
          <w:rFonts w:ascii="Georgia" w:hAnsi="Georgia" w:cs="Georgia"/>
          <w:color w:val="007F00"/>
          <w:sz w:val="20"/>
          <w:szCs w:val="20"/>
          <w:lang w:val="en-US"/>
        </w:rPr>
      </w:pPr>
      <w:r w:rsidRPr="00616E41">
        <w:rPr>
          <w:rFonts w:ascii="Verdana" w:hAnsi="Verdana" w:cs="Verdana"/>
          <w:color w:val="808080"/>
          <w:sz w:val="20"/>
          <w:szCs w:val="20"/>
          <w:lang w:val="en-US"/>
        </w:rPr>
        <w:t xml:space="preserve">  </w:t>
      </w:r>
      <w:r w:rsidRPr="00616E41">
        <w:rPr>
          <w:rFonts w:ascii="Georgia" w:hAnsi="Georgia" w:cs="Georgia"/>
          <w:color w:val="007F00"/>
          <w:sz w:val="20"/>
          <w:szCs w:val="20"/>
          <w:lang w:val="en-US"/>
        </w:rPr>
        <w:t>//</w:t>
      </w:r>
      <w:proofErr w:type="gramStart"/>
      <w:r w:rsidRPr="00616E41">
        <w:rPr>
          <w:rFonts w:ascii="Georgia" w:hAnsi="Georgia" w:cs="Georgia"/>
          <w:color w:val="007F00"/>
          <w:sz w:val="20"/>
          <w:szCs w:val="20"/>
          <w:lang w:val="en-US"/>
        </w:rPr>
        <w:t>lcd.draw</w:t>
      </w:r>
      <w:proofErr w:type="gramEnd"/>
      <w:r w:rsidRPr="00616E41">
        <w:rPr>
          <w:rFonts w:ascii="Georgia" w:hAnsi="Georgia" w:cs="Georgia"/>
          <w:color w:val="007F00"/>
          <w:sz w:val="20"/>
          <w:szCs w:val="20"/>
          <w:lang w:val="en-US"/>
        </w:rPr>
        <w:t>(RavenArudino, 128,128);</w:t>
      </w:r>
    </w:p>
    <w:p w14:paraId="14C54CC0" w14:textId="77777777" w:rsidR="00616E41" w:rsidRPr="00616E41" w:rsidRDefault="00616E41" w:rsidP="00616E41">
      <w:pPr>
        <w:autoSpaceDE w:val="0"/>
        <w:autoSpaceDN w:val="0"/>
        <w:adjustRightInd w:val="0"/>
        <w:spacing w:after="0" w:line="240" w:lineRule="auto"/>
        <w:rPr>
          <w:rFonts w:ascii="Georgia" w:hAnsi="Georgia" w:cs="Georgia"/>
          <w:color w:val="007F00"/>
          <w:sz w:val="20"/>
          <w:szCs w:val="20"/>
          <w:lang w:val="en-US"/>
        </w:rPr>
      </w:pPr>
      <w:r w:rsidRPr="00616E41">
        <w:rPr>
          <w:rFonts w:ascii="Verdana" w:hAnsi="Verdana" w:cs="Verdana"/>
          <w:color w:val="808080"/>
          <w:sz w:val="20"/>
          <w:szCs w:val="20"/>
          <w:lang w:val="en-US"/>
        </w:rPr>
        <w:t xml:space="preserve">  </w:t>
      </w:r>
      <w:r w:rsidRPr="00616E41">
        <w:rPr>
          <w:rFonts w:ascii="Georgia" w:hAnsi="Georgia" w:cs="Georgia"/>
          <w:color w:val="007F00"/>
          <w:sz w:val="20"/>
          <w:szCs w:val="20"/>
          <w:lang w:val="en-US"/>
        </w:rPr>
        <w:t>//</w:t>
      </w:r>
      <w:proofErr w:type="gramStart"/>
      <w:r w:rsidRPr="00616E41">
        <w:rPr>
          <w:rFonts w:ascii="Georgia" w:hAnsi="Georgia" w:cs="Georgia"/>
          <w:color w:val="007F00"/>
          <w:sz w:val="20"/>
          <w:szCs w:val="20"/>
          <w:lang w:val="en-US"/>
        </w:rPr>
        <w:t>lcd.setXY</w:t>
      </w:r>
      <w:proofErr w:type="gramEnd"/>
      <w:r w:rsidRPr="00616E41">
        <w:rPr>
          <w:rFonts w:ascii="Georgia" w:hAnsi="Georgia" w:cs="Georgia"/>
          <w:color w:val="007F00"/>
          <w:sz w:val="20"/>
          <w:szCs w:val="20"/>
          <w:lang w:val="en-US"/>
        </w:rPr>
        <w:t>(250 - (122 / 2),150 + (128 / 2) + 5);</w:t>
      </w:r>
    </w:p>
    <w:p w14:paraId="701E1EAA" w14:textId="77777777" w:rsidR="00616E41" w:rsidRPr="00616E41" w:rsidRDefault="00616E41" w:rsidP="00616E41">
      <w:pPr>
        <w:autoSpaceDE w:val="0"/>
        <w:autoSpaceDN w:val="0"/>
        <w:adjustRightInd w:val="0"/>
        <w:spacing w:after="0" w:line="240" w:lineRule="auto"/>
        <w:rPr>
          <w:rFonts w:ascii="Georgia" w:hAnsi="Georgia" w:cs="Georgia"/>
          <w:color w:val="007F00"/>
          <w:sz w:val="20"/>
          <w:szCs w:val="20"/>
          <w:lang w:val="en-US"/>
        </w:rPr>
      </w:pPr>
      <w:r w:rsidRPr="00616E41">
        <w:rPr>
          <w:rFonts w:ascii="Verdana" w:hAnsi="Verdana" w:cs="Verdana"/>
          <w:color w:val="808080"/>
          <w:sz w:val="20"/>
          <w:szCs w:val="20"/>
          <w:lang w:val="en-US"/>
        </w:rPr>
        <w:t xml:space="preserve">  </w:t>
      </w:r>
      <w:r w:rsidRPr="00616E41">
        <w:rPr>
          <w:rFonts w:ascii="Georgia" w:hAnsi="Georgia" w:cs="Georgia"/>
          <w:color w:val="007F00"/>
          <w:sz w:val="20"/>
          <w:szCs w:val="20"/>
          <w:lang w:val="en-US"/>
        </w:rPr>
        <w:t>//</w:t>
      </w:r>
      <w:proofErr w:type="gramStart"/>
      <w:r w:rsidRPr="00616E41">
        <w:rPr>
          <w:rFonts w:ascii="Georgia" w:hAnsi="Georgia" w:cs="Georgia"/>
          <w:color w:val="007F00"/>
          <w:sz w:val="20"/>
          <w:szCs w:val="20"/>
          <w:lang w:val="en-US"/>
        </w:rPr>
        <w:t>lcd.drawBitmap</w:t>
      </w:r>
      <w:proofErr w:type="gramEnd"/>
      <w:r w:rsidRPr="00616E41">
        <w:rPr>
          <w:rFonts w:ascii="Georgia" w:hAnsi="Georgia" w:cs="Georgia"/>
          <w:color w:val="007F00"/>
          <w:sz w:val="20"/>
          <w:szCs w:val="20"/>
          <w:lang w:val="en-US"/>
        </w:rPr>
        <w:t>(0,0, 128,128, "logo.bmp", 0,0,0);</w:t>
      </w:r>
    </w:p>
    <w:p w14:paraId="4E8B5372" w14:textId="77777777" w:rsidR="00616E41" w:rsidRPr="00616E41" w:rsidRDefault="00616E41" w:rsidP="00616E41">
      <w:pPr>
        <w:autoSpaceDE w:val="0"/>
        <w:autoSpaceDN w:val="0"/>
        <w:adjustRightInd w:val="0"/>
        <w:spacing w:after="0" w:line="240" w:lineRule="auto"/>
        <w:rPr>
          <w:rFonts w:ascii="Georgia" w:hAnsi="Georgia" w:cs="Georgia"/>
          <w:color w:val="007F00"/>
          <w:sz w:val="20"/>
          <w:szCs w:val="20"/>
          <w:lang w:val="en-US"/>
        </w:rPr>
      </w:pPr>
      <w:r w:rsidRPr="00616E41">
        <w:rPr>
          <w:rFonts w:ascii="Verdana" w:hAnsi="Verdana" w:cs="Verdana"/>
          <w:color w:val="808080"/>
          <w:sz w:val="20"/>
          <w:szCs w:val="20"/>
          <w:lang w:val="en-US"/>
        </w:rPr>
        <w:t xml:space="preserve">  </w:t>
      </w:r>
      <w:r w:rsidRPr="00616E41">
        <w:rPr>
          <w:rFonts w:ascii="Georgia" w:hAnsi="Georgia" w:cs="Georgia"/>
          <w:color w:val="007F00"/>
          <w:sz w:val="20"/>
          <w:szCs w:val="20"/>
          <w:lang w:val="en-US"/>
        </w:rPr>
        <w:t>//</w:t>
      </w:r>
      <w:proofErr w:type="gramStart"/>
      <w:r w:rsidRPr="00616E41">
        <w:rPr>
          <w:rFonts w:ascii="Georgia" w:hAnsi="Georgia" w:cs="Georgia"/>
          <w:color w:val="007F00"/>
          <w:sz w:val="20"/>
          <w:szCs w:val="20"/>
          <w:lang w:val="en-US"/>
        </w:rPr>
        <w:t>lcd.image</w:t>
      </w:r>
      <w:proofErr w:type="gramEnd"/>
      <w:r w:rsidRPr="00616E41">
        <w:rPr>
          <w:rFonts w:ascii="Georgia" w:hAnsi="Georgia" w:cs="Georgia"/>
          <w:color w:val="007F00"/>
          <w:sz w:val="20"/>
          <w:szCs w:val="20"/>
          <w:lang w:val="en-US"/>
        </w:rPr>
        <w:t>(logo, 250 - (128 / 2),150 - (128 / 2));</w:t>
      </w:r>
    </w:p>
    <w:p w14:paraId="520D27A3" w14:textId="77777777" w:rsidR="00616E41" w:rsidRPr="00616E41" w:rsidRDefault="00616E41" w:rsidP="00616E41">
      <w:pPr>
        <w:autoSpaceDE w:val="0"/>
        <w:autoSpaceDN w:val="0"/>
        <w:adjustRightInd w:val="0"/>
        <w:spacing w:after="0" w:line="240" w:lineRule="auto"/>
        <w:rPr>
          <w:rFonts w:ascii="Georgia" w:hAnsi="Georgia" w:cs="Georgia"/>
          <w:color w:val="007F00"/>
          <w:sz w:val="20"/>
          <w:szCs w:val="20"/>
          <w:lang w:val="en-US"/>
        </w:rPr>
      </w:pPr>
      <w:r w:rsidRPr="00616E41">
        <w:rPr>
          <w:rFonts w:ascii="Verdana" w:hAnsi="Verdana" w:cs="Verdana"/>
          <w:color w:val="808080"/>
          <w:sz w:val="20"/>
          <w:szCs w:val="20"/>
          <w:lang w:val="en-US"/>
        </w:rPr>
        <w:t xml:space="preserve">  </w:t>
      </w:r>
      <w:r w:rsidRPr="00616E41">
        <w:rPr>
          <w:rFonts w:ascii="Georgia" w:hAnsi="Georgia" w:cs="Georgia"/>
          <w:color w:val="007F00"/>
          <w:sz w:val="20"/>
          <w:szCs w:val="20"/>
          <w:lang w:val="en-US"/>
        </w:rPr>
        <w:t>//</w:t>
      </w:r>
      <w:proofErr w:type="gramStart"/>
      <w:r w:rsidRPr="00616E41">
        <w:rPr>
          <w:rFonts w:ascii="Georgia" w:hAnsi="Georgia" w:cs="Georgia"/>
          <w:color w:val="007F00"/>
          <w:sz w:val="20"/>
          <w:szCs w:val="20"/>
          <w:lang w:val="en-US"/>
        </w:rPr>
        <w:t>delay(</w:t>
      </w:r>
      <w:proofErr w:type="gramEnd"/>
      <w:r w:rsidRPr="00616E41">
        <w:rPr>
          <w:rFonts w:ascii="Georgia" w:hAnsi="Georgia" w:cs="Georgia"/>
          <w:color w:val="007F00"/>
          <w:sz w:val="20"/>
          <w:szCs w:val="20"/>
          <w:lang w:val="en-US"/>
        </w:rPr>
        <w:t>500);</w:t>
      </w:r>
    </w:p>
    <w:p w14:paraId="5DB66F48"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obd</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begin</w:t>
      </w:r>
      <w:proofErr w:type="gramEnd"/>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p>
    <w:p w14:paraId="3AD7F98B"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delay</w:t>
      </w:r>
      <w:r w:rsidRPr="00616E41">
        <w:rPr>
          <w:rFonts w:ascii="Verdana" w:hAnsi="Verdana" w:cs="Verdana"/>
          <w:b/>
          <w:bCs/>
          <w:color w:val="000000"/>
          <w:sz w:val="20"/>
          <w:szCs w:val="20"/>
          <w:lang w:val="en-US"/>
        </w:rPr>
        <w:t>(</w:t>
      </w:r>
      <w:proofErr w:type="gramEnd"/>
      <w:r w:rsidRPr="00616E41">
        <w:rPr>
          <w:rFonts w:ascii="Verdana" w:hAnsi="Verdana" w:cs="Verdana"/>
          <w:color w:val="007F7F"/>
          <w:sz w:val="20"/>
          <w:szCs w:val="20"/>
          <w:lang w:val="en-US"/>
        </w:rPr>
        <w:t>3000</w:t>
      </w:r>
      <w:r w:rsidRPr="00616E41">
        <w:rPr>
          <w:rFonts w:ascii="Verdana" w:hAnsi="Verdana" w:cs="Verdana"/>
          <w:b/>
          <w:bCs/>
          <w:color w:val="000000"/>
          <w:sz w:val="20"/>
          <w:szCs w:val="20"/>
          <w:lang w:val="en-US"/>
        </w:rPr>
        <w:t>);</w:t>
      </w:r>
    </w:p>
    <w:p w14:paraId="0A8D21EA"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lcd</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clear</w:t>
      </w:r>
      <w:proofErr w:type="gramEnd"/>
      <w:r w:rsidRPr="00616E41">
        <w:rPr>
          <w:rFonts w:ascii="Verdana" w:hAnsi="Verdana" w:cs="Verdana"/>
          <w:b/>
          <w:bCs/>
          <w:color w:val="000000"/>
          <w:sz w:val="20"/>
          <w:szCs w:val="20"/>
          <w:lang w:val="en-US"/>
        </w:rPr>
        <w:t>();</w:t>
      </w:r>
    </w:p>
    <w:p w14:paraId="635ACE5F"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hasMEMS</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obd</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memsInit</w:t>
      </w:r>
      <w:proofErr w:type="gramEnd"/>
      <w:r w:rsidRPr="00616E41">
        <w:rPr>
          <w:rFonts w:ascii="Verdana" w:hAnsi="Verdana" w:cs="Verdana"/>
          <w:b/>
          <w:bCs/>
          <w:color w:val="000000"/>
          <w:sz w:val="20"/>
          <w:szCs w:val="20"/>
          <w:lang w:val="en-US"/>
        </w:rPr>
        <w:t>();</w:t>
      </w:r>
    </w:p>
    <w:p w14:paraId="2DABED7A"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lcd</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print</w:t>
      </w:r>
      <w:r w:rsidRPr="00616E41">
        <w:rPr>
          <w:rFonts w:ascii="Verdana" w:hAnsi="Verdana" w:cs="Verdana"/>
          <w:b/>
          <w:bCs/>
          <w:color w:val="000000"/>
          <w:sz w:val="20"/>
          <w:szCs w:val="20"/>
          <w:lang w:val="en-US"/>
        </w:rPr>
        <w:t>(</w:t>
      </w:r>
      <w:r w:rsidRPr="00616E41">
        <w:rPr>
          <w:rFonts w:ascii="Verdana" w:hAnsi="Verdana" w:cs="Verdana"/>
          <w:color w:val="7F007F"/>
          <w:sz w:val="20"/>
          <w:szCs w:val="20"/>
          <w:lang w:val="en-US"/>
        </w:rPr>
        <w:t>"MEMS:"</w:t>
      </w:r>
      <w:r w:rsidRPr="00616E41">
        <w:rPr>
          <w:rFonts w:ascii="Verdana" w:hAnsi="Verdana" w:cs="Verdana"/>
          <w:b/>
          <w:bCs/>
          <w:color w:val="000000"/>
          <w:sz w:val="20"/>
          <w:szCs w:val="20"/>
          <w:lang w:val="en-US"/>
        </w:rPr>
        <w:t>);</w:t>
      </w:r>
    </w:p>
    <w:p w14:paraId="37C2286E"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lcd</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println</w:t>
      </w:r>
      <w:proofErr w:type="gramEnd"/>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hasMEMS</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7F007F"/>
          <w:sz w:val="20"/>
          <w:szCs w:val="20"/>
          <w:lang w:val="en-US"/>
        </w:rPr>
        <w:t>"Yes</w:t>
      </w:r>
      <w:proofErr w:type="gramStart"/>
      <w:r w:rsidRPr="00616E41">
        <w:rPr>
          <w:rFonts w:ascii="Verdana" w:hAnsi="Verdana" w:cs="Verdana"/>
          <w:color w:val="7F007F"/>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proofErr w:type="gramEnd"/>
      <w:r w:rsidRPr="00616E41">
        <w:rPr>
          <w:rFonts w:ascii="Verdana" w:hAnsi="Verdana" w:cs="Verdana"/>
          <w:color w:val="808080"/>
          <w:sz w:val="20"/>
          <w:szCs w:val="20"/>
          <w:lang w:val="en-US"/>
        </w:rPr>
        <w:t xml:space="preserve"> </w:t>
      </w:r>
      <w:r w:rsidRPr="00616E41">
        <w:rPr>
          <w:rFonts w:ascii="Verdana" w:hAnsi="Verdana" w:cs="Verdana"/>
          <w:color w:val="7F007F"/>
          <w:sz w:val="20"/>
          <w:szCs w:val="20"/>
          <w:lang w:val="en-US"/>
        </w:rPr>
        <w:t>"No"</w:t>
      </w:r>
      <w:r w:rsidRPr="00616E41">
        <w:rPr>
          <w:rFonts w:ascii="Verdana" w:hAnsi="Verdana" w:cs="Verdana"/>
          <w:b/>
          <w:bCs/>
          <w:color w:val="000000"/>
          <w:sz w:val="20"/>
          <w:szCs w:val="20"/>
          <w:lang w:val="en-US"/>
        </w:rPr>
        <w:t>);</w:t>
      </w:r>
    </w:p>
    <w:p w14:paraId="2E95C5E6"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p>
    <w:p w14:paraId="42D5DC66" w14:textId="77777777" w:rsidR="00616E41" w:rsidRPr="00616E41" w:rsidRDefault="00616E41" w:rsidP="00616E41">
      <w:pPr>
        <w:autoSpaceDE w:val="0"/>
        <w:autoSpaceDN w:val="0"/>
        <w:adjustRightInd w:val="0"/>
        <w:spacing w:after="0" w:line="240" w:lineRule="auto"/>
        <w:rPr>
          <w:rFonts w:ascii="Verdana" w:hAnsi="Verdana" w:cs="Verdana"/>
          <w:color w:val="7F7F00"/>
          <w:sz w:val="20"/>
          <w:szCs w:val="20"/>
          <w:lang w:val="en-US"/>
        </w:rPr>
      </w:pPr>
      <w:r w:rsidRPr="00616E41">
        <w:rPr>
          <w:rFonts w:ascii="Verdana" w:hAnsi="Verdana" w:cs="Verdana"/>
          <w:color w:val="7F7F00"/>
          <w:sz w:val="20"/>
          <w:szCs w:val="20"/>
          <w:lang w:val="en-US"/>
        </w:rPr>
        <w:t>#</w:t>
      </w:r>
      <w:proofErr w:type="gramStart"/>
      <w:r w:rsidRPr="00616E41">
        <w:rPr>
          <w:rFonts w:ascii="Verdana" w:hAnsi="Verdana" w:cs="Verdana"/>
          <w:color w:val="7F7F00"/>
          <w:sz w:val="20"/>
          <w:szCs w:val="20"/>
          <w:lang w:val="en-US"/>
        </w:rPr>
        <w:t>if !DEBUG</w:t>
      </w:r>
      <w:proofErr w:type="gramEnd"/>
      <w:r w:rsidRPr="00616E41">
        <w:rPr>
          <w:rFonts w:ascii="Verdana" w:hAnsi="Verdana" w:cs="Verdana"/>
          <w:color w:val="7F7F00"/>
          <w:sz w:val="20"/>
          <w:szCs w:val="20"/>
          <w:lang w:val="en-US"/>
        </w:rPr>
        <w:t>_MODE</w:t>
      </w:r>
    </w:p>
    <w:p w14:paraId="217518B6"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p>
    <w:p w14:paraId="2441C7EC" w14:textId="77777777" w:rsidR="00616E41" w:rsidRPr="00616E41" w:rsidRDefault="00616E41" w:rsidP="00616E41">
      <w:pPr>
        <w:autoSpaceDE w:val="0"/>
        <w:autoSpaceDN w:val="0"/>
        <w:adjustRightInd w:val="0"/>
        <w:spacing w:after="0" w:line="240" w:lineRule="auto"/>
        <w:rPr>
          <w:rFonts w:ascii="Georgia" w:hAnsi="Georgia" w:cs="Georgia"/>
          <w:color w:val="007F00"/>
          <w:sz w:val="20"/>
          <w:szCs w:val="20"/>
          <w:lang w:val="en-US"/>
        </w:rPr>
      </w:pPr>
      <w:r w:rsidRPr="00616E41">
        <w:rPr>
          <w:rFonts w:ascii="Verdana" w:hAnsi="Verdana" w:cs="Verdana"/>
          <w:color w:val="808080"/>
          <w:sz w:val="20"/>
          <w:szCs w:val="20"/>
          <w:lang w:val="en-US"/>
        </w:rPr>
        <w:lastRenderedPageBreak/>
        <w:t xml:space="preserve">  </w:t>
      </w:r>
      <w:r w:rsidRPr="00616E41">
        <w:rPr>
          <w:rFonts w:ascii="Georgia" w:hAnsi="Georgia" w:cs="Georgia"/>
          <w:color w:val="007F00"/>
          <w:sz w:val="20"/>
          <w:szCs w:val="20"/>
          <w:lang w:val="en-US"/>
        </w:rPr>
        <w:t>// send some commands for testing and show response for debugging purpose</w:t>
      </w:r>
    </w:p>
    <w:p w14:paraId="0A9F7F5B" w14:textId="77777777" w:rsidR="00616E41" w:rsidRPr="00616E41" w:rsidRDefault="00616E41" w:rsidP="00616E41">
      <w:pPr>
        <w:autoSpaceDE w:val="0"/>
        <w:autoSpaceDN w:val="0"/>
        <w:adjustRightInd w:val="0"/>
        <w:spacing w:after="0" w:line="240" w:lineRule="auto"/>
        <w:rPr>
          <w:rFonts w:ascii="Georgia" w:hAnsi="Georgia" w:cs="Georgia"/>
          <w:color w:val="007F00"/>
          <w:sz w:val="20"/>
          <w:szCs w:val="20"/>
          <w:lang w:val="en-US"/>
        </w:rPr>
      </w:pPr>
      <w:r w:rsidRPr="00616E41">
        <w:rPr>
          <w:rFonts w:ascii="Verdana" w:hAnsi="Verdana" w:cs="Verdana"/>
          <w:color w:val="808080"/>
          <w:sz w:val="20"/>
          <w:szCs w:val="20"/>
          <w:lang w:val="en-US"/>
        </w:rPr>
        <w:t xml:space="preserve">  </w:t>
      </w:r>
      <w:r w:rsidRPr="00616E41">
        <w:rPr>
          <w:rFonts w:ascii="Georgia" w:hAnsi="Georgia" w:cs="Georgia"/>
          <w:color w:val="007F00"/>
          <w:sz w:val="20"/>
          <w:szCs w:val="20"/>
          <w:lang w:val="en-US"/>
        </w:rPr>
        <w:t>//</w:t>
      </w:r>
      <w:proofErr w:type="gramStart"/>
      <w:r w:rsidRPr="00616E41">
        <w:rPr>
          <w:rFonts w:ascii="Georgia" w:hAnsi="Georgia" w:cs="Georgia"/>
          <w:color w:val="007F00"/>
          <w:sz w:val="20"/>
          <w:szCs w:val="20"/>
          <w:lang w:val="en-US"/>
        </w:rPr>
        <w:t>testOut(</w:t>
      </w:r>
      <w:proofErr w:type="gramEnd"/>
      <w:r w:rsidRPr="00616E41">
        <w:rPr>
          <w:rFonts w:ascii="Georgia" w:hAnsi="Georgia" w:cs="Georgia"/>
          <w:color w:val="007F00"/>
          <w:sz w:val="20"/>
          <w:szCs w:val="20"/>
          <w:lang w:val="en-US"/>
        </w:rPr>
        <w:t>);</w:t>
      </w:r>
    </w:p>
    <w:p w14:paraId="23E578A3"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p>
    <w:p w14:paraId="3551CFFF" w14:textId="77777777" w:rsidR="00616E41" w:rsidRPr="00616E41" w:rsidRDefault="00616E41" w:rsidP="00616E41">
      <w:pPr>
        <w:autoSpaceDE w:val="0"/>
        <w:autoSpaceDN w:val="0"/>
        <w:adjustRightInd w:val="0"/>
        <w:spacing w:after="0" w:line="240" w:lineRule="auto"/>
        <w:rPr>
          <w:rFonts w:ascii="Georgia" w:hAnsi="Georgia" w:cs="Georgia"/>
          <w:color w:val="007F00"/>
          <w:sz w:val="20"/>
          <w:szCs w:val="20"/>
          <w:lang w:val="en-US"/>
        </w:rPr>
      </w:pPr>
      <w:r w:rsidRPr="00616E41">
        <w:rPr>
          <w:rFonts w:ascii="Verdana" w:hAnsi="Verdana" w:cs="Verdana"/>
          <w:color w:val="808080"/>
          <w:sz w:val="20"/>
          <w:szCs w:val="20"/>
          <w:lang w:val="en-US"/>
        </w:rPr>
        <w:t xml:space="preserve">  </w:t>
      </w:r>
      <w:r w:rsidRPr="00616E41">
        <w:rPr>
          <w:rFonts w:ascii="Georgia" w:hAnsi="Georgia" w:cs="Georgia"/>
          <w:color w:val="007F00"/>
          <w:sz w:val="20"/>
          <w:szCs w:val="20"/>
          <w:lang w:val="en-US"/>
        </w:rPr>
        <w:t>// initialize OBD-II adapter</w:t>
      </w:r>
    </w:p>
    <w:p w14:paraId="1EA527C1"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b/>
          <w:bCs/>
          <w:color w:val="00007F"/>
          <w:sz w:val="20"/>
          <w:szCs w:val="20"/>
          <w:lang w:val="en-US"/>
        </w:rPr>
        <w:t>while</w:t>
      </w:r>
      <w:proofErr w:type="gramStart"/>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obd</w:t>
      </w:r>
      <w:proofErr w:type="gramEnd"/>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init</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p>
    <w:p w14:paraId="40F2E0D8"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lcd</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setCursor</w:t>
      </w:r>
      <w:proofErr w:type="gramEnd"/>
      <w:r w:rsidRPr="00616E41">
        <w:rPr>
          <w:rFonts w:ascii="Verdana" w:hAnsi="Verdana" w:cs="Verdana"/>
          <w:b/>
          <w:bCs/>
          <w:color w:val="000000"/>
          <w:sz w:val="20"/>
          <w:szCs w:val="20"/>
          <w:lang w:val="en-US"/>
        </w:rPr>
        <w:t>(</w:t>
      </w:r>
      <w:r w:rsidRPr="00616E41">
        <w:rPr>
          <w:rFonts w:ascii="Verdana" w:hAnsi="Verdana" w:cs="Verdana"/>
          <w:color w:val="007F7F"/>
          <w:sz w:val="20"/>
          <w:szCs w:val="20"/>
          <w:lang w:val="en-US"/>
        </w:rPr>
        <w:t>0</w:t>
      </w:r>
      <w:r w:rsidRPr="00616E41">
        <w:rPr>
          <w:rFonts w:ascii="Verdana" w:hAnsi="Verdana" w:cs="Verdana"/>
          <w:b/>
          <w:bCs/>
          <w:color w:val="000000"/>
          <w:sz w:val="20"/>
          <w:szCs w:val="20"/>
          <w:lang w:val="en-US"/>
        </w:rPr>
        <w:t>,</w:t>
      </w:r>
      <w:r w:rsidRPr="00616E41">
        <w:rPr>
          <w:rFonts w:ascii="Verdana" w:hAnsi="Verdana" w:cs="Verdana"/>
          <w:color w:val="007F7F"/>
          <w:sz w:val="20"/>
          <w:szCs w:val="20"/>
          <w:lang w:val="en-US"/>
        </w:rPr>
        <w:t>0</w:t>
      </w:r>
      <w:r w:rsidRPr="00616E41">
        <w:rPr>
          <w:rFonts w:ascii="Verdana" w:hAnsi="Verdana" w:cs="Verdana"/>
          <w:b/>
          <w:bCs/>
          <w:color w:val="000000"/>
          <w:sz w:val="20"/>
          <w:szCs w:val="20"/>
          <w:lang w:val="en-US"/>
        </w:rPr>
        <w:t>);</w:t>
      </w:r>
    </w:p>
    <w:p w14:paraId="40A88E1E"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lcd</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println</w:t>
      </w:r>
      <w:proofErr w:type="gramEnd"/>
      <w:r w:rsidRPr="00616E41">
        <w:rPr>
          <w:rFonts w:ascii="Verdana" w:hAnsi="Verdana" w:cs="Verdana"/>
          <w:b/>
          <w:bCs/>
          <w:color w:val="000000"/>
          <w:sz w:val="20"/>
          <w:szCs w:val="20"/>
          <w:lang w:val="en-US"/>
        </w:rPr>
        <w:t>(</w:t>
      </w:r>
      <w:r w:rsidRPr="00616E41">
        <w:rPr>
          <w:rFonts w:ascii="Verdana" w:hAnsi="Verdana" w:cs="Verdana"/>
          <w:color w:val="7F007F"/>
          <w:sz w:val="20"/>
          <w:szCs w:val="20"/>
          <w:lang w:val="en-US"/>
        </w:rPr>
        <w:t>"Standby for OBD Connection"</w:t>
      </w:r>
      <w:r w:rsidRPr="00616E41">
        <w:rPr>
          <w:rFonts w:ascii="Verdana" w:hAnsi="Verdana" w:cs="Verdana"/>
          <w:b/>
          <w:bCs/>
          <w:color w:val="000000"/>
          <w:sz w:val="20"/>
          <w:szCs w:val="20"/>
          <w:lang w:val="en-US"/>
        </w:rPr>
        <w:t>);</w:t>
      </w:r>
    </w:p>
    <w:p w14:paraId="1D60F1F6"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p>
    <w:p w14:paraId="2B2F34C6"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p>
    <w:p w14:paraId="4D085191" w14:textId="77777777" w:rsidR="00616E41" w:rsidRPr="00616E41" w:rsidRDefault="00616E41" w:rsidP="00616E41">
      <w:pPr>
        <w:autoSpaceDE w:val="0"/>
        <w:autoSpaceDN w:val="0"/>
        <w:adjustRightInd w:val="0"/>
        <w:spacing w:after="0" w:line="240" w:lineRule="auto"/>
        <w:rPr>
          <w:rFonts w:ascii="Verdana" w:hAnsi="Verdana" w:cs="Verdana"/>
          <w:color w:val="7F7F00"/>
          <w:sz w:val="20"/>
          <w:szCs w:val="20"/>
          <w:lang w:val="en-US"/>
        </w:rPr>
      </w:pPr>
      <w:r w:rsidRPr="00616E41">
        <w:rPr>
          <w:rFonts w:ascii="Verdana" w:hAnsi="Verdana" w:cs="Verdana"/>
          <w:color w:val="7F7F00"/>
          <w:sz w:val="20"/>
          <w:szCs w:val="20"/>
          <w:lang w:val="en-US"/>
        </w:rPr>
        <w:t>#endif</w:t>
      </w:r>
    </w:p>
    <w:p w14:paraId="532E0602"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p>
    <w:p w14:paraId="27A96EDE"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b/>
          <w:bCs/>
          <w:color w:val="00007F"/>
          <w:sz w:val="20"/>
          <w:szCs w:val="20"/>
          <w:lang w:val="en-US"/>
        </w:rPr>
        <w:t>char</w:t>
      </w: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buf</w:t>
      </w:r>
      <w:r w:rsidRPr="00616E41">
        <w:rPr>
          <w:rFonts w:ascii="Verdana" w:hAnsi="Verdana" w:cs="Verdana"/>
          <w:b/>
          <w:bCs/>
          <w:color w:val="000000"/>
          <w:sz w:val="20"/>
          <w:szCs w:val="20"/>
          <w:lang w:val="en-US"/>
        </w:rPr>
        <w:t>[</w:t>
      </w:r>
      <w:proofErr w:type="gramEnd"/>
      <w:r w:rsidRPr="00616E41">
        <w:rPr>
          <w:rFonts w:ascii="Verdana" w:hAnsi="Verdana" w:cs="Verdana"/>
          <w:color w:val="007F7F"/>
          <w:sz w:val="20"/>
          <w:szCs w:val="20"/>
          <w:lang w:val="en-US"/>
        </w:rPr>
        <w:t>64</w:t>
      </w:r>
      <w:r w:rsidRPr="00616E41">
        <w:rPr>
          <w:rFonts w:ascii="Verdana" w:hAnsi="Verdana" w:cs="Verdana"/>
          <w:b/>
          <w:bCs/>
          <w:color w:val="000000"/>
          <w:sz w:val="20"/>
          <w:szCs w:val="20"/>
          <w:lang w:val="en-US"/>
        </w:rPr>
        <w:t>];</w:t>
      </w:r>
    </w:p>
    <w:p w14:paraId="2A0F02F5"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b/>
          <w:bCs/>
          <w:color w:val="00007F"/>
          <w:sz w:val="20"/>
          <w:szCs w:val="20"/>
          <w:lang w:val="en-US"/>
        </w:rPr>
        <w:t>if</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proofErr w:type="gramStart"/>
      <w:r w:rsidRPr="00616E41">
        <w:rPr>
          <w:rFonts w:ascii="Verdana" w:hAnsi="Verdana" w:cs="Verdana"/>
          <w:color w:val="000000"/>
          <w:sz w:val="18"/>
          <w:szCs w:val="18"/>
          <w:lang w:val="en-US"/>
        </w:rPr>
        <w:t>obd</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getVIN</w:t>
      </w:r>
      <w:proofErr w:type="gramEnd"/>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buf</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b/>
          <w:bCs/>
          <w:color w:val="00007F"/>
          <w:sz w:val="20"/>
          <w:szCs w:val="20"/>
          <w:lang w:val="en-US"/>
        </w:rPr>
        <w:t>sizeof</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buf</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p>
    <w:p w14:paraId="1CF12F59"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lcd</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print</w:t>
      </w:r>
      <w:r w:rsidRPr="00616E41">
        <w:rPr>
          <w:rFonts w:ascii="Verdana" w:hAnsi="Verdana" w:cs="Verdana"/>
          <w:b/>
          <w:bCs/>
          <w:color w:val="000000"/>
          <w:sz w:val="20"/>
          <w:szCs w:val="20"/>
          <w:lang w:val="en-US"/>
        </w:rPr>
        <w:t>(</w:t>
      </w:r>
      <w:r w:rsidRPr="00616E41">
        <w:rPr>
          <w:rFonts w:ascii="Verdana" w:hAnsi="Verdana" w:cs="Verdana"/>
          <w:color w:val="7F007F"/>
          <w:sz w:val="20"/>
          <w:szCs w:val="20"/>
          <w:lang w:val="en-US"/>
        </w:rPr>
        <w:t>"VIN:"</w:t>
      </w:r>
      <w:r w:rsidRPr="00616E41">
        <w:rPr>
          <w:rFonts w:ascii="Verdana" w:hAnsi="Verdana" w:cs="Verdana"/>
          <w:b/>
          <w:bCs/>
          <w:color w:val="000000"/>
          <w:sz w:val="20"/>
          <w:szCs w:val="20"/>
          <w:lang w:val="en-US"/>
        </w:rPr>
        <w:t>);</w:t>
      </w:r>
    </w:p>
    <w:p w14:paraId="6BB2219A"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lcd</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println</w:t>
      </w:r>
      <w:proofErr w:type="gramEnd"/>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buf</w:t>
      </w:r>
      <w:r w:rsidRPr="00616E41">
        <w:rPr>
          <w:rFonts w:ascii="Verdana" w:hAnsi="Verdana" w:cs="Verdana"/>
          <w:b/>
          <w:bCs/>
          <w:color w:val="000000"/>
          <w:sz w:val="20"/>
          <w:szCs w:val="20"/>
          <w:lang w:val="en-US"/>
        </w:rPr>
        <w:t>);</w:t>
      </w:r>
    </w:p>
    <w:p w14:paraId="2BBFFA99"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p>
    <w:p w14:paraId="7EFD778D"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p>
    <w:p w14:paraId="5CE0505C"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b/>
          <w:bCs/>
          <w:color w:val="00007F"/>
          <w:sz w:val="20"/>
          <w:szCs w:val="20"/>
          <w:lang w:val="en-US"/>
        </w:rPr>
        <w:t>unsigned</w:t>
      </w:r>
      <w:r w:rsidRPr="00616E41">
        <w:rPr>
          <w:rFonts w:ascii="Verdana" w:hAnsi="Verdana" w:cs="Verdana"/>
          <w:color w:val="808080"/>
          <w:sz w:val="20"/>
          <w:szCs w:val="20"/>
          <w:lang w:val="en-US"/>
        </w:rPr>
        <w:t xml:space="preserve"> </w:t>
      </w:r>
      <w:r w:rsidRPr="00616E41">
        <w:rPr>
          <w:rFonts w:ascii="Verdana" w:hAnsi="Verdana" w:cs="Verdana"/>
          <w:b/>
          <w:bCs/>
          <w:color w:val="00007F"/>
          <w:sz w:val="20"/>
          <w:szCs w:val="20"/>
          <w:lang w:val="en-US"/>
        </w:rPr>
        <w:t>int</w:t>
      </w: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codes</w:t>
      </w:r>
      <w:r w:rsidRPr="00616E41">
        <w:rPr>
          <w:rFonts w:ascii="Verdana" w:hAnsi="Verdana" w:cs="Verdana"/>
          <w:b/>
          <w:bCs/>
          <w:color w:val="000000"/>
          <w:sz w:val="20"/>
          <w:szCs w:val="20"/>
          <w:lang w:val="en-US"/>
        </w:rPr>
        <w:t>[</w:t>
      </w:r>
      <w:proofErr w:type="gramEnd"/>
      <w:r w:rsidRPr="00616E41">
        <w:rPr>
          <w:rFonts w:ascii="Verdana" w:hAnsi="Verdana" w:cs="Verdana"/>
          <w:color w:val="007F7F"/>
          <w:sz w:val="20"/>
          <w:szCs w:val="20"/>
          <w:lang w:val="en-US"/>
        </w:rPr>
        <w:t>6</w:t>
      </w:r>
      <w:r w:rsidRPr="00616E41">
        <w:rPr>
          <w:rFonts w:ascii="Verdana" w:hAnsi="Verdana" w:cs="Verdana"/>
          <w:b/>
          <w:bCs/>
          <w:color w:val="000000"/>
          <w:sz w:val="20"/>
          <w:szCs w:val="20"/>
          <w:lang w:val="en-US"/>
        </w:rPr>
        <w:t>];</w:t>
      </w:r>
    </w:p>
    <w:p w14:paraId="2477C83E"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byte</w:t>
      </w: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dtcCount</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obd</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readDTC</w:t>
      </w:r>
      <w:proofErr w:type="gramEnd"/>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codes</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007F7F"/>
          <w:sz w:val="20"/>
          <w:szCs w:val="20"/>
          <w:lang w:val="en-US"/>
        </w:rPr>
        <w:t>6</w:t>
      </w:r>
      <w:r w:rsidRPr="00616E41">
        <w:rPr>
          <w:rFonts w:ascii="Verdana" w:hAnsi="Verdana" w:cs="Verdana"/>
          <w:b/>
          <w:bCs/>
          <w:color w:val="000000"/>
          <w:sz w:val="20"/>
          <w:szCs w:val="20"/>
          <w:lang w:val="en-US"/>
        </w:rPr>
        <w:t>);</w:t>
      </w:r>
    </w:p>
    <w:p w14:paraId="2249BECD"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b/>
          <w:bCs/>
          <w:color w:val="00007F"/>
          <w:sz w:val="20"/>
          <w:szCs w:val="20"/>
          <w:lang w:val="en-US"/>
        </w:rPr>
        <w:t>if</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dtcCount</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007F7F"/>
          <w:sz w:val="20"/>
          <w:szCs w:val="20"/>
          <w:lang w:val="en-US"/>
        </w:rPr>
        <w:t>0</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p>
    <w:p w14:paraId="022994DE"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lcd</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println</w:t>
      </w:r>
      <w:proofErr w:type="gramEnd"/>
      <w:r w:rsidRPr="00616E41">
        <w:rPr>
          <w:rFonts w:ascii="Verdana" w:hAnsi="Verdana" w:cs="Verdana"/>
          <w:b/>
          <w:bCs/>
          <w:color w:val="000000"/>
          <w:sz w:val="20"/>
          <w:szCs w:val="20"/>
          <w:lang w:val="en-US"/>
        </w:rPr>
        <w:t>(</w:t>
      </w:r>
      <w:r w:rsidRPr="00616E41">
        <w:rPr>
          <w:rFonts w:ascii="Verdana" w:hAnsi="Verdana" w:cs="Verdana"/>
          <w:color w:val="7F007F"/>
          <w:sz w:val="20"/>
          <w:szCs w:val="20"/>
          <w:lang w:val="en-US"/>
        </w:rPr>
        <w:t>"No DTC"</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p>
    <w:p w14:paraId="1040CCB0"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b/>
          <w:bCs/>
          <w:color w:val="00007F"/>
          <w:sz w:val="20"/>
          <w:szCs w:val="20"/>
          <w:lang w:val="en-US"/>
        </w:rPr>
        <w:t>else</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p>
    <w:p w14:paraId="20F92CB8"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lcd</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print</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dtcCount</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p>
    <w:p w14:paraId="123562D7"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lcd</w:t>
      </w:r>
      <w:r w:rsidRPr="00616E41">
        <w:rPr>
          <w:rFonts w:ascii="Verdana" w:hAnsi="Verdana" w:cs="Verdana"/>
          <w:b/>
          <w:bCs/>
          <w:color w:val="000000"/>
          <w:sz w:val="20"/>
          <w:szCs w:val="20"/>
          <w:lang w:val="en-US"/>
        </w:rPr>
        <w:t>.</w:t>
      </w:r>
      <w:proofErr w:type="gramStart"/>
      <w:r w:rsidRPr="00616E41">
        <w:rPr>
          <w:rFonts w:ascii="Verdana" w:hAnsi="Verdana" w:cs="Verdana"/>
          <w:color w:val="000000"/>
          <w:sz w:val="18"/>
          <w:szCs w:val="18"/>
          <w:lang w:val="en-US"/>
        </w:rPr>
        <w:t>print</w:t>
      </w:r>
      <w:r w:rsidRPr="00616E41">
        <w:rPr>
          <w:rFonts w:ascii="Verdana" w:hAnsi="Verdana" w:cs="Verdana"/>
          <w:b/>
          <w:bCs/>
          <w:color w:val="000000"/>
          <w:sz w:val="20"/>
          <w:szCs w:val="20"/>
          <w:lang w:val="en-US"/>
        </w:rPr>
        <w:t>(</w:t>
      </w:r>
      <w:proofErr w:type="gramEnd"/>
      <w:r w:rsidRPr="00616E41">
        <w:rPr>
          <w:rFonts w:ascii="Verdana" w:hAnsi="Verdana" w:cs="Verdana"/>
          <w:color w:val="7F007F"/>
          <w:sz w:val="20"/>
          <w:szCs w:val="20"/>
          <w:lang w:val="en-US"/>
        </w:rPr>
        <w:t>" DTC:"</w:t>
      </w:r>
      <w:r w:rsidRPr="00616E41">
        <w:rPr>
          <w:rFonts w:ascii="Verdana" w:hAnsi="Verdana" w:cs="Verdana"/>
          <w:b/>
          <w:bCs/>
          <w:color w:val="000000"/>
          <w:sz w:val="20"/>
          <w:szCs w:val="20"/>
          <w:lang w:val="en-US"/>
        </w:rPr>
        <w:t>);</w:t>
      </w:r>
    </w:p>
    <w:p w14:paraId="251D9D56"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b/>
          <w:bCs/>
          <w:color w:val="00007F"/>
          <w:sz w:val="20"/>
          <w:szCs w:val="20"/>
          <w:lang w:val="en-US"/>
        </w:rPr>
        <w:t>for</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byte</w:t>
      </w: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n</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007F7F"/>
          <w:sz w:val="20"/>
          <w:szCs w:val="20"/>
          <w:lang w:val="en-US"/>
        </w:rPr>
        <w:t>0</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n</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&lt;</w:t>
      </w: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dtcCount</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n</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p>
    <w:p w14:paraId="7C29ADCD"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lcd</w:t>
      </w:r>
      <w:r w:rsidRPr="00616E41">
        <w:rPr>
          <w:rFonts w:ascii="Verdana" w:hAnsi="Verdana" w:cs="Verdana"/>
          <w:b/>
          <w:bCs/>
          <w:color w:val="000000"/>
          <w:sz w:val="20"/>
          <w:szCs w:val="20"/>
          <w:lang w:val="en-US"/>
        </w:rPr>
        <w:t>.</w:t>
      </w:r>
      <w:proofErr w:type="gramStart"/>
      <w:r w:rsidRPr="00616E41">
        <w:rPr>
          <w:rFonts w:ascii="Verdana" w:hAnsi="Verdana" w:cs="Verdana"/>
          <w:color w:val="000000"/>
          <w:sz w:val="18"/>
          <w:szCs w:val="18"/>
          <w:lang w:val="en-US"/>
        </w:rPr>
        <w:t>print</w:t>
      </w:r>
      <w:r w:rsidRPr="00616E41">
        <w:rPr>
          <w:rFonts w:ascii="Verdana" w:hAnsi="Verdana" w:cs="Verdana"/>
          <w:b/>
          <w:bCs/>
          <w:color w:val="000000"/>
          <w:sz w:val="20"/>
          <w:szCs w:val="20"/>
          <w:lang w:val="en-US"/>
        </w:rPr>
        <w:t>(</w:t>
      </w:r>
      <w:proofErr w:type="gramEnd"/>
      <w:r w:rsidRPr="00616E41">
        <w:rPr>
          <w:rFonts w:ascii="Verdana" w:hAnsi="Verdana" w:cs="Verdana"/>
          <w:color w:val="7F007F"/>
          <w:sz w:val="20"/>
          <w:szCs w:val="20"/>
          <w:lang w:val="en-US"/>
        </w:rPr>
        <w:t>' '</w:t>
      </w:r>
      <w:r w:rsidRPr="00616E41">
        <w:rPr>
          <w:rFonts w:ascii="Verdana" w:hAnsi="Verdana" w:cs="Verdana"/>
          <w:b/>
          <w:bCs/>
          <w:color w:val="000000"/>
          <w:sz w:val="20"/>
          <w:szCs w:val="20"/>
          <w:lang w:val="en-US"/>
        </w:rPr>
        <w:t>);</w:t>
      </w:r>
    </w:p>
    <w:p w14:paraId="65FD8F33"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lcd</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print</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codes</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n</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HEX</w:t>
      </w:r>
      <w:r w:rsidRPr="00616E41">
        <w:rPr>
          <w:rFonts w:ascii="Verdana" w:hAnsi="Verdana" w:cs="Verdana"/>
          <w:b/>
          <w:bCs/>
          <w:color w:val="000000"/>
          <w:sz w:val="20"/>
          <w:szCs w:val="20"/>
          <w:lang w:val="en-US"/>
        </w:rPr>
        <w:t>);</w:t>
      </w:r>
    </w:p>
    <w:p w14:paraId="4B6B8FF0"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p>
    <w:p w14:paraId="787DC00D"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lcd</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println</w:t>
      </w:r>
      <w:proofErr w:type="gramEnd"/>
      <w:r w:rsidRPr="00616E41">
        <w:rPr>
          <w:rFonts w:ascii="Verdana" w:hAnsi="Verdana" w:cs="Verdana"/>
          <w:b/>
          <w:bCs/>
          <w:color w:val="000000"/>
          <w:sz w:val="20"/>
          <w:szCs w:val="20"/>
          <w:lang w:val="en-US"/>
        </w:rPr>
        <w:t>();</w:t>
      </w:r>
    </w:p>
    <w:p w14:paraId="0B3DB913"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p>
    <w:p w14:paraId="59F1B53D"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lcd</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clear</w:t>
      </w:r>
      <w:proofErr w:type="gramEnd"/>
      <w:r w:rsidRPr="00616E41">
        <w:rPr>
          <w:rFonts w:ascii="Verdana" w:hAnsi="Verdana" w:cs="Verdana"/>
          <w:b/>
          <w:bCs/>
          <w:color w:val="000000"/>
          <w:sz w:val="20"/>
          <w:szCs w:val="20"/>
          <w:lang w:val="en-US"/>
        </w:rPr>
        <w:t>();</w:t>
      </w:r>
    </w:p>
    <w:p w14:paraId="28C2CCDD"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lcd</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setFontSize</w:t>
      </w:r>
      <w:proofErr w:type="gramEnd"/>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FONT_SIZE_XLARGE</w:t>
      </w:r>
      <w:r w:rsidRPr="00616E41">
        <w:rPr>
          <w:rFonts w:ascii="Verdana" w:hAnsi="Verdana" w:cs="Verdana"/>
          <w:b/>
          <w:bCs/>
          <w:color w:val="000000"/>
          <w:sz w:val="20"/>
          <w:szCs w:val="20"/>
          <w:lang w:val="en-US"/>
        </w:rPr>
        <w:t>);</w:t>
      </w:r>
    </w:p>
    <w:p w14:paraId="5439FCBF"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lcd</w:t>
      </w:r>
      <w:r w:rsidRPr="00616E41">
        <w:rPr>
          <w:rFonts w:ascii="Verdana" w:hAnsi="Verdana" w:cs="Verdana"/>
          <w:b/>
          <w:bCs/>
          <w:color w:val="000000"/>
          <w:sz w:val="20"/>
          <w:szCs w:val="20"/>
          <w:lang w:val="en-US"/>
        </w:rPr>
        <w:t>.</w:t>
      </w:r>
      <w:proofErr w:type="gramStart"/>
      <w:r w:rsidRPr="00616E41">
        <w:rPr>
          <w:rFonts w:ascii="Verdana" w:hAnsi="Verdana" w:cs="Verdana"/>
          <w:color w:val="000000"/>
          <w:sz w:val="18"/>
          <w:szCs w:val="18"/>
          <w:lang w:val="en-US"/>
        </w:rPr>
        <w:t>print</w:t>
      </w:r>
      <w:r w:rsidRPr="00616E41">
        <w:rPr>
          <w:rFonts w:ascii="Verdana" w:hAnsi="Verdana" w:cs="Verdana"/>
          <w:b/>
          <w:bCs/>
          <w:color w:val="000000"/>
          <w:sz w:val="20"/>
          <w:szCs w:val="20"/>
          <w:lang w:val="en-US"/>
        </w:rPr>
        <w:t>(</w:t>
      </w:r>
      <w:proofErr w:type="gramEnd"/>
      <w:r w:rsidRPr="00616E41">
        <w:rPr>
          <w:rFonts w:ascii="Verdana" w:hAnsi="Verdana" w:cs="Verdana"/>
          <w:color w:val="7F007F"/>
          <w:sz w:val="20"/>
          <w:szCs w:val="20"/>
          <w:lang w:val="en-US"/>
        </w:rPr>
        <w:t>"STATUS: "</w:t>
      </w:r>
      <w:r w:rsidRPr="00616E41">
        <w:rPr>
          <w:rFonts w:ascii="Verdana" w:hAnsi="Verdana" w:cs="Verdana"/>
          <w:b/>
          <w:bCs/>
          <w:color w:val="000000"/>
          <w:sz w:val="20"/>
          <w:szCs w:val="20"/>
          <w:lang w:val="en-US"/>
        </w:rPr>
        <w:t>);</w:t>
      </w:r>
    </w:p>
    <w:p w14:paraId="4FA209A5"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lcd</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setColor</w:t>
      </w:r>
      <w:proofErr w:type="gramEnd"/>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RGB16_GREEN</w:t>
      </w:r>
      <w:r w:rsidRPr="00616E41">
        <w:rPr>
          <w:rFonts w:ascii="Verdana" w:hAnsi="Verdana" w:cs="Verdana"/>
          <w:b/>
          <w:bCs/>
          <w:color w:val="000000"/>
          <w:sz w:val="20"/>
          <w:szCs w:val="20"/>
          <w:lang w:val="en-US"/>
        </w:rPr>
        <w:t>);</w:t>
      </w:r>
    </w:p>
    <w:p w14:paraId="1658EC1D"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lcd</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println</w:t>
      </w:r>
      <w:proofErr w:type="gramEnd"/>
      <w:r w:rsidRPr="00616E41">
        <w:rPr>
          <w:rFonts w:ascii="Verdana" w:hAnsi="Verdana" w:cs="Verdana"/>
          <w:b/>
          <w:bCs/>
          <w:color w:val="000000"/>
          <w:sz w:val="20"/>
          <w:szCs w:val="20"/>
          <w:lang w:val="en-US"/>
        </w:rPr>
        <w:t>(</w:t>
      </w:r>
      <w:r w:rsidRPr="00616E41">
        <w:rPr>
          <w:rFonts w:ascii="Verdana" w:hAnsi="Verdana" w:cs="Verdana"/>
          <w:color w:val="7F007F"/>
          <w:sz w:val="20"/>
          <w:szCs w:val="20"/>
          <w:lang w:val="en-US"/>
        </w:rPr>
        <w:t>"ACTIVE"</w:t>
      </w:r>
      <w:r w:rsidRPr="00616E41">
        <w:rPr>
          <w:rFonts w:ascii="Verdana" w:hAnsi="Verdana" w:cs="Verdana"/>
          <w:b/>
          <w:bCs/>
          <w:color w:val="000000"/>
          <w:sz w:val="20"/>
          <w:szCs w:val="20"/>
          <w:lang w:val="en-US"/>
        </w:rPr>
        <w:t>);</w:t>
      </w:r>
    </w:p>
    <w:p w14:paraId="6C66E0F6"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lcd</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println</w:t>
      </w:r>
      <w:proofErr w:type="gramEnd"/>
      <w:r w:rsidRPr="00616E41">
        <w:rPr>
          <w:rFonts w:ascii="Verdana" w:hAnsi="Verdana" w:cs="Verdana"/>
          <w:b/>
          <w:bCs/>
          <w:color w:val="000000"/>
          <w:sz w:val="20"/>
          <w:szCs w:val="20"/>
          <w:lang w:val="en-US"/>
        </w:rPr>
        <w:t>();</w:t>
      </w:r>
    </w:p>
    <w:p w14:paraId="41D121B2"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lcd</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setColor</w:t>
      </w:r>
      <w:proofErr w:type="gramEnd"/>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RGB16_WHITE</w:t>
      </w:r>
      <w:r w:rsidRPr="00616E41">
        <w:rPr>
          <w:rFonts w:ascii="Verdana" w:hAnsi="Verdana" w:cs="Verdana"/>
          <w:b/>
          <w:bCs/>
          <w:color w:val="000000"/>
          <w:sz w:val="20"/>
          <w:szCs w:val="20"/>
          <w:lang w:val="en-US"/>
        </w:rPr>
        <w:t>);</w:t>
      </w:r>
    </w:p>
    <w:p w14:paraId="0F068BE6"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delay</w:t>
      </w:r>
      <w:r w:rsidRPr="00616E41">
        <w:rPr>
          <w:rFonts w:ascii="Verdana" w:hAnsi="Verdana" w:cs="Verdana"/>
          <w:b/>
          <w:bCs/>
          <w:color w:val="000000"/>
          <w:sz w:val="20"/>
          <w:szCs w:val="20"/>
          <w:lang w:val="en-US"/>
        </w:rPr>
        <w:t>(</w:t>
      </w:r>
      <w:proofErr w:type="gramEnd"/>
      <w:r w:rsidRPr="00616E41">
        <w:rPr>
          <w:rFonts w:ascii="Verdana" w:hAnsi="Verdana" w:cs="Verdana"/>
          <w:color w:val="007F7F"/>
          <w:sz w:val="20"/>
          <w:szCs w:val="20"/>
          <w:lang w:val="en-US"/>
        </w:rPr>
        <w:t>3000</w:t>
      </w:r>
      <w:r w:rsidRPr="00616E41">
        <w:rPr>
          <w:rFonts w:ascii="Verdana" w:hAnsi="Verdana" w:cs="Verdana"/>
          <w:b/>
          <w:bCs/>
          <w:color w:val="000000"/>
          <w:sz w:val="20"/>
          <w:szCs w:val="20"/>
          <w:lang w:val="en-US"/>
        </w:rPr>
        <w:t>);</w:t>
      </w:r>
    </w:p>
    <w:p w14:paraId="0931AF0E"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b/>
          <w:bCs/>
          <w:color w:val="000000"/>
          <w:sz w:val="20"/>
          <w:szCs w:val="20"/>
          <w:lang w:val="en-US"/>
        </w:rPr>
        <w:t>}</w:t>
      </w:r>
    </w:p>
    <w:p w14:paraId="52155DEA" w14:textId="10102945" w:rsidR="00616E41" w:rsidRPr="00616E41" w:rsidRDefault="00591FB2" w:rsidP="00591FB2">
      <w:pPr>
        <w:pStyle w:val="Heading4"/>
        <w:rPr>
          <w:lang w:val="en-US"/>
        </w:rPr>
      </w:pPr>
      <w:r>
        <w:rPr>
          <w:lang w:val="en-US"/>
        </w:rPr>
        <w:t>9.1.2 - loop</w:t>
      </w:r>
    </w:p>
    <w:p w14:paraId="18C0ABD5"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b/>
          <w:bCs/>
          <w:color w:val="00007F"/>
          <w:sz w:val="20"/>
          <w:szCs w:val="20"/>
          <w:lang w:val="en-US"/>
        </w:rPr>
        <w:t>void</w:t>
      </w: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loop</w:t>
      </w:r>
      <w:r w:rsidRPr="00616E41">
        <w:rPr>
          <w:rFonts w:ascii="Verdana" w:hAnsi="Verdana" w:cs="Verdana"/>
          <w:b/>
          <w:bCs/>
          <w:color w:val="000000"/>
          <w:sz w:val="20"/>
          <w:szCs w:val="20"/>
          <w:lang w:val="en-US"/>
        </w:rPr>
        <w:t>(</w:t>
      </w:r>
      <w:proofErr w:type="gramEnd"/>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p>
    <w:p w14:paraId="328CCB58"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processGPS</w:t>
      </w:r>
      <w:r w:rsidRPr="00616E41">
        <w:rPr>
          <w:rFonts w:ascii="Verdana" w:hAnsi="Verdana" w:cs="Verdana"/>
          <w:b/>
          <w:bCs/>
          <w:color w:val="000000"/>
          <w:sz w:val="20"/>
          <w:szCs w:val="20"/>
          <w:lang w:val="en-US"/>
        </w:rPr>
        <w:t>(</w:t>
      </w:r>
      <w:proofErr w:type="gramEnd"/>
      <w:r w:rsidRPr="00616E41">
        <w:rPr>
          <w:rFonts w:ascii="Verdana" w:hAnsi="Verdana" w:cs="Verdana"/>
          <w:b/>
          <w:bCs/>
          <w:color w:val="000000"/>
          <w:sz w:val="20"/>
          <w:szCs w:val="20"/>
          <w:lang w:val="en-US"/>
        </w:rPr>
        <w:t>);</w:t>
      </w:r>
    </w:p>
    <w:p w14:paraId="5E61B4F3"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p>
    <w:p w14:paraId="6567C124"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b/>
          <w:bCs/>
          <w:color w:val="00007F"/>
          <w:sz w:val="20"/>
          <w:szCs w:val="20"/>
          <w:lang w:val="en-US"/>
        </w:rPr>
        <w:t>int</w:t>
      </w: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timeDiff</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millis</w:t>
      </w:r>
      <w:r w:rsidRPr="00616E41">
        <w:rPr>
          <w:rFonts w:ascii="Verdana" w:hAnsi="Verdana" w:cs="Verdana"/>
          <w:b/>
          <w:bCs/>
          <w:color w:val="000000"/>
          <w:sz w:val="20"/>
          <w:szCs w:val="20"/>
          <w:lang w:val="en-US"/>
        </w:rPr>
        <w:t>(</w:t>
      </w:r>
      <w:proofErr w:type="gramEnd"/>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dTime</w:t>
      </w:r>
      <w:r w:rsidRPr="00616E41">
        <w:rPr>
          <w:rFonts w:ascii="Verdana" w:hAnsi="Verdana" w:cs="Verdana"/>
          <w:b/>
          <w:bCs/>
          <w:color w:val="000000"/>
          <w:sz w:val="20"/>
          <w:szCs w:val="20"/>
          <w:lang w:val="en-US"/>
        </w:rPr>
        <w:t>;</w:t>
      </w:r>
    </w:p>
    <w:p w14:paraId="58696D60" w14:textId="77777777" w:rsidR="00616E41" w:rsidRPr="00FA29EC"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FA29EC">
        <w:rPr>
          <w:rFonts w:ascii="Verdana" w:hAnsi="Verdana" w:cs="Verdana"/>
          <w:b/>
          <w:color w:val="00007F"/>
          <w:sz w:val="20"/>
          <w:szCs w:val="20"/>
          <w:lang w:val="en-US"/>
        </w:rPr>
        <w:t>if</w:t>
      </w:r>
      <w:r w:rsidRPr="00FA29EC">
        <w:rPr>
          <w:rFonts w:ascii="Verdana" w:hAnsi="Verdana" w:cs="Verdana"/>
          <w:color w:val="808080"/>
          <w:sz w:val="20"/>
          <w:szCs w:val="20"/>
          <w:lang w:val="en-US"/>
        </w:rPr>
        <w:t xml:space="preserve"> </w:t>
      </w:r>
      <w:r w:rsidRPr="00FA29EC">
        <w:rPr>
          <w:rFonts w:ascii="Verdana" w:hAnsi="Verdana" w:cs="Verdana"/>
          <w:b/>
          <w:color w:val="000000"/>
          <w:sz w:val="20"/>
          <w:szCs w:val="20"/>
          <w:lang w:val="en-US"/>
        </w:rPr>
        <w:t>(</w:t>
      </w:r>
      <w:r w:rsidRPr="00FA29EC">
        <w:rPr>
          <w:rFonts w:ascii="Verdana" w:hAnsi="Verdana" w:cs="Verdana"/>
          <w:color w:val="000000"/>
          <w:sz w:val="18"/>
          <w:szCs w:val="18"/>
          <w:lang w:val="en-US"/>
        </w:rPr>
        <w:t>timeDiff</w:t>
      </w:r>
      <w:r w:rsidRPr="00FA29EC">
        <w:rPr>
          <w:rFonts w:ascii="Verdana" w:hAnsi="Verdana" w:cs="Verdana"/>
          <w:color w:val="808080"/>
          <w:sz w:val="20"/>
          <w:szCs w:val="20"/>
          <w:lang w:val="en-US"/>
        </w:rPr>
        <w:t xml:space="preserve"> </w:t>
      </w:r>
      <w:r w:rsidRPr="00FA29EC">
        <w:rPr>
          <w:rFonts w:ascii="Verdana" w:hAnsi="Verdana" w:cs="Verdana"/>
          <w:b/>
          <w:color w:val="000000"/>
          <w:sz w:val="20"/>
          <w:szCs w:val="20"/>
          <w:lang w:val="en-US"/>
        </w:rPr>
        <w:t>&gt;</w:t>
      </w:r>
      <w:r w:rsidRPr="00FA29EC">
        <w:rPr>
          <w:rFonts w:ascii="Verdana" w:hAnsi="Verdana" w:cs="Verdana"/>
          <w:color w:val="808080"/>
          <w:sz w:val="20"/>
          <w:szCs w:val="20"/>
          <w:lang w:val="en-US"/>
        </w:rPr>
        <w:t xml:space="preserve"> </w:t>
      </w:r>
      <w:proofErr w:type="gramStart"/>
      <w:r w:rsidRPr="00FA29EC">
        <w:rPr>
          <w:rFonts w:ascii="Verdana" w:hAnsi="Verdana" w:cs="Verdana"/>
          <w:color w:val="007F7F"/>
          <w:sz w:val="20"/>
          <w:szCs w:val="20"/>
          <w:lang w:val="en-US"/>
        </w:rPr>
        <w:t>30</w:t>
      </w:r>
      <w:r w:rsidRPr="00FA29EC">
        <w:rPr>
          <w:rFonts w:ascii="Verdana" w:hAnsi="Verdana" w:cs="Verdana"/>
          <w:b/>
          <w:color w:val="000000"/>
          <w:sz w:val="20"/>
          <w:szCs w:val="20"/>
          <w:lang w:val="en-US"/>
        </w:rPr>
        <w:t>){</w:t>
      </w:r>
      <w:proofErr w:type="gramEnd"/>
    </w:p>
    <w:p w14:paraId="5F95D9E9" w14:textId="77777777" w:rsidR="00616E41" w:rsidRPr="00FA29EC" w:rsidRDefault="00616E41" w:rsidP="00616E41">
      <w:pPr>
        <w:autoSpaceDE w:val="0"/>
        <w:autoSpaceDN w:val="0"/>
        <w:adjustRightInd w:val="0"/>
        <w:spacing w:after="0" w:line="240" w:lineRule="auto"/>
        <w:rPr>
          <w:rFonts w:ascii="Verdana" w:hAnsi="Verdana" w:cs="Verdana"/>
          <w:color w:val="808080"/>
          <w:sz w:val="20"/>
          <w:szCs w:val="20"/>
          <w:lang w:val="en-US"/>
        </w:rPr>
      </w:pPr>
      <w:r w:rsidRPr="00FA29EC">
        <w:rPr>
          <w:rFonts w:ascii="Verdana" w:hAnsi="Verdana" w:cs="Verdana"/>
          <w:color w:val="808080"/>
          <w:sz w:val="20"/>
          <w:szCs w:val="20"/>
          <w:lang w:val="en-US"/>
        </w:rPr>
        <w:t xml:space="preserve">    </w:t>
      </w:r>
      <w:r w:rsidRPr="00FA29EC">
        <w:rPr>
          <w:rFonts w:ascii="Verdana" w:hAnsi="Verdana" w:cs="Verdana"/>
          <w:color w:val="000000"/>
          <w:sz w:val="18"/>
          <w:szCs w:val="18"/>
          <w:lang w:val="en-US"/>
        </w:rPr>
        <w:t>dTime</w:t>
      </w:r>
      <w:r w:rsidRPr="00FA29EC">
        <w:rPr>
          <w:rFonts w:ascii="Verdana" w:hAnsi="Verdana" w:cs="Verdana"/>
          <w:color w:val="808080"/>
          <w:sz w:val="20"/>
          <w:szCs w:val="20"/>
          <w:lang w:val="en-US"/>
        </w:rPr>
        <w:t xml:space="preserve"> </w:t>
      </w:r>
      <w:r w:rsidRPr="00FA29EC">
        <w:rPr>
          <w:rFonts w:ascii="Verdana" w:hAnsi="Verdana" w:cs="Verdana"/>
          <w:b/>
          <w:color w:val="000000"/>
          <w:sz w:val="20"/>
          <w:szCs w:val="20"/>
          <w:lang w:val="en-US"/>
        </w:rPr>
        <w:t>=</w:t>
      </w:r>
      <w:r w:rsidRPr="00FA29EC">
        <w:rPr>
          <w:rFonts w:ascii="Verdana" w:hAnsi="Verdana" w:cs="Verdana"/>
          <w:color w:val="808080"/>
          <w:sz w:val="20"/>
          <w:szCs w:val="20"/>
          <w:lang w:val="en-US"/>
        </w:rPr>
        <w:t xml:space="preserve"> </w:t>
      </w:r>
      <w:proofErr w:type="gramStart"/>
      <w:r w:rsidRPr="00FA29EC">
        <w:rPr>
          <w:rFonts w:ascii="Verdana" w:hAnsi="Verdana" w:cs="Verdana"/>
          <w:color w:val="000000"/>
          <w:sz w:val="18"/>
          <w:szCs w:val="18"/>
          <w:lang w:val="en-US"/>
        </w:rPr>
        <w:t>millis</w:t>
      </w:r>
      <w:r w:rsidRPr="00FA29EC">
        <w:rPr>
          <w:rFonts w:ascii="Verdana" w:hAnsi="Verdana" w:cs="Verdana"/>
          <w:b/>
          <w:color w:val="000000"/>
          <w:sz w:val="20"/>
          <w:szCs w:val="20"/>
          <w:lang w:val="en-US"/>
        </w:rPr>
        <w:t>(</w:t>
      </w:r>
      <w:proofErr w:type="gramEnd"/>
      <w:r w:rsidRPr="00FA29EC">
        <w:rPr>
          <w:rFonts w:ascii="Verdana" w:hAnsi="Verdana" w:cs="Verdana"/>
          <w:b/>
          <w:color w:val="000000"/>
          <w:sz w:val="20"/>
          <w:szCs w:val="20"/>
          <w:lang w:val="en-US"/>
        </w:rPr>
        <w:t>);</w:t>
      </w:r>
    </w:p>
    <w:p w14:paraId="12D597EA" w14:textId="77777777" w:rsidR="00616E41" w:rsidRPr="00FA29EC" w:rsidRDefault="00616E41" w:rsidP="00616E41">
      <w:pPr>
        <w:autoSpaceDE w:val="0"/>
        <w:autoSpaceDN w:val="0"/>
        <w:adjustRightInd w:val="0"/>
        <w:spacing w:after="0" w:line="240" w:lineRule="auto"/>
        <w:rPr>
          <w:rFonts w:ascii="Verdana" w:hAnsi="Verdana" w:cs="Verdana"/>
          <w:color w:val="808080"/>
          <w:sz w:val="20"/>
          <w:szCs w:val="20"/>
          <w:lang w:val="en-US"/>
        </w:rPr>
      </w:pPr>
    </w:p>
    <w:p w14:paraId="27319E70" w14:textId="77777777" w:rsidR="00616E41" w:rsidRPr="00616E41" w:rsidRDefault="00616E41" w:rsidP="00616E41">
      <w:pPr>
        <w:autoSpaceDE w:val="0"/>
        <w:autoSpaceDN w:val="0"/>
        <w:adjustRightInd w:val="0"/>
        <w:spacing w:after="0" w:line="240" w:lineRule="auto"/>
        <w:rPr>
          <w:rFonts w:ascii="Verdana" w:hAnsi="Verdana" w:cs="Verdana"/>
          <w:color w:val="7F7F0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color w:val="7F7F00"/>
          <w:sz w:val="20"/>
          <w:szCs w:val="20"/>
          <w:lang w:val="en-US"/>
        </w:rPr>
        <w:t>#if DEBUG_MODE</w:t>
      </w:r>
    </w:p>
    <w:p w14:paraId="3597EB88" w14:textId="77777777" w:rsidR="00616E41" w:rsidRPr="00616E41" w:rsidRDefault="00616E41" w:rsidP="00616E41">
      <w:pPr>
        <w:autoSpaceDE w:val="0"/>
        <w:autoSpaceDN w:val="0"/>
        <w:adjustRightInd w:val="0"/>
        <w:spacing w:after="0" w:line="240" w:lineRule="auto"/>
        <w:rPr>
          <w:rFonts w:ascii="Verdana" w:hAnsi="Verdana" w:cs="Verdana"/>
          <w:color w:val="C0C0C0"/>
          <w:sz w:val="20"/>
          <w:szCs w:val="20"/>
          <w:lang w:val="en-US"/>
        </w:rPr>
      </w:pPr>
      <w:r w:rsidRPr="00616E41">
        <w:rPr>
          <w:rFonts w:ascii="Verdana" w:hAnsi="Verdana" w:cs="Verdana"/>
          <w:color w:val="C0C0C0"/>
          <w:sz w:val="20"/>
          <w:szCs w:val="20"/>
          <w:lang w:val="en-US"/>
        </w:rPr>
        <w:t xml:space="preserve">      </w:t>
      </w:r>
      <w:r w:rsidRPr="00616E41">
        <w:rPr>
          <w:rFonts w:ascii="Verdana" w:hAnsi="Verdana" w:cs="Verdana"/>
          <w:color w:val="B0B0B0"/>
          <w:sz w:val="20"/>
          <w:szCs w:val="20"/>
          <w:lang w:val="en-US"/>
        </w:rPr>
        <w:t>rpm</w:t>
      </w:r>
      <w:r w:rsidRPr="00616E41">
        <w:rPr>
          <w:rFonts w:ascii="Verdana" w:hAnsi="Verdana" w:cs="Verdana"/>
          <w:color w:val="C0C0C0"/>
          <w:sz w:val="20"/>
          <w:szCs w:val="20"/>
          <w:lang w:val="en-US"/>
        </w:rPr>
        <w:t xml:space="preserve"> </w:t>
      </w:r>
      <w:r w:rsidRPr="00616E41">
        <w:rPr>
          <w:rFonts w:ascii="Verdana" w:hAnsi="Verdana" w:cs="Verdana"/>
          <w:b/>
          <w:bCs/>
          <w:color w:val="B0B0B0"/>
          <w:sz w:val="20"/>
          <w:szCs w:val="20"/>
          <w:lang w:val="en-US"/>
        </w:rPr>
        <w:t>=</w:t>
      </w:r>
      <w:r w:rsidRPr="00616E41">
        <w:rPr>
          <w:rFonts w:ascii="Verdana" w:hAnsi="Verdana" w:cs="Verdana"/>
          <w:color w:val="C0C0C0"/>
          <w:sz w:val="20"/>
          <w:szCs w:val="20"/>
          <w:lang w:val="en-US"/>
        </w:rPr>
        <w:t xml:space="preserve"> </w:t>
      </w:r>
      <w:r w:rsidRPr="00616E41">
        <w:rPr>
          <w:rFonts w:ascii="Verdana" w:hAnsi="Verdana" w:cs="Verdana"/>
          <w:color w:val="B0B0B0"/>
          <w:sz w:val="20"/>
          <w:szCs w:val="20"/>
          <w:lang w:val="en-US"/>
        </w:rPr>
        <w:t>rpm</w:t>
      </w:r>
      <w:r w:rsidRPr="00616E41">
        <w:rPr>
          <w:rFonts w:ascii="Verdana" w:hAnsi="Verdana" w:cs="Verdana"/>
          <w:color w:val="C0C0C0"/>
          <w:sz w:val="20"/>
          <w:szCs w:val="20"/>
          <w:lang w:val="en-US"/>
        </w:rPr>
        <w:t xml:space="preserve"> </w:t>
      </w:r>
      <w:r w:rsidRPr="00616E41">
        <w:rPr>
          <w:rFonts w:ascii="Verdana" w:hAnsi="Verdana" w:cs="Verdana"/>
          <w:b/>
          <w:bCs/>
          <w:color w:val="B0B0B0"/>
          <w:sz w:val="20"/>
          <w:szCs w:val="20"/>
          <w:lang w:val="en-US"/>
        </w:rPr>
        <w:t>+</w:t>
      </w:r>
      <w:r w:rsidRPr="00616E41">
        <w:rPr>
          <w:rFonts w:ascii="Verdana" w:hAnsi="Verdana" w:cs="Verdana"/>
          <w:color w:val="C0C0C0"/>
          <w:sz w:val="20"/>
          <w:szCs w:val="20"/>
          <w:lang w:val="en-US"/>
        </w:rPr>
        <w:t xml:space="preserve"> </w:t>
      </w:r>
      <w:r w:rsidRPr="00616E41">
        <w:rPr>
          <w:rFonts w:ascii="Verdana" w:hAnsi="Verdana" w:cs="Verdana"/>
          <w:color w:val="90B0B0"/>
          <w:sz w:val="20"/>
          <w:szCs w:val="20"/>
          <w:lang w:val="en-US"/>
        </w:rPr>
        <w:t>1</w:t>
      </w:r>
      <w:r w:rsidRPr="00616E41">
        <w:rPr>
          <w:rFonts w:ascii="Verdana" w:hAnsi="Verdana" w:cs="Verdana"/>
          <w:b/>
          <w:bCs/>
          <w:color w:val="B0B0B0"/>
          <w:sz w:val="20"/>
          <w:szCs w:val="20"/>
          <w:lang w:val="en-US"/>
        </w:rPr>
        <w:t>;</w:t>
      </w:r>
    </w:p>
    <w:p w14:paraId="203386C4" w14:textId="77777777" w:rsidR="00616E41" w:rsidRPr="00616E41" w:rsidRDefault="00616E41" w:rsidP="00616E41">
      <w:pPr>
        <w:autoSpaceDE w:val="0"/>
        <w:autoSpaceDN w:val="0"/>
        <w:adjustRightInd w:val="0"/>
        <w:spacing w:after="0" w:line="240" w:lineRule="auto"/>
        <w:rPr>
          <w:rFonts w:ascii="Verdana" w:hAnsi="Verdana" w:cs="Verdana"/>
          <w:color w:val="7F7F00"/>
          <w:sz w:val="20"/>
          <w:szCs w:val="20"/>
          <w:lang w:val="en-US"/>
        </w:rPr>
      </w:pPr>
      <w:r w:rsidRPr="00616E41">
        <w:rPr>
          <w:rFonts w:ascii="Verdana" w:hAnsi="Verdana" w:cs="Verdana"/>
          <w:color w:val="C0C0C0"/>
          <w:sz w:val="20"/>
          <w:szCs w:val="20"/>
          <w:lang w:val="en-US"/>
        </w:rPr>
        <w:t xml:space="preserve">    </w:t>
      </w:r>
      <w:r w:rsidRPr="00616E41">
        <w:rPr>
          <w:rFonts w:ascii="Verdana" w:hAnsi="Verdana" w:cs="Verdana"/>
          <w:color w:val="7F7F00"/>
          <w:sz w:val="20"/>
          <w:szCs w:val="20"/>
          <w:lang w:val="en-US"/>
        </w:rPr>
        <w:t>#endif</w:t>
      </w:r>
    </w:p>
    <w:p w14:paraId="73C5D62E"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p>
    <w:p w14:paraId="07B69FC5"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readPIDs</w:t>
      </w:r>
      <w:r w:rsidRPr="00616E41">
        <w:rPr>
          <w:rFonts w:ascii="Verdana" w:hAnsi="Verdana" w:cs="Verdana"/>
          <w:b/>
          <w:bCs/>
          <w:color w:val="000000"/>
          <w:sz w:val="20"/>
          <w:szCs w:val="20"/>
          <w:lang w:val="en-US"/>
        </w:rPr>
        <w:t>(</w:t>
      </w:r>
      <w:proofErr w:type="gramEnd"/>
      <w:r w:rsidRPr="00616E41">
        <w:rPr>
          <w:rFonts w:ascii="Verdana" w:hAnsi="Verdana" w:cs="Verdana"/>
          <w:b/>
          <w:bCs/>
          <w:color w:val="000000"/>
          <w:sz w:val="20"/>
          <w:szCs w:val="20"/>
          <w:lang w:val="en-US"/>
        </w:rPr>
        <w:t>);</w:t>
      </w:r>
    </w:p>
    <w:p w14:paraId="041C0231"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lcd</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setCursor</w:t>
      </w:r>
      <w:proofErr w:type="gramEnd"/>
      <w:r w:rsidRPr="00616E41">
        <w:rPr>
          <w:rFonts w:ascii="Verdana" w:hAnsi="Verdana" w:cs="Verdana"/>
          <w:b/>
          <w:bCs/>
          <w:color w:val="000000"/>
          <w:sz w:val="20"/>
          <w:szCs w:val="20"/>
          <w:lang w:val="en-US"/>
        </w:rPr>
        <w:t>(</w:t>
      </w:r>
      <w:r w:rsidRPr="00616E41">
        <w:rPr>
          <w:rFonts w:ascii="Verdana" w:hAnsi="Verdana" w:cs="Verdana"/>
          <w:color w:val="007F7F"/>
          <w:sz w:val="20"/>
          <w:szCs w:val="20"/>
          <w:lang w:val="en-US"/>
        </w:rPr>
        <w:t>0</w:t>
      </w:r>
      <w:r w:rsidRPr="00616E41">
        <w:rPr>
          <w:rFonts w:ascii="Verdana" w:hAnsi="Verdana" w:cs="Verdana"/>
          <w:b/>
          <w:bCs/>
          <w:color w:val="000000"/>
          <w:sz w:val="20"/>
          <w:szCs w:val="20"/>
          <w:lang w:val="en-US"/>
        </w:rPr>
        <w:t>,</w:t>
      </w:r>
      <w:r w:rsidRPr="00616E41">
        <w:rPr>
          <w:rFonts w:ascii="Verdana" w:hAnsi="Verdana" w:cs="Verdana"/>
          <w:color w:val="007F7F"/>
          <w:sz w:val="20"/>
          <w:szCs w:val="20"/>
          <w:lang w:val="en-US"/>
        </w:rPr>
        <w:t>2</w:t>
      </w:r>
      <w:r w:rsidRPr="00616E41">
        <w:rPr>
          <w:rFonts w:ascii="Verdana" w:hAnsi="Verdana" w:cs="Verdana"/>
          <w:b/>
          <w:bCs/>
          <w:color w:val="000000"/>
          <w:sz w:val="20"/>
          <w:szCs w:val="20"/>
          <w:lang w:val="en-US"/>
        </w:rPr>
        <w:t>);</w:t>
      </w:r>
    </w:p>
    <w:p w14:paraId="418CB910"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lcd</w:t>
      </w:r>
      <w:r w:rsidRPr="00616E41">
        <w:rPr>
          <w:rFonts w:ascii="Verdana" w:hAnsi="Verdana" w:cs="Verdana"/>
          <w:b/>
          <w:bCs/>
          <w:color w:val="000000"/>
          <w:sz w:val="20"/>
          <w:szCs w:val="20"/>
          <w:lang w:val="en-US"/>
        </w:rPr>
        <w:t>.</w:t>
      </w:r>
      <w:proofErr w:type="gramStart"/>
      <w:r w:rsidRPr="00616E41">
        <w:rPr>
          <w:rFonts w:ascii="Verdana" w:hAnsi="Verdana" w:cs="Verdana"/>
          <w:color w:val="000000"/>
          <w:sz w:val="18"/>
          <w:szCs w:val="18"/>
          <w:lang w:val="en-US"/>
        </w:rPr>
        <w:t>print</w:t>
      </w:r>
      <w:r w:rsidRPr="00616E41">
        <w:rPr>
          <w:rFonts w:ascii="Verdana" w:hAnsi="Verdana" w:cs="Verdana"/>
          <w:b/>
          <w:bCs/>
          <w:color w:val="000000"/>
          <w:sz w:val="20"/>
          <w:szCs w:val="20"/>
          <w:lang w:val="en-US"/>
        </w:rPr>
        <w:t>(</w:t>
      </w:r>
      <w:proofErr w:type="gramEnd"/>
      <w:r w:rsidRPr="00616E41">
        <w:rPr>
          <w:rFonts w:ascii="Verdana" w:hAnsi="Verdana" w:cs="Verdana"/>
          <w:color w:val="7F007F"/>
          <w:sz w:val="20"/>
          <w:szCs w:val="20"/>
          <w:lang w:val="en-US"/>
        </w:rPr>
        <w:t>"lat: "</w:t>
      </w:r>
      <w:r w:rsidRPr="00616E41">
        <w:rPr>
          <w:rFonts w:ascii="Verdana" w:hAnsi="Verdana" w:cs="Verdana"/>
          <w:b/>
          <w:bCs/>
          <w:color w:val="000000"/>
          <w:sz w:val="20"/>
          <w:szCs w:val="20"/>
          <w:lang w:val="en-US"/>
        </w:rPr>
        <w:t>);</w:t>
      </w:r>
    </w:p>
    <w:p w14:paraId="4EA47B8B"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lcd</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print</w:t>
      </w:r>
      <w:r w:rsidRPr="00616E41">
        <w:rPr>
          <w:rFonts w:ascii="Verdana" w:hAnsi="Verdana" w:cs="Verdana"/>
          <w:b/>
          <w:bCs/>
          <w:color w:val="000000"/>
          <w:sz w:val="20"/>
          <w:szCs w:val="20"/>
          <w:lang w:val="en-US"/>
        </w:rPr>
        <w:t>((</w:t>
      </w:r>
      <w:r w:rsidRPr="00616E41">
        <w:rPr>
          <w:rFonts w:ascii="Verdana" w:hAnsi="Verdana" w:cs="Verdana"/>
          <w:b/>
          <w:bCs/>
          <w:color w:val="00007F"/>
          <w:sz w:val="20"/>
          <w:szCs w:val="20"/>
          <w:lang w:val="en-US"/>
        </w:rPr>
        <w:t>float</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lat</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007F7F"/>
          <w:sz w:val="20"/>
          <w:szCs w:val="20"/>
          <w:lang w:val="en-US"/>
        </w:rPr>
        <w:t>100000</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007F7F"/>
          <w:sz w:val="20"/>
          <w:szCs w:val="20"/>
          <w:lang w:val="en-US"/>
        </w:rPr>
        <w:t>5</w:t>
      </w:r>
      <w:r w:rsidRPr="00616E41">
        <w:rPr>
          <w:rFonts w:ascii="Verdana" w:hAnsi="Verdana" w:cs="Verdana"/>
          <w:b/>
          <w:bCs/>
          <w:color w:val="000000"/>
          <w:sz w:val="20"/>
          <w:szCs w:val="20"/>
          <w:lang w:val="en-US"/>
        </w:rPr>
        <w:t>);</w:t>
      </w:r>
    </w:p>
    <w:p w14:paraId="17247072"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lastRenderedPageBreak/>
        <w:t xml:space="preserve">    </w:t>
      </w:r>
      <w:proofErr w:type="gramStart"/>
      <w:r w:rsidRPr="00616E41">
        <w:rPr>
          <w:rFonts w:ascii="Verdana" w:hAnsi="Verdana" w:cs="Verdana"/>
          <w:color w:val="000000"/>
          <w:sz w:val="18"/>
          <w:szCs w:val="18"/>
          <w:lang w:val="en-US"/>
        </w:rPr>
        <w:t>lcd</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setCursor</w:t>
      </w:r>
      <w:proofErr w:type="gramEnd"/>
      <w:r w:rsidRPr="00616E41">
        <w:rPr>
          <w:rFonts w:ascii="Verdana" w:hAnsi="Verdana" w:cs="Verdana"/>
          <w:b/>
          <w:bCs/>
          <w:color w:val="000000"/>
          <w:sz w:val="20"/>
          <w:szCs w:val="20"/>
          <w:lang w:val="en-US"/>
        </w:rPr>
        <w:t>(</w:t>
      </w:r>
      <w:r w:rsidRPr="00616E41">
        <w:rPr>
          <w:rFonts w:ascii="Verdana" w:hAnsi="Verdana" w:cs="Verdana"/>
          <w:color w:val="007F7F"/>
          <w:sz w:val="20"/>
          <w:szCs w:val="20"/>
          <w:lang w:val="en-US"/>
        </w:rPr>
        <w:t>0</w:t>
      </w:r>
      <w:r w:rsidRPr="00616E41">
        <w:rPr>
          <w:rFonts w:ascii="Verdana" w:hAnsi="Verdana" w:cs="Verdana"/>
          <w:b/>
          <w:bCs/>
          <w:color w:val="000000"/>
          <w:sz w:val="20"/>
          <w:szCs w:val="20"/>
          <w:lang w:val="en-US"/>
        </w:rPr>
        <w:t>,</w:t>
      </w:r>
      <w:r w:rsidRPr="00616E41">
        <w:rPr>
          <w:rFonts w:ascii="Verdana" w:hAnsi="Verdana" w:cs="Verdana"/>
          <w:color w:val="007F7F"/>
          <w:sz w:val="20"/>
          <w:szCs w:val="20"/>
          <w:lang w:val="en-US"/>
        </w:rPr>
        <w:t>4</w:t>
      </w:r>
      <w:r w:rsidRPr="00616E41">
        <w:rPr>
          <w:rFonts w:ascii="Verdana" w:hAnsi="Verdana" w:cs="Verdana"/>
          <w:b/>
          <w:bCs/>
          <w:color w:val="000000"/>
          <w:sz w:val="20"/>
          <w:szCs w:val="20"/>
          <w:lang w:val="en-US"/>
        </w:rPr>
        <w:t>);</w:t>
      </w:r>
    </w:p>
    <w:p w14:paraId="6BFA7CEF"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lcd</w:t>
      </w:r>
      <w:r w:rsidRPr="00616E41">
        <w:rPr>
          <w:rFonts w:ascii="Verdana" w:hAnsi="Verdana" w:cs="Verdana"/>
          <w:b/>
          <w:bCs/>
          <w:color w:val="000000"/>
          <w:sz w:val="20"/>
          <w:szCs w:val="20"/>
          <w:lang w:val="en-US"/>
        </w:rPr>
        <w:t>.</w:t>
      </w:r>
      <w:proofErr w:type="gramStart"/>
      <w:r w:rsidRPr="00616E41">
        <w:rPr>
          <w:rFonts w:ascii="Verdana" w:hAnsi="Verdana" w:cs="Verdana"/>
          <w:color w:val="000000"/>
          <w:sz w:val="18"/>
          <w:szCs w:val="18"/>
          <w:lang w:val="en-US"/>
        </w:rPr>
        <w:t>print</w:t>
      </w:r>
      <w:r w:rsidRPr="00616E41">
        <w:rPr>
          <w:rFonts w:ascii="Verdana" w:hAnsi="Verdana" w:cs="Verdana"/>
          <w:b/>
          <w:bCs/>
          <w:color w:val="000000"/>
          <w:sz w:val="20"/>
          <w:szCs w:val="20"/>
          <w:lang w:val="en-US"/>
        </w:rPr>
        <w:t>(</w:t>
      </w:r>
      <w:proofErr w:type="gramEnd"/>
      <w:r w:rsidRPr="00616E41">
        <w:rPr>
          <w:rFonts w:ascii="Verdana" w:hAnsi="Verdana" w:cs="Verdana"/>
          <w:color w:val="7F007F"/>
          <w:sz w:val="20"/>
          <w:szCs w:val="20"/>
          <w:lang w:val="en-US"/>
        </w:rPr>
        <w:t>"lng: "</w:t>
      </w:r>
      <w:r w:rsidRPr="00616E41">
        <w:rPr>
          <w:rFonts w:ascii="Verdana" w:hAnsi="Verdana" w:cs="Verdana"/>
          <w:b/>
          <w:bCs/>
          <w:color w:val="000000"/>
          <w:sz w:val="20"/>
          <w:szCs w:val="20"/>
          <w:lang w:val="en-US"/>
        </w:rPr>
        <w:t>);</w:t>
      </w:r>
    </w:p>
    <w:p w14:paraId="0397CD85"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lcd</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print</w:t>
      </w:r>
      <w:r w:rsidRPr="00616E41">
        <w:rPr>
          <w:rFonts w:ascii="Verdana" w:hAnsi="Verdana" w:cs="Verdana"/>
          <w:b/>
          <w:bCs/>
          <w:color w:val="000000"/>
          <w:sz w:val="20"/>
          <w:szCs w:val="20"/>
          <w:lang w:val="en-US"/>
        </w:rPr>
        <w:t>((</w:t>
      </w:r>
      <w:r w:rsidRPr="00616E41">
        <w:rPr>
          <w:rFonts w:ascii="Verdana" w:hAnsi="Verdana" w:cs="Verdana"/>
          <w:b/>
          <w:bCs/>
          <w:color w:val="00007F"/>
          <w:sz w:val="20"/>
          <w:szCs w:val="20"/>
          <w:lang w:val="en-US"/>
        </w:rPr>
        <w:t>float</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lng</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007F7F"/>
          <w:sz w:val="20"/>
          <w:szCs w:val="20"/>
          <w:lang w:val="en-US"/>
        </w:rPr>
        <w:t>100000</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007F7F"/>
          <w:sz w:val="20"/>
          <w:szCs w:val="20"/>
          <w:lang w:val="en-US"/>
        </w:rPr>
        <w:t>5</w:t>
      </w:r>
      <w:r w:rsidRPr="00616E41">
        <w:rPr>
          <w:rFonts w:ascii="Verdana" w:hAnsi="Verdana" w:cs="Verdana"/>
          <w:b/>
          <w:bCs/>
          <w:color w:val="000000"/>
          <w:sz w:val="20"/>
          <w:szCs w:val="20"/>
          <w:lang w:val="en-US"/>
        </w:rPr>
        <w:t>);</w:t>
      </w:r>
    </w:p>
    <w:p w14:paraId="71B421FC"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lcd</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setCursor</w:t>
      </w:r>
      <w:proofErr w:type="gramEnd"/>
      <w:r w:rsidRPr="00616E41">
        <w:rPr>
          <w:rFonts w:ascii="Verdana" w:hAnsi="Verdana" w:cs="Verdana"/>
          <w:b/>
          <w:bCs/>
          <w:color w:val="000000"/>
          <w:sz w:val="20"/>
          <w:szCs w:val="20"/>
          <w:lang w:val="en-US"/>
        </w:rPr>
        <w:t>(</w:t>
      </w:r>
      <w:r w:rsidRPr="00616E41">
        <w:rPr>
          <w:rFonts w:ascii="Verdana" w:hAnsi="Verdana" w:cs="Verdana"/>
          <w:color w:val="007F7F"/>
          <w:sz w:val="20"/>
          <w:szCs w:val="20"/>
          <w:lang w:val="en-US"/>
        </w:rPr>
        <w:t>0</w:t>
      </w:r>
      <w:r w:rsidRPr="00616E41">
        <w:rPr>
          <w:rFonts w:ascii="Verdana" w:hAnsi="Verdana" w:cs="Verdana"/>
          <w:b/>
          <w:bCs/>
          <w:color w:val="000000"/>
          <w:sz w:val="20"/>
          <w:szCs w:val="20"/>
          <w:lang w:val="en-US"/>
        </w:rPr>
        <w:t>,</w:t>
      </w:r>
      <w:r w:rsidRPr="00616E41">
        <w:rPr>
          <w:rFonts w:ascii="Verdana" w:hAnsi="Verdana" w:cs="Verdana"/>
          <w:color w:val="007F7F"/>
          <w:sz w:val="20"/>
          <w:szCs w:val="20"/>
          <w:lang w:val="en-US"/>
        </w:rPr>
        <w:t>6</w:t>
      </w:r>
      <w:r w:rsidRPr="00616E41">
        <w:rPr>
          <w:rFonts w:ascii="Verdana" w:hAnsi="Verdana" w:cs="Verdana"/>
          <w:b/>
          <w:bCs/>
          <w:color w:val="000000"/>
          <w:sz w:val="20"/>
          <w:szCs w:val="20"/>
          <w:lang w:val="en-US"/>
        </w:rPr>
        <w:t>);</w:t>
      </w:r>
    </w:p>
    <w:p w14:paraId="2688A301"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lcd</w:t>
      </w:r>
      <w:r w:rsidRPr="00616E41">
        <w:rPr>
          <w:rFonts w:ascii="Verdana" w:hAnsi="Verdana" w:cs="Verdana"/>
          <w:b/>
          <w:bCs/>
          <w:color w:val="000000"/>
          <w:sz w:val="20"/>
          <w:szCs w:val="20"/>
          <w:lang w:val="en-US"/>
        </w:rPr>
        <w:t>.</w:t>
      </w:r>
      <w:proofErr w:type="gramStart"/>
      <w:r w:rsidRPr="00616E41">
        <w:rPr>
          <w:rFonts w:ascii="Verdana" w:hAnsi="Verdana" w:cs="Verdana"/>
          <w:color w:val="000000"/>
          <w:sz w:val="18"/>
          <w:szCs w:val="18"/>
          <w:lang w:val="en-US"/>
        </w:rPr>
        <w:t>print</w:t>
      </w:r>
      <w:r w:rsidRPr="00616E41">
        <w:rPr>
          <w:rFonts w:ascii="Verdana" w:hAnsi="Verdana" w:cs="Verdana"/>
          <w:b/>
          <w:bCs/>
          <w:color w:val="000000"/>
          <w:sz w:val="20"/>
          <w:szCs w:val="20"/>
          <w:lang w:val="en-US"/>
        </w:rPr>
        <w:t>(</w:t>
      </w:r>
      <w:proofErr w:type="gramEnd"/>
      <w:r w:rsidRPr="00616E41">
        <w:rPr>
          <w:rFonts w:ascii="Verdana" w:hAnsi="Verdana" w:cs="Verdana"/>
          <w:color w:val="7F007F"/>
          <w:sz w:val="20"/>
          <w:szCs w:val="20"/>
          <w:lang w:val="en-US"/>
        </w:rPr>
        <w:t>"date: "</w:t>
      </w:r>
      <w:r w:rsidRPr="00616E41">
        <w:rPr>
          <w:rFonts w:ascii="Verdana" w:hAnsi="Verdana" w:cs="Verdana"/>
          <w:b/>
          <w:bCs/>
          <w:color w:val="000000"/>
          <w:sz w:val="20"/>
          <w:szCs w:val="20"/>
          <w:lang w:val="en-US"/>
        </w:rPr>
        <w:t>);</w:t>
      </w:r>
    </w:p>
    <w:p w14:paraId="62E22AEA"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lcd</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print</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date</w:t>
      </w:r>
      <w:r w:rsidRPr="00616E41">
        <w:rPr>
          <w:rFonts w:ascii="Verdana" w:hAnsi="Verdana" w:cs="Verdana"/>
          <w:b/>
          <w:bCs/>
          <w:color w:val="000000"/>
          <w:sz w:val="20"/>
          <w:szCs w:val="20"/>
          <w:lang w:val="en-US"/>
        </w:rPr>
        <w:t>);</w:t>
      </w:r>
    </w:p>
    <w:p w14:paraId="19952CC6"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lcd</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setCursor</w:t>
      </w:r>
      <w:proofErr w:type="gramEnd"/>
      <w:r w:rsidRPr="00616E41">
        <w:rPr>
          <w:rFonts w:ascii="Verdana" w:hAnsi="Verdana" w:cs="Verdana"/>
          <w:b/>
          <w:bCs/>
          <w:color w:val="000000"/>
          <w:sz w:val="20"/>
          <w:szCs w:val="20"/>
          <w:lang w:val="en-US"/>
        </w:rPr>
        <w:t>(</w:t>
      </w:r>
      <w:r w:rsidRPr="00616E41">
        <w:rPr>
          <w:rFonts w:ascii="Verdana" w:hAnsi="Verdana" w:cs="Verdana"/>
          <w:color w:val="007F7F"/>
          <w:sz w:val="20"/>
          <w:szCs w:val="20"/>
          <w:lang w:val="en-US"/>
        </w:rPr>
        <w:t>0</w:t>
      </w:r>
      <w:r w:rsidRPr="00616E41">
        <w:rPr>
          <w:rFonts w:ascii="Verdana" w:hAnsi="Verdana" w:cs="Verdana"/>
          <w:b/>
          <w:bCs/>
          <w:color w:val="000000"/>
          <w:sz w:val="20"/>
          <w:szCs w:val="20"/>
          <w:lang w:val="en-US"/>
        </w:rPr>
        <w:t>,</w:t>
      </w:r>
      <w:r w:rsidRPr="00616E41">
        <w:rPr>
          <w:rFonts w:ascii="Verdana" w:hAnsi="Verdana" w:cs="Verdana"/>
          <w:color w:val="007F7F"/>
          <w:sz w:val="20"/>
          <w:szCs w:val="20"/>
          <w:lang w:val="en-US"/>
        </w:rPr>
        <w:t>8</w:t>
      </w:r>
      <w:r w:rsidRPr="00616E41">
        <w:rPr>
          <w:rFonts w:ascii="Verdana" w:hAnsi="Verdana" w:cs="Verdana"/>
          <w:b/>
          <w:bCs/>
          <w:color w:val="000000"/>
          <w:sz w:val="20"/>
          <w:szCs w:val="20"/>
          <w:lang w:val="en-US"/>
        </w:rPr>
        <w:t>);</w:t>
      </w:r>
    </w:p>
    <w:p w14:paraId="0AE372A3"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lcd</w:t>
      </w:r>
      <w:r w:rsidRPr="00616E41">
        <w:rPr>
          <w:rFonts w:ascii="Verdana" w:hAnsi="Verdana" w:cs="Verdana"/>
          <w:b/>
          <w:bCs/>
          <w:color w:val="000000"/>
          <w:sz w:val="20"/>
          <w:szCs w:val="20"/>
          <w:lang w:val="en-US"/>
        </w:rPr>
        <w:t>.</w:t>
      </w:r>
      <w:proofErr w:type="gramStart"/>
      <w:r w:rsidRPr="00616E41">
        <w:rPr>
          <w:rFonts w:ascii="Verdana" w:hAnsi="Verdana" w:cs="Verdana"/>
          <w:color w:val="000000"/>
          <w:sz w:val="18"/>
          <w:szCs w:val="18"/>
          <w:lang w:val="en-US"/>
        </w:rPr>
        <w:t>print</w:t>
      </w:r>
      <w:r w:rsidRPr="00616E41">
        <w:rPr>
          <w:rFonts w:ascii="Verdana" w:hAnsi="Verdana" w:cs="Verdana"/>
          <w:b/>
          <w:bCs/>
          <w:color w:val="000000"/>
          <w:sz w:val="20"/>
          <w:szCs w:val="20"/>
          <w:lang w:val="en-US"/>
        </w:rPr>
        <w:t>(</w:t>
      </w:r>
      <w:proofErr w:type="gramEnd"/>
      <w:r w:rsidRPr="00616E41">
        <w:rPr>
          <w:rFonts w:ascii="Verdana" w:hAnsi="Verdana" w:cs="Verdana"/>
          <w:color w:val="7F007F"/>
          <w:sz w:val="20"/>
          <w:szCs w:val="20"/>
          <w:lang w:val="en-US"/>
        </w:rPr>
        <w:t>"time: "</w:t>
      </w:r>
      <w:r w:rsidRPr="00616E41">
        <w:rPr>
          <w:rFonts w:ascii="Verdana" w:hAnsi="Verdana" w:cs="Verdana"/>
          <w:b/>
          <w:bCs/>
          <w:color w:val="000000"/>
          <w:sz w:val="20"/>
          <w:szCs w:val="20"/>
          <w:lang w:val="en-US"/>
        </w:rPr>
        <w:t>);</w:t>
      </w:r>
    </w:p>
    <w:p w14:paraId="52B18E5C"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lcd</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print</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time</w:t>
      </w:r>
      <w:r w:rsidRPr="00616E41">
        <w:rPr>
          <w:rFonts w:ascii="Verdana" w:hAnsi="Verdana" w:cs="Verdana"/>
          <w:b/>
          <w:bCs/>
          <w:color w:val="000000"/>
          <w:sz w:val="20"/>
          <w:szCs w:val="20"/>
          <w:lang w:val="en-US"/>
        </w:rPr>
        <w:t>);</w:t>
      </w:r>
    </w:p>
    <w:p w14:paraId="00AF53A4"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lcd</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setCursor</w:t>
      </w:r>
      <w:proofErr w:type="gramEnd"/>
      <w:r w:rsidRPr="00616E41">
        <w:rPr>
          <w:rFonts w:ascii="Verdana" w:hAnsi="Verdana" w:cs="Verdana"/>
          <w:b/>
          <w:bCs/>
          <w:color w:val="000000"/>
          <w:sz w:val="20"/>
          <w:szCs w:val="20"/>
          <w:lang w:val="en-US"/>
        </w:rPr>
        <w:t>(</w:t>
      </w:r>
      <w:r w:rsidRPr="00616E41">
        <w:rPr>
          <w:rFonts w:ascii="Verdana" w:hAnsi="Verdana" w:cs="Verdana"/>
          <w:color w:val="007F7F"/>
          <w:sz w:val="20"/>
          <w:szCs w:val="20"/>
          <w:lang w:val="en-US"/>
        </w:rPr>
        <w:t>0</w:t>
      </w:r>
      <w:r w:rsidRPr="00616E41">
        <w:rPr>
          <w:rFonts w:ascii="Verdana" w:hAnsi="Verdana" w:cs="Verdana"/>
          <w:b/>
          <w:bCs/>
          <w:color w:val="000000"/>
          <w:sz w:val="20"/>
          <w:szCs w:val="20"/>
          <w:lang w:val="en-US"/>
        </w:rPr>
        <w:t>,</w:t>
      </w:r>
      <w:r w:rsidRPr="00616E41">
        <w:rPr>
          <w:rFonts w:ascii="Verdana" w:hAnsi="Verdana" w:cs="Verdana"/>
          <w:color w:val="007F7F"/>
          <w:sz w:val="20"/>
          <w:szCs w:val="20"/>
          <w:lang w:val="en-US"/>
        </w:rPr>
        <w:t>10</w:t>
      </w:r>
      <w:r w:rsidRPr="00616E41">
        <w:rPr>
          <w:rFonts w:ascii="Verdana" w:hAnsi="Verdana" w:cs="Verdana"/>
          <w:b/>
          <w:bCs/>
          <w:color w:val="000000"/>
          <w:sz w:val="20"/>
          <w:szCs w:val="20"/>
          <w:lang w:val="en-US"/>
        </w:rPr>
        <w:t>);</w:t>
      </w:r>
    </w:p>
    <w:p w14:paraId="6128637D"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lcd</w:t>
      </w:r>
      <w:r w:rsidRPr="00616E41">
        <w:rPr>
          <w:rFonts w:ascii="Verdana" w:hAnsi="Verdana" w:cs="Verdana"/>
          <w:b/>
          <w:bCs/>
          <w:color w:val="000000"/>
          <w:sz w:val="20"/>
          <w:szCs w:val="20"/>
          <w:lang w:val="en-US"/>
        </w:rPr>
        <w:t>.</w:t>
      </w:r>
      <w:proofErr w:type="gramStart"/>
      <w:r w:rsidRPr="00616E41">
        <w:rPr>
          <w:rFonts w:ascii="Verdana" w:hAnsi="Verdana" w:cs="Verdana"/>
          <w:color w:val="000000"/>
          <w:sz w:val="18"/>
          <w:szCs w:val="18"/>
          <w:lang w:val="en-US"/>
        </w:rPr>
        <w:t>print</w:t>
      </w:r>
      <w:r w:rsidRPr="00616E41">
        <w:rPr>
          <w:rFonts w:ascii="Verdana" w:hAnsi="Verdana" w:cs="Verdana"/>
          <w:b/>
          <w:bCs/>
          <w:color w:val="000000"/>
          <w:sz w:val="20"/>
          <w:szCs w:val="20"/>
          <w:lang w:val="en-US"/>
        </w:rPr>
        <w:t>(</w:t>
      </w:r>
      <w:proofErr w:type="gramEnd"/>
      <w:r w:rsidRPr="00616E41">
        <w:rPr>
          <w:rFonts w:ascii="Verdana" w:hAnsi="Verdana" w:cs="Verdana"/>
          <w:color w:val="7F007F"/>
          <w:sz w:val="20"/>
          <w:szCs w:val="20"/>
          <w:lang w:val="en-US"/>
        </w:rPr>
        <w:t>"RPM: "</w:t>
      </w:r>
      <w:r w:rsidRPr="00616E41">
        <w:rPr>
          <w:rFonts w:ascii="Verdana" w:hAnsi="Verdana" w:cs="Verdana"/>
          <w:b/>
          <w:bCs/>
          <w:color w:val="000000"/>
          <w:sz w:val="20"/>
          <w:szCs w:val="20"/>
          <w:lang w:val="en-US"/>
        </w:rPr>
        <w:t>);</w:t>
      </w:r>
    </w:p>
    <w:p w14:paraId="657D92FE"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lcd</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print</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rpm</w:t>
      </w:r>
      <w:r w:rsidRPr="00616E41">
        <w:rPr>
          <w:rFonts w:ascii="Verdana" w:hAnsi="Verdana" w:cs="Verdana"/>
          <w:b/>
          <w:bCs/>
          <w:color w:val="000000"/>
          <w:sz w:val="20"/>
          <w:szCs w:val="20"/>
          <w:lang w:val="en-US"/>
        </w:rPr>
        <w:t>);</w:t>
      </w:r>
    </w:p>
    <w:p w14:paraId="1D7D04C0"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lcd</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setCursor</w:t>
      </w:r>
      <w:proofErr w:type="gramEnd"/>
      <w:r w:rsidRPr="00616E41">
        <w:rPr>
          <w:rFonts w:ascii="Verdana" w:hAnsi="Verdana" w:cs="Verdana"/>
          <w:b/>
          <w:bCs/>
          <w:color w:val="000000"/>
          <w:sz w:val="20"/>
          <w:szCs w:val="20"/>
          <w:lang w:val="en-US"/>
        </w:rPr>
        <w:t>(</w:t>
      </w:r>
      <w:r w:rsidRPr="00616E41">
        <w:rPr>
          <w:rFonts w:ascii="Verdana" w:hAnsi="Verdana" w:cs="Verdana"/>
          <w:color w:val="007F7F"/>
          <w:sz w:val="20"/>
          <w:szCs w:val="20"/>
          <w:lang w:val="en-US"/>
        </w:rPr>
        <w:t>0</w:t>
      </w:r>
      <w:r w:rsidRPr="00616E41">
        <w:rPr>
          <w:rFonts w:ascii="Verdana" w:hAnsi="Verdana" w:cs="Verdana"/>
          <w:b/>
          <w:bCs/>
          <w:color w:val="000000"/>
          <w:sz w:val="20"/>
          <w:szCs w:val="20"/>
          <w:lang w:val="en-US"/>
        </w:rPr>
        <w:t>,</w:t>
      </w:r>
      <w:r w:rsidRPr="00616E41">
        <w:rPr>
          <w:rFonts w:ascii="Verdana" w:hAnsi="Verdana" w:cs="Verdana"/>
          <w:color w:val="007F7F"/>
          <w:sz w:val="20"/>
          <w:szCs w:val="20"/>
          <w:lang w:val="en-US"/>
        </w:rPr>
        <w:t>12</w:t>
      </w:r>
      <w:r w:rsidRPr="00616E41">
        <w:rPr>
          <w:rFonts w:ascii="Verdana" w:hAnsi="Verdana" w:cs="Verdana"/>
          <w:b/>
          <w:bCs/>
          <w:color w:val="000000"/>
          <w:sz w:val="20"/>
          <w:szCs w:val="20"/>
          <w:lang w:val="en-US"/>
        </w:rPr>
        <w:t>);</w:t>
      </w:r>
    </w:p>
    <w:p w14:paraId="602BF17F"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lcd</w:t>
      </w:r>
      <w:r w:rsidRPr="00616E41">
        <w:rPr>
          <w:rFonts w:ascii="Verdana" w:hAnsi="Verdana" w:cs="Verdana"/>
          <w:b/>
          <w:bCs/>
          <w:color w:val="000000"/>
          <w:sz w:val="20"/>
          <w:szCs w:val="20"/>
          <w:lang w:val="en-US"/>
        </w:rPr>
        <w:t>.</w:t>
      </w:r>
      <w:proofErr w:type="gramStart"/>
      <w:r w:rsidRPr="00616E41">
        <w:rPr>
          <w:rFonts w:ascii="Verdana" w:hAnsi="Verdana" w:cs="Verdana"/>
          <w:color w:val="000000"/>
          <w:sz w:val="18"/>
          <w:szCs w:val="18"/>
          <w:lang w:val="en-US"/>
        </w:rPr>
        <w:t>print</w:t>
      </w:r>
      <w:r w:rsidRPr="00616E41">
        <w:rPr>
          <w:rFonts w:ascii="Verdana" w:hAnsi="Verdana" w:cs="Verdana"/>
          <w:b/>
          <w:bCs/>
          <w:color w:val="000000"/>
          <w:sz w:val="20"/>
          <w:szCs w:val="20"/>
          <w:lang w:val="en-US"/>
        </w:rPr>
        <w:t>(</w:t>
      </w:r>
      <w:proofErr w:type="gramEnd"/>
      <w:r w:rsidRPr="00616E41">
        <w:rPr>
          <w:rFonts w:ascii="Verdana" w:hAnsi="Verdana" w:cs="Verdana"/>
          <w:color w:val="7F007F"/>
          <w:sz w:val="20"/>
          <w:szCs w:val="20"/>
          <w:lang w:val="en-US"/>
        </w:rPr>
        <w:t>"Speed: "</w:t>
      </w:r>
      <w:r w:rsidRPr="00616E41">
        <w:rPr>
          <w:rFonts w:ascii="Verdana" w:hAnsi="Verdana" w:cs="Verdana"/>
          <w:b/>
          <w:bCs/>
          <w:color w:val="000000"/>
          <w:sz w:val="20"/>
          <w:szCs w:val="20"/>
          <w:lang w:val="en-US"/>
        </w:rPr>
        <w:t>);</w:t>
      </w:r>
    </w:p>
    <w:p w14:paraId="10DC7460"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lcd</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print</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_speed</w:t>
      </w:r>
      <w:r w:rsidRPr="00616E41">
        <w:rPr>
          <w:rFonts w:ascii="Verdana" w:hAnsi="Verdana" w:cs="Verdana"/>
          <w:b/>
          <w:bCs/>
          <w:color w:val="000000"/>
          <w:sz w:val="20"/>
          <w:szCs w:val="20"/>
          <w:lang w:val="en-US"/>
        </w:rPr>
        <w:t>);</w:t>
      </w:r>
    </w:p>
    <w:p w14:paraId="7469352E" w14:textId="77777777" w:rsidR="00616E41" w:rsidRPr="00FA29EC"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FA29EC">
        <w:rPr>
          <w:rFonts w:ascii="Verdana" w:hAnsi="Verdana" w:cs="Verdana"/>
          <w:b/>
          <w:color w:val="000000"/>
          <w:sz w:val="20"/>
          <w:szCs w:val="20"/>
          <w:lang w:val="en-US"/>
        </w:rPr>
        <w:t>}</w:t>
      </w:r>
    </w:p>
    <w:p w14:paraId="1DEA93DF" w14:textId="35E669B9" w:rsidR="00616E41" w:rsidRPr="00FA29EC" w:rsidRDefault="00616E41" w:rsidP="00616E41">
      <w:pPr>
        <w:rPr>
          <w:rFonts w:ascii="Verdana" w:hAnsi="Verdana" w:cs="Verdana"/>
          <w:b/>
          <w:color w:val="000000"/>
          <w:sz w:val="20"/>
          <w:szCs w:val="20"/>
          <w:lang w:val="en-US"/>
        </w:rPr>
      </w:pPr>
      <w:r w:rsidRPr="00FA29EC">
        <w:rPr>
          <w:rFonts w:ascii="Verdana" w:hAnsi="Verdana" w:cs="Verdana"/>
          <w:b/>
          <w:color w:val="000000"/>
          <w:sz w:val="20"/>
          <w:szCs w:val="20"/>
          <w:lang w:val="en-US"/>
        </w:rPr>
        <w:t>}</w:t>
      </w:r>
    </w:p>
    <w:p w14:paraId="6372B07A" w14:textId="74890786" w:rsidR="00616E41" w:rsidRDefault="00591FB2" w:rsidP="00616E41">
      <w:pPr>
        <w:pStyle w:val="Heading3"/>
        <w:rPr>
          <w:lang w:val="en-US"/>
        </w:rPr>
      </w:pPr>
      <w:bookmarkStart w:id="215" w:name="_Toc485813024"/>
      <w:bookmarkStart w:id="216" w:name="_Toc485814358"/>
      <w:r>
        <w:rPr>
          <w:lang w:val="en-US"/>
        </w:rPr>
        <w:t xml:space="preserve">10.1.0 - </w:t>
      </w:r>
      <w:r w:rsidR="00616E41">
        <w:rPr>
          <w:lang w:val="en-US"/>
        </w:rPr>
        <w:t>Raven.h</w:t>
      </w:r>
      <w:bookmarkEnd w:id="215"/>
      <w:bookmarkEnd w:id="216"/>
    </w:p>
    <w:p w14:paraId="0F364824" w14:textId="77777777" w:rsidR="00616E41" w:rsidRPr="00FA29EC" w:rsidRDefault="00616E41" w:rsidP="00616E41">
      <w:pPr>
        <w:autoSpaceDE w:val="0"/>
        <w:autoSpaceDN w:val="0"/>
        <w:adjustRightInd w:val="0"/>
        <w:spacing w:after="0" w:line="240" w:lineRule="auto"/>
        <w:rPr>
          <w:rFonts w:ascii="Verdana" w:hAnsi="Verdana" w:cs="Verdana"/>
          <w:color w:val="7F7F00"/>
          <w:sz w:val="20"/>
          <w:szCs w:val="20"/>
          <w:lang w:val="en-US"/>
        </w:rPr>
      </w:pPr>
      <w:r w:rsidRPr="00FA29EC">
        <w:rPr>
          <w:rFonts w:ascii="Verdana" w:hAnsi="Verdana" w:cs="Verdana"/>
          <w:color w:val="7F7F00"/>
          <w:sz w:val="20"/>
          <w:szCs w:val="20"/>
          <w:lang w:val="en-US"/>
        </w:rPr>
        <w:t>#define BT Serial1</w:t>
      </w:r>
    </w:p>
    <w:p w14:paraId="307A377D" w14:textId="77777777" w:rsidR="00616E41" w:rsidRPr="00FA29EC" w:rsidRDefault="00616E41" w:rsidP="00616E41">
      <w:pPr>
        <w:autoSpaceDE w:val="0"/>
        <w:autoSpaceDN w:val="0"/>
        <w:adjustRightInd w:val="0"/>
        <w:spacing w:after="0" w:line="240" w:lineRule="auto"/>
        <w:rPr>
          <w:rFonts w:ascii="Verdana" w:hAnsi="Verdana" w:cs="Verdana"/>
          <w:color w:val="7F7F00"/>
          <w:sz w:val="20"/>
          <w:szCs w:val="20"/>
          <w:lang w:val="en-US"/>
        </w:rPr>
      </w:pPr>
      <w:r w:rsidRPr="00FA29EC">
        <w:rPr>
          <w:rFonts w:ascii="Verdana" w:hAnsi="Verdana" w:cs="Verdana"/>
          <w:color w:val="7F7F00"/>
          <w:sz w:val="20"/>
          <w:szCs w:val="20"/>
          <w:lang w:val="en-US"/>
        </w:rPr>
        <w:t>#define GPS Serial2</w:t>
      </w:r>
    </w:p>
    <w:p w14:paraId="5BAF88E8" w14:textId="77777777" w:rsidR="00616E41" w:rsidRPr="00FA29EC" w:rsidRDefault="00616E41" w:rsidP="00616E41">
      <w:pPr>
        <w:autoSpaceDE w:val="0"/>
        <w:autoSpaceDN w:val="0"/>
        <w:adjustRightInd w:val="0"/>
        <w:spacing w:after="0" w:line="240" w:lineRule="auto"/>
        <w:rPr>
          <w:rFonts w:ascii="Verdana" w:hAnsi="Verdana" w:cs="Verdana"/>
          <w:color w:val="808080"/>
          <w:sz w:val="20"/>
          <w:szCs w:val="20"/>
          <w:lang w:val="en-US"/>
        </w:rPr>
      </w:pPr>
    </w:p>
    <w:p w14:paraId="78240598" w14:textId="77777777" w:rsidR="00616E41" w:rsidRPr="00FA29EC" w:rsidRDefault="00616E41" w:rsidP="00616E41">
      <w:pPr>
        <w:autoSpaceDE w:val="0"/>
        <w:autoSpaceDN w:val="0"/>
        <w:adjustRightInd w:val="0"/>
        <w:spacing w:after="0" w:line="240" w:lineRule="auto"/>
        <w:rPr>
          <w:rFonts w:ascii="Verdana" w:hAnsi="Verdana" w:cs="Verdana"/>
          <w:color w:val="7F7F00"/>
          <w:sz w:val="20"/>
          <w:szCs w:val="20"/>
          <w:lang w:val="en-US"/>
        </w:rPr>
      </w:pPr>
      <w:r w:rsidRPr="00FA29EC">
        <w:rPr>
          <w:rFonts w:ascii="Verdana" w:hAnsi="Verdana" w:cs="Verdana"/>
          <w:color w:val="7F7F00"/>
          <w:sz w:val="20"/>
          <w:szCs w:val="20"/>
          <w:lang w:val="en-US"/>
        </w:rPr>
        <w:t>#define DEBUG_MODE 1</w:t>
      </w:r>
    </w:p>
    <w:p w14:paraId="18F785D7" w14:textId="77777777" w:rsidR="00616E41" w:rsidRPr="00FA29EC" w:rsidRDefault="00616E41" w:rsidP="00616E41">
      <w:pPr>
        <w:autoSpaceDE w:val="0"/>
        <w:autoSpaceDN w:val="0"/>
        <w:adjustRightInd w:val="0"/>
        <w:spacing w:after="0" w:line="240" w:lineRule="auto"/>
        <w:rPr>
          <w:rFonts w:ascii="Verdana" w:hAnsi="Verdana" w:cs="Verdana"/>
          <w:color w:val="808080"/>
          <w:sz w:val="20"/>
          <w:szCs w:val="20"/>
          <w:lang w:val="en-US"/>
        </w:rPr>
      </w:pPr>
    </w:p>
    <w:p w14:paraId="6AD6590D" w14:textId="77777777" w:rsidR="00616E41" w:rsidRPr="00FA29EC" w:rsidRDefault="00616E41" w:rsidP="00616E41">
      <w:pPr>
        <w:autoSpaceDE w:val="0"/>
        <w:autoSpaceDN w:val="0"/>
        <w:adjustRightInd w:val="0"/>
        <w:spacing w:after="0" w:line="240" w:lineRule="auto"/>
        <w:rPr>
          <w:rFonts w:ascii="Verdana" w:hAnsi="Verdana" w:cs="Verdana"/>
          <w:color w:val="808080"/>
          <w:sz w:val="20"/>
          <w:szCs w:val="20"/>
          <w:lang w:val="en-US"/>
        </w:rPr>
      </w:pPr>
      <w:r w:rsidRPr="00FA29EC">
        <w:rPr>
          <w:rFonts w:ascii="Verdana" w:hAnsi="Verdana" w:cs="Verdana"/>
          <w:color w:val="000000"/>
          <w:sz w:val="18"/>
          <w:szCs w:val="18"/>
          <w:lang w:val="en-US"/>
        </w:rPr>
        <w:t>LCD_R61581</w:t>
      </w:r>
      <w:r w:rsidRPr="00FA29EC">
        <w:rPr>
          <w:rFonts w:ascii="Verdana" w:hAnsi="Verdana" w:cs="Verdana"/>
          <w:color w:val="808080"/>
          <w:sz w:val="20"/>
          <w:szCs w:val="20"/>
          <w:lang w:val="en-US"/>
        </w:rPr>
        <w:t xml:space="preserve"> </w:t>
      </w:r>
      <w:r w:rsidRPr="00FA29EC">
        <w:rPr>
          <w:rFonts w:ascii="Verdana" w:hAnsi="Verdana" w:cs="Verdana"/>
          <w:color w:val="000000"/>
          <w:sz w:val="18"/>
          <w:szCs w:val="18"/>
          <w:lang w:val="en-US"/>
        </w:rPr>
        <w:t>lcd</w:t>
      </w:r>
      <w:r w:rsidRPr="00FA29EC">
        <w:rPr>
          <w:rFonts w:ascii="Verdana" w:hAnsi="Verdana" w:cs="Verdana"/>
          <w:b/>
          <w:color w:val="000000"/>
          <w:sz w:val="20"/>
          <w:szCs w:val="20"/>
          <w:lang w:val="en-US"/>
        </w:rPr>
        <w:t>;</w:t>
      </w:r>
    </w:p>
    <w:p w14:paraId="3C2340A8" w14:textId="77777777" w:rsidR="00616E41" w:rsidRPr="00FA29EC" w:rsidRDefault="00616E41" w:rsidP="00616E41">
      <w:pPr>
        <w:autoSpaceDE w:val="0"/>
        <w:autoSpaceDN w:val="0"/>
        <w:adjustRightInd w:val="0"/>
        <w:spacing w:after="0" w:line="240" w:lineRule="auto"/>
        <w:rPr>
          <w:rFonts w:ascii="Verdana" w:hAnsi="Verdana" w:cs="Verdana"/>
          <w:color w:val="808080"/>
          <w:sz w:val="20"/>
          <w:szCs w:val="20"/>
          <w:lang w:val="en-US"/>
        </w:rPr>
      </w:pPr>
      <w:r w:rsidRPr="00FA29EC">
        <w:rPr>
          <w:rFonts w:ascii="Verdana" w:hAnsi="Verdana" w:cs="Verdana"/>
          <w:color w:val="000000"/>
          <w:sz w:val="18"/>
          <w:szCs w:val="18"/>
          <w:lang w:val="en-US"/>
        </w:rPr>
        <w:t>COBDI2C</w:t>
      </w:r>
      <w:r w:rsidRPr="00FA29EC">
        <w:rPr>
          <w:rFonts w:ascii="Verdana" w:hAnsi="Verdana" w:cs="Verdana"/>
          <w:color w:val="808080"/>
          <w:sz w:val="20"/>
          <w:szCs w:val="20"/>
          <w:lang w:val="en-US"/>
        </w:rPr>
        <w:t xml:space="preserve"> </w:t>
      </w:r>
      <w:r w:rsidRPr="00FA29EC">
        <w:rPr>
          <w:rFonts w:ascii="Verdana" w:hAnsi="Verdana" w:cs="Verdana"/>
          <w:color w:val="000000"/>
          <w:sz w:val="18"/>
          <w:szCs w:val="18"/>
          <w:lang w:val="en-US"/>
        </w:rPr>
        <w:t>obd</w:t>
      </w:r>
      <w:r w:rsidRPr="00FA29EC">
        <w:rPr>
          <w:rFonts w:ascii="Verdana" w:hAnsi="Verdana" w:cs="Verdana"/>
          <w:b/>
          <w:color w:val="000000"/>
          <w:sz w:val="20"/>
          <w:szCs w:val="20"/>
          <w:lang w:val="en-US"/>
        </w:rPr>
        <w:t>;</w:t>
      </w:r>
    </w:p>
    <w:p w14:paraId="0BF5FDE1" w14:textId="23792333" w:rsidR="00616E41" w:rsidRPr="00FA29EC" w:rsidRDefault="00616E41" w:rsidP="00616E41">
      <w:pPr>
        <w:rPr>
          <w:rFonts w:ascii="Verdana" w:hAnsi="Verdana" w:cs="Verdana"/>
          <w:b/>
          <w:color w:val="000000"/>
          <w:sz w:val="20"/>
          <w:szCs w:val="20"/>
          <w:lang w:val="en-US"/>
        </w:rPr>
      </w:pPr>
      <w:r w:rsidRPr="00FA29EC">
        <w:rPr>
          <w:rFonts w:ascii="Verdana" w:hAnsi="Verdana" w:cs="Verdana"/>
          <w:color w:val="000000"/>
          <w:sz w:val="18"/>
          <w:szCs w:val="18"/>
          <w:lang w:val="en-US"/>
        </w:rPr>
        <w:t>TinyGPS</w:t>
      </w:r>
      <w:r w:rsidRPr="00FA29EC">
        <w:rPr>
          <w:rFonts w:ascii="Verdana" w:hAnsi="Verdana" w:cs="Verdana"/>
          <w:color w:val="808080"/>
          <w:sz w:val="20"/>
          <w:szCs w:val="20"/>
          <w:lang w:val="en-US"/>
        </w:rPr>
        <w:t xml:space="preserve"> </w:t>
      </w:r>
      <w:r w:rsidRPr="00FA29EC">
        <w:rPr>
          <w:rFonts w:ascii="Verdana" w:hAnsi="Verdana" w:cs="Verdana"/>
          <w:color w:val="000000"/>
          <w:sz w:val="18"/>
          <w:szCs w:val="18"/>
          <w:lang w:val="en-US"/>
        </w:rPr>
        <w:t>gps</w:t>
      </w:r>
      <w:r w:rsidRPr="00FA29EC">
        <w:rPr>
          <w:rFonts w:ascii="Verdana" w:hAnsi="Verdana" w:cs="Verdana"/>
          <w:b/>
          <w:color w:val="000000"/>
          <w:sz w:val="20"/>
          <w:szCs w:val="20"/>
          <w:lang w:val="en-US"/>
        </w:rPr>
        <w:t>;</w:t>
      </w:r>
    </w:p>
    <w:p w14:paraId="79480FC0" w14:textId="4AB750D7" w:rsidR="00616E41" w:rsidRDefault="00591FB2" w:rsidP="00616E41">
      <w:pPr>
        <w:pStyle w:val="Heading3"/>
        <w:rPr>
          <w:lang w:val="en-US"/>
        </w:rPr>
      </w:pPr>
      <w:bookmarkStart w:id="217" w:name="_Toc485813025"/>
      <w:bookmarkStart w:id="218" w:name="_Toc485814359"/>
      <w:r>
        <w:rPr>
          <w:lang w:val="en-US"/>
        </w:rPr>
        <w:t xml:space="preserve">11.1.0 - </w:t>
      </w:r>
      <w:r w:rsidR="00616E41">
        <w:rPr>
          <w:lang w:val="en-US"/>
        </w:rPr>
        <w:t>RavenOBD.h</w:t>
      </w:r>
      <w:bookmarkEnd w:id="217"/>
      <w:bookmarkEnd w:id="218"/>
    </w:p>
    <w:p w14:paraId="64EB67AD"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b/>
          <w:bCs/>
          <w:color w:val="00007F"/>
          <w:sz w:val="20"/>
          <w:szCs w:val="20"/>
          <w:lang w:val="en-US"/>
        </w:rPr>
        <w:t>bool</w:t>
      </w: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hasMEMS</w:t>
      </w:r>
      <w:r w:rsidRPr="00616E41">
        <w:rPr>
          <w:rFonts w:ascii="Verdana" w:hAnsi="Verdana" w:cs="Verdana"/>
          <w:b/>
          <w:bCs/>
          <w:color w:val="000000"/>
          <w:sz w:val="20"/>
          <w:szCs w:val="20"/>
          <w:lang w:val="en-US"/>
        </w:rPr>
        <w:t>;</w:t>
      </w:r>
    </w:p>
    <w:p w14:paraId="35F5489E"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b/>
          <w:bCs/>
          <w:color w:val="00007F"/>
          <w:sz w:val="20"/>
          <w:szCs w:val="20"/>
          <w:lang w:val="en-US"/>
        </w:rPr>
        <w:t>int</w:t>
      </w: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deltaTime</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007F7F"/>
          <w:sz w:val="20"/>
          <w:szCs w:val="20"/>
          <w:lang w:val="en-US"/>
        </w:rPr>
        <w:t>0</w:t>
      </w:r>
      <w:r w:rsidRPr="00616E41">
        <w:rPr>
          <w:rFonts w:ascii="Verdana" w:hAnsi="Verdana" w:cs="Verdana"/>
          <w:b/>
          <w:bCs/>
          <w:color w:val="000000"/>
          <w:sz w:val="20"/>
          <w:szCs w:val="20"/>
          <w:lang w:val="en-US"/>
        </w:rPr>
        <w:t>;</w:t>
      </w:r>
    </w:p>
    <w:p w14:paraId="1DEF970A"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b/>
          <w:bCs/>
          <w:color w:val="00007F"/>
          <w:sz w:val="20"/>
          <w:szCs w:val="20"/>
          <w:lang w:val="en-US"/>
        </w:rPr>
        <w:t>int</w:t>
      </w: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writeInterval</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007F7F"/>
          <w:sz w:val="20"/>
          <w:szCs w:val="20"/>
          <w:lang w:val="en-US"/>
        </w:rPr>
        <w:t>30</w:t>
      </w:r>
      <w:r w:rsidRPr="00616E41">
        <w:rPr>
          <w:rFonts w:ascii="Verdana" w:hAnsi="Verdana" w:cs="Verdana"/>
          <w:b/>
          <w:bCs/>
          <w:color w:val="000000"/>
          <w:sz w:val="20"/>
          <w:szCs w:val="20"/>
          <w:lang w:val="en-US"/>
        </w:rPr>
        <w:t>;</w:t>
      </w:r>
    </w:p>
    <w:p w14:paraId="0B82129C"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p>
    <w:p w14:paraId="18109216"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000000"/>
          <w:sz w:val="18"/>
          <w:szCs w:val="18"/>
          <w:lang w:val="en-US"/>
        </w:rPr>
        <w:t>uint32_t</w:t>
      </w: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time</w:t>
      </w:r>
      <w:r w:rsidRPr="00616E41">
        <w:rPr>
          <w:rFonts w:ascii="Verdana" w:hAnsi="Verdana" w:cs="Verdana"/>
          <w:b/>
          <w:bCs/>
          <w:color w:val="000000"/>
          <w:sz w:val="20"/>
          <w:szCs w:val="20"/>
          <w:lang w:val="en-US"/>
        </w:rPr>
        <w:t>;</w:t>
      </w:r>
    </w:p>
    <w:p w14:paraId="4EC11E4C"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000000"/>
          <w:sz w:val="18"/>
          <w:szCs w:val="18"/>
          <w:lang w:val="en-US"/>
        </w:rPr>
        <w:t>uint32_t</w:t>
      </w: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date</w:t>
      </w:r>
      <w:r w:rsidRPr="00616E41">
        <w:rPr>
          <w:rFonts w:ascii="Verdana" w:hAnsi="Verdana" w:cs="Verdana"/>
          <w:b/>
          <w:bCs/>
          <w:color w:val="000000"/>
          <w:sz w:val="20"/>
          <w:szCs w:val="20"/>
          <w:lang w:val="en-US"/>
        </w:rPr>
        <w:t>;</w:t>
      </w:r>
    </w:p>
    <w:p w14:paraId="61B42E50"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000000"/>
          <w:sz w:val="18"/>
          <w:szCs w:val="18"/>
          <w:lang w:val="en-US"/>
        </w:rPr>
        <w:t>int32_t</w:t>
      </w: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lat</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lng</w:t>
      </w:r>
      <w:r w:rsidRPr="00616E41">
        <w:rPr>
          <w:rFonts w:ascii="Verdana" w:hAnsi="Verdana" w:cs="Verdana"/>
          <w:b/>
          <w:bCs/>
          <w:color w:val="000000"/>
          <w:sz w:val="20"/>
          <w:szCs w:val="20"/>
          <w:lang w:val="en-US"/>
        </w:rPr>
        <w:t>;</w:t>
      </w:r>
    </w:p>
    <w:p w14:paraId="586191B2"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000000"/>
          <w:sz w:val="18"/>
          <w:szCs w:val="18"/>
          <w:lang w:val="en-US"/>
        </w:rPr>
        <w:t>int32_t</w:t>
      </w: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rpm</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_</w:t>
      </w:r>
      <w:proofErr w:type="gramEnd"/>
      <w:r w:rsidRPr="00616E41">
        <w:rPr>
          <w:rFonts w:ascii="Verdana" w:hAnsi="Verdana" w:cs="Verdana"/>
          <w:color w:val="000000"/>
          <w:sz w:val="18"/>
          <w:szCs w:val="18"/>
          <w:lang w:val="en-US"/>
        </w:rPr>
        <w:t>speed</w:t>
      </w:r>
      <w:r w:rsidRPr="00616E41">
        <w:rPr>
          <w:rFonts w:ascii="Verdana" w:hAnsi="Verdana" w:cs="Verdana"/>
          <w:b/>
          <w:bCs/>
          <w:color w:val="000000"/>
          <w:sz w:val="20"/>
          <w:szCs w:val="20"/>
          <w:lang w:val="en-US"/>
        </w:rPr>
        <w:t>;</w:t>
      </w:r>
    </w:p>
    <w:p w14:paraId="321F4350"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b/>
          <w:bCs/>
          <w:color w:val="00007F"/>
          <w:sz w:val="20"/>
          <w:szCs w:val="20"/>
          <w:lang w:val="en-US"/>
        </w:rPr>
        <w:t>unsigned</w:t>
      </w:r>
      <w:r w:rsidRPr="00616E41">
        <w:rPr>
          <w:rFonts w:ascii="Verdana" w:hAnsi="Verdana" w:cs="Verdana"/>
          <w:color w:val="808080"/>
          <w:sz w:val="20"/>
          <w:szCs w:val="20"/>
          <w:lang w:val="en-US"/>
        </w:rPr>
        <w:t xml:space="preserve"> </w:t>
      </w:r>
      <w:r w:rsidRPr="00616E41">
        <w:rPr>
          <w:rFonts w:ascii="Verdana" w:hAnsi="Verdana" w:cs="Verdana"/>
          <w:b/>
          <w:bCs/>
          <w:color w:val="00007F"/>
          <w:sz w:val="20"/>
          <w:szCs w:val="20"/>
          <w:lang w:val="en-US"/>
        </w:rPr>
        <w:t>long</w:t>
      </w: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chars</w:t>
      </w:r>
      <w:r w:rsidRPr="00616E41">
        <w:rPr>
          <w:rFonts w:ascii="Verdana" w:hAnsi="Verdana" w:cs="Verdana"/>
          <w:b/>
          <w:bCs/>
          <w:color w:val="000000"/>
          <w:sz w:val="20"/>
          <w:szCs w:val="20"/>
          <w:lang w:val="en-US"/>
        </w:rPr>
        <w:t>;</w:t>
      </w:r>
    </w:p>
    <w:p w14:paraId="7466323F"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b/>
          <w:bCs/>
          <w:color w:val="00007F"/>
          <w:sz w:val="20"/>
          <w:szCs w:val="20"/>
          <w:lang w:val="en-US"/>
        </w:rPr>
        <w:t>unsigned</w:t>
      </w:r>
      <w:r w:rsidRPr="00616E41">
        <w:rPr>
          <w:rFonts w:ascii="Verdana" w:hAnsi="Verdana" w:cs="Verdana"/>
          <w:color w:val="808080"/>
          <w:sz w:val="20"/>
          <w:szCs w:val="20"/>
          <w:lang w:val="en-US"/>
        </w:rPr>
        <w:t xml:space="preserve"> </w:t>
      </w:r>
      <w:r w:rsidRPr="00616E41">
        <w:rPr>
          <w:rFonts w:ascii="Verdana" w:hAnsi="Verdana" w:cs="Verdana"/>
          <w:b/>
          <w:bCs/>
          <w:color w:val="00007F"/>
          <w:sz w:val="20"/>
          <w:szCs w:val="20"/>
          <w:lang w:val="en-US"/>
        </w:rPr>
        <w:t>short</w:t>
      </w: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sentences</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failed_checksum</w:t>
      </w:r>
      <w:r w:rsidRPr="00616E41">
        <w:rPr>
          <w:rFonts w:ascii="Verdana" w:hAnsi="Verdana" w:cs="Verdana"/>
          <w:b/>
          <w:bCs/>
          <w:color w:val="000000"/>
          <w:sz w:val="20"/>
          <w:szCs w:val="20"/>
          <w:lang w:val="en-US"/>
        </w:rPr>
        <w:t>;</w:t>
      </w:r>
    </w:p>
    <w:p w14:paraId="0FA28118"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p>
    <w:p w14:paraId="683F1FE7"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b/>
          <w:bCs/>
          <w:color w:val="00007F"/>
          <w:sz w:val="20"/>
          <w:szCs w:val="20"/>
          <w:lang w:val="en-US"/>
        </w:rPr>
        <w:t>static</w:t>
      </w:r>
      <w:r w:rsidRPr="00616E41">
        <w:rPr>
          <w:rFonts w:ascii="Verdana" w:hAnsi="Verdana" w:cs="Verdana"/>
          <w:color w:val="808080"/>
          <w:sz w:val="20"/>
          <w:szCs w:val="20"/>
          <w:lang w:val="en-US"/>
        </w:rPr>
        <w:t xml:space="preserve"> </w:t>
      </w:r>
      <w:r w:rsidRPr="00616E41">
        <w:rPr>
          <w:rFonts w:ascii="Verdana" w:hAnsi="Verdana" w:cs="Verdana"/>
          <w:b/>
          <w:bCs/>
          <w:color w:val="00007F"/>
          <w:sz w:val="20"/>
          <w:szCs w:val="20"/>
          <w:lang w:val="en-US"/>
        </w:rPr>
        <w:t>const</w:t>
      </w: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byte</w:t>
      </w: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pidlist</w:t>
      </w:r>
      <w:r w:rsidRPr="00616E41">
        <w:rPr>
          <w:rFonts w:ascii="Verdana" w:hAnsi="Verdana" w:cs="Verdana"/>
          <w:b/>
          <w:bCs/>
          <w:color w:val="000000"/>
          <w:sz w:val="20"/>
          <w:szCs w:val="20"/>
          <w:lang w:val="en-US"/>
        </w:rPr>
        <w:t>[</w:t>
      </w:r>
      <w:proofErr w:type="gramEnd"/>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PID_RPM</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PID_SPEED</w:t>
      </w:r>
      <w:r w:rsidRPr="00616E41">
        <w:rPr>
          <w:rFonts w:ascii="Verdana" w:hAnsi="Verdana" w:cs="Verdana"/>
          <w:b/>
          <w:bCs/>
          <w:color w:val="000000"/>
          <w:sz w:val="20"/>
          <w:szCs w:val="20"/>
          <w:lang w:val="en-US"/>
        </w:rPr>
        <w:t>};</w:t>
      </w:r>
    </w:p>
    <w:p w14:paraId="58B7C4DF"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b/>
          <w:bCs/>
          <w:color w:val="00007F"/>
          <w:sz w:val="20"/>
          <w:szCs w:val="20"/>
          <w:lang w:val="en-US"/>
        </w:rPr>
        <w:t>static</w:t>
      </w:r>
      <w:r w:rsidRPr="00616E41">
        <w:rPr>
          <w:rFonts w:ascii="Verdana" w:hAnsi="Verdana" w:cs="Verdana"/>
          <w:color w:val="808080"/>
          <w:sz w:val="20"/>
          <w:szCs w:val="20"/>
          <w:lang w:val="en-US"/>
        </w:rPr>
        <w:t xml:space="preserve"> </w:t>
      </w:r>
      <w:r w:rsidRPr="00616E41">
        <w:rPr>
          <w:rFonts w:ascii="Verdana" w:hAnsi="Verdana" w:cs="Verdana"/>
          <w:b/>
          <w:bCs/>
          <w:color w:val="00007F"/>
          <w:sz w:val="20"/>
          <w:szCs w:val="20"/>
          <w:lang w:val="en-US"/>
        </w:rPr>
        <w:t>const</w:t>
      </w: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String</w:t>
      </w: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pidNames</w:t>
      </w:r>
      <w:r w:rsidRPr="00616E41">
        <w:rPr>
          <w:rFonts w:ascii="Verdana" w:hAnsi="Verdana" w:cs="Verdana"/>
          <w:b/>
          <w:bCs/>
          <w:color w:val="000000"/>
          <w:sz w:val="20"/>
          <w:szCs w:val="20"/>
          <w:lang w:val="en-US"/>
        </w:rPr>
        <w:t>[</w:t>
      </w:r>
      <w:proofErr w:type="gramEnd"/>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7F007F"/>
          <w:sz w:val="20"/>
          <w:szCs w:val="20"/>
          <w:lang w:val="en-US"/>
        </w:rPr>
        <w:t>"Rpm"</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7F007F"/>
          <w:sz w:val="20"/>
          <w:szCs w:val="20"/>
          <w:lang w:val="en-US"/>
        </w:rPr>
        <w:t>"Speed"</w:t>
      </w:r>
      <w:r w:rsidRPr="00616E41">
        <w:rPr>
          <w:rFonts w:ascii="Verdana" w:hAnsi="Verdana" w:cs="Verdana"/>
          <w:b/>
          <w:bCs/>
          <w:color w:val="000000"/>
          <w:sz w:val="20"/>
          <w:szCs w:val="20"/>
          <w:lang w:val="en-US"/>
        </w:rPr>
        <w:t>};</w:t>
      </w:r>
    </w:p>
    <w:p w14:paraId="1D0884B1" w14:textId="387A6100" w:rsidR="00616E41" w:rsidRPr="00616E41" w:rsidRDefault="00591FB2" w:rsidP="00591FB2">
      <w:pPr>
        <w:pStyle w:val="Heading4"/>
        <w:rPr>
          <w:lang w:val="en-US"/>
        </w:rPr>
      </w:pPr>
      <w:r>
        <w:rPr>
          <w:lang w:val="en-US"/>
        </w:rPr>
        <w:t>11.1.1 - testOut</w:t>
      </w:r>
    </w:p>
    <w:p w14:paraId="6AD7406E"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b/>
          <w:bCs/>
          <w:color w:val="00007F"/>
          <w:sz w:val="20"/>
          <w:szCs w:val="20"/>
          <w:lang w:val="en-US"/>
        </w:rPr>
        <w:t>void</w:t>
      </w: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testOut</w:t>
      </w:r>
      <w:r w:rsidRPr="00616E41">
        <w:rPr>
          <w:rFonts w:ascii="Verdana" w:hAnsi="Verdana" w:cs="Verdana"/>
          <w:b/>
          <w:bCs/>
          <w:color w:val="000000"/>
          <w:sz w:val="20"/>
          <w:szCs w:val="20"/>
          <w:lang w:val="en-US"/>
        </w:rPr>
        <w:t>(</w:t>
      </w:r>
      <w:proofErr w:type="gramEnd"/>
      <w:r w:rsidRPr="00616E41">
        <w:rPr>
          <w:rFonts w:ascii="Verdana" w:hAnsi="Verdana" w:cs="Verdana"/>
          <w:b/>
          <w:bCs/>
          <w:color w:val="000000"/>
          <w:sz w:val="20"/>
          <w:szCs w:val="20"/>
          <w:lang w:val="en-US"/>
        </w:rPr>
        <w:t>)</w:t>
      </w:r>
    </w:p>
    <w:p w14:paraId="5ECFBCC3"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b/>
          <w:bCs/>
          <w:color w:val="000000"/>
          <w:sz w:val="20"/>
          <w:szCs w:val="20"/>
          <w:lang w:val="en-US"/>
        </w:rPr>
        <w:t>{</w:t>
      </w:r>
    </w:p>
    <w:p w14:paraId="628967F8"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b/>
          <w:bCs/>
          <w:color w:val="00007F"/>
          <w:sz w:val="20"/>
          <w:szCs w:val="20"/>
          <w:lang w:val="en-US"/>
        </w:rPr>
        <w:t>static</w:t>
      </w:r>
      <w:r w:rsidRPr="00616E41">
        <w:rPr>
          <w:rFonts w:ascii="Verdana" w:hAnsi="Verdana" w:cs="Verdana"/>
          <w:color w:val="808080"/>
          <w:sz w:val="20"/>
          <w:szCs w:val="20"/>
          <w:lang w:val="en-US"/>
        </w:rPr>
        <w:t xml:space="preserve"> </w:t>
      </w:r>
      <w:r w:rsidRPr="00616E41">
        <w:rPr>
          <w:rFonts w:ascii="Verdana" w:hAnsi="Verdana" w:cs="Verdana"/>
          <w:b/>
          <w:bCs/>
          <w:color w:val="00007F"/>
          <w:sz w:val="20"/>
          <w:szCs w:val="20"/>
          <w:lang w:val="en-US"/>
        </w:rPr>
        <w:t>const</w:t>
      </w:r>
      <w:r w:rsidRPr="00616E41">
        <w:rPr>
          <w:rFonts w:ascii="Verdana" w:hAnsi="Verdana" w:cs="Verdana"/>
          <w:color w:val="808080"/>
          <w:sz w:val="20"/>
          <w:szCs w:val="20"/>
          <w:lang w:val="en-US"/>
        </w:rPr>
        <w:t xml:space="preserve"> </w:t>
      </w:r>
      <w:r w:rsidRPr="00616E41">
        <w:rPr>
          <w:rFonts w:ascii="Verdana" w:hAnsi="Verdana" w:cs="Verdana"/>
          <w:b/>
          <w:bCs/>
          <w:color w:val="00007F"/>
          <w:sz w:val="20"/>
          <w:szCs w:val="20"/>
          <w:lang w:val="en-US"/>
        </w:rPr>
        <w:t>char</w:t>
      </w: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cmds</w:t>
      </w:r>
      <w:r w:rsidRPr="00616E41">
        <w:rPr>
          <w:rFonts w:ascii="Verdana" w:hAnsi="Verdana" w:cs="Verdana"/>
          <w:b/>
          <w:bCs/>
          <w:color w:val="000000"/>
          <w:sz w:val="20"/>
          <w:szCs w:val="20"/>
          <w:lang w:val="en-US"/>
        </w:rPr>
        <w:t>[</w:t>
      </w:r>
      <w:proofErr w:type="gramEnd"/>
      <w:r w:rsidRPr="00616E41">
        <w:rPr>
          <w:rFonts w:ascii="Verdana" w:hAnsi="Verdana" w:cs="Verdana"/>
          <w:b/>
          <w:bCs/>
          <w:color w:val="000000"/>
          <w:sz w:val="20"/>
          <w:szCs w:val="20"/>
          <w:lang w:val="en-US"/>
        </w:rPr>
        <w:t>][</w:t>
      </w:r>
      <w:r w:rsidRPr="00616E41">
        <w:rPr>
          <w:rFonts w:ascii="Verdana" w:hAnsi="Verdana" w:cs="Verdana"/>
          <w:color w:val="007F7F"/>
          <w:sz w:val="20"/>
          <w:szCs w:val="20"/>
          <w:lang w:val="en-US"/>
        </w:rPr>
        <w:t>6</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7F007F"/>
          <w:sz w:val="20"/>
          <w:szCs w:val="20"/>
          <w:lang w:val="en-US"/>
        </w:rPr>
        <w:t>"ATZ\r"</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7F007F"/>
          <w:sz w:val="20"/>
          <w:szCs w:val="20"/>
          <w:lang w:val="en-US"/>
        </w:rPr>
        <w:t>"ATH0\r"</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7F007F"/>
          <w:sz w:val="20"/>
          <w:szCs w:val="20"/>
          <w:lang w:val="en-US"/>
        </w:rPr>
        <w:t>"ATRV\r"</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7F007F"/>
          <w:sz w:val="20"/>
          <w:szCs w:val="20"/>
          <w:lang w:val="en-US"/>
        </w:rPr>
        <w:t>"0100\r"</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7F007F"/>
          <w:sz w:val="20"/>
          <w:szCs w:val="20"/>
          <w:lang w:val="en-US"/>
        </w:rPr>
        <w:t>"010C\r"</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7F007F"/>
          <w:sz w:val="20"/>
          <w:szCs w:val="20"/>
          <w:lang w:val="en-US"/>
        </w:rPr>
        <w:t>"0902\r"</w:t>
      </w:r>
      <w:r w:rsidRPr="00616E41">
        <w:rPr>
          <w:rFonts w:ascii="Verdana" w:hAnsi="Verdana" w:cs="Verdana"/>
          <w:b/>
          <w:bCs/>
          <w:color w:val="000000"/>
          <w:sz w:val="20"/>
          <w:szCs w:val="20"/>
          <w:lang w:val="en-US"/>
        </w:rPr>
        <w:t>};</w:t>
      </w:r>
    </w:p>
    <w:p w14:paraId="4C667AD9"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b/>
          <w:bCs/>
          <w:color w:val="00007F"/>
          <w:sz w:val="20"/>
          <w:szCs w:val="20"/>
          <w:lang w:val="en-US"/>
        </w:rPr>
        <w:t>char</w:t>
      </w: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buf</w:t>
      </w:r>
      <w:r w:rsidRPr="00616E41">
        <w:rPr>
          <w:rFonts w:ascii="Verdana" w:hAnsi="Verdana" w:cs="Verdana"/>
          <w:b/>
          <w:bCs/>
          <w:color w:val="000000"/>
          <w:sz w:val="20"/>
          <w:szCs w:val="20"/>
          <w:lang w:val="en-US"/>
        </w:rPr>
        <w:t>[</w:t>
      </w:r>
      <w:proofErr w:type="gramEnd"/>
      <w:r w:rsidRPr="00616E41">
        <w:rPr>
          <w:rFonts w:ascii="Verdana" w:hAnsi="Verdana" w:cs="Verdana"/>
          <w:color w:val="007F7F"/>
          <w:sz w:val="20"/>
          <w:szCs w:val="20"/>
          <w:lang w:val="en-US"/>
        </w:rPr>
        <w:t>128</w:t>
      </w:r>
      <w:r w:rsidRPr="00616E41">
        <w:rPr>
          <w:rFonts w:ascii="Verdana" w:hAnsi="Verdana" w:cs="Verdana"/>
          <w:b/>
          <w:bCs/>
          <w:color w:val="000000"/>
          <w:sz w:val="20"/>
          <w:szCs w:val="20"/>
          <w:lang w:val="en-US"/>
        </w:rPr>
        <w:t>];</w:t>
      </w:r>
    </w:p>
    <w:p w14:paraId="1283A3F0"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p>
    <w:p w14:paraId="5F34DE24"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b/>
          <w:bCs/>
          <w:color w:val="00007F"/>
          <w:sz w:val="20"/>
          <w:szCs w:val="20"/>
          <w:lang w:val="en-US"/>
        </w:rPr>
        <w:t>for</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byte</w:t>
      </w: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i</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007F7F"/>
          <w:sz w:val="20"/>
          <w:szCs w:val="20"/>
          <w:lang w:val="en-US"/>
        </w:rPr>
        <w:t>0</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i</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&lt;</w:t>
      </w:r>
      <w:r w:rsidRPr="00616E41">
        <w:rPr>
          <w:rFonts w:ascii="Verdana" w:hAnsi="Verdana" w:cs="Verdana"/>
          <w:color w:val="808080"/>
          <w:sz w:val="20"/>
          <w:szCs w:val="20"/>
          <w:lang w:val="en-US"/>
        </w:rPr>
        <w:t xml:space="preserve"> </w:t>
      </w:r>
      <w:r w:rsidRPr="00616E41">
        <w:rPr>
          <w:rFonts w:ascii="Verdana" w:hAnsi="Verdana" w:cs="Verdana"/>
          <w:b/>
          <w:bCs/>
          <w:color w:val="00007F"/>
          <w:sz w:val="20"/>
          <w:szCs w:val="20"/>
          <w:lang w:val="en-US"/>
        </w:rPr>
        <w:t>sizeof</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cmds</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b/>
          <w:bCs/>
          <w:color w:val="00007F"/>
          <w:sz w:val="20"/>
          <w:szCs w:val="20"/>
          <w:lang w:val="en-US"/>
        </w:rPr>
        <w:t>sizeof</w:t>
      </w:r>
      <w:r w:rsidRPr="00616E41">
        <w:rPr>
          <w:rFonts w:ascii="Verdana" w:hAnsi="Verdana" w:cs="Verdana"/>
          <w:b/>
          <w:bCs/>
          <w:color w:val="000000"/>
          <w:sz w:val="20"/>
          <w:szCs w:val="20"/>
          <w:lang w:val="en-US"/>
        </w:rPr>
        <w:t>(</w:t>
      </w:r>
      <w:proofErr w:type="gramStart"/>
      <w:r w:rsidRPr="00616E41">
        <w:rPr>
          <w:rFonts w:ascii="Verdana" w:hAnsi="Verdana" w:cs="Verdana"/>
          <w:color w:val="000000"/>
          <w:sz w:val="18"/>
          <w:szCs w:val="18"/>
          <w:lang w:val="en-US"/>
        </w:rPr>
        <w:t>cmds</w:t>
      </w:r>
      <w:r w:rsidRPr="00616E41">
        <w:rPr>
          <w:rFonts w:ascii="Verdana" w:hAnsi="Verdana" w:cs="Verdana"/>
          <w:b/>
          <w:bCs/>
          <w:color w:val="000000"/>
          <w:sz w:val="20"/>
          <w:szCs w:val="20"/>
          <w:lang w:val="en-US"/>
        </w:rPr>
        <w:t>[</w:t>
      </w:r>
      <w:proofErr w:type="gramEnd"/>
      <w:r w:rsidRPr="00616E41">
        <w:rPr>
          <w:rFonts w:ascii="Verdana" w:hAnsi="Verdana" w:cs="Verdana"/>
          <w:color w:val="007F7F"/>
          <w:sz w:val="20"/>
          <w:szCs w:val="20"/>
          <w:lang w:val="en-US"/>
        </w:rPr>
        <w:t>0</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i</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p>
    <w:p w14:paraId="0A3AEE83"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b/>
          <w:bCs/>
          <w:color w:val="00007F"/>
          <w:sz w:val="20"/>
          <w:szCs w:val="20"/>
          <w:lang w:val="en-US"/>
        </w:rPr>
        <w:t>const</w:t>
      </w:r>
      <w:r w:rsidRPr="00616E41">
        <w:rPr>
          <w:rFonts w:ascii="Verdana" w:hAnsi="Verdana" w:cs="Verdana"/>
          <w:color w:val="808080"/>
          <w:sz w:val="20"/>
          <w:szCs w:val="20"/>
          <w:lang w:val="en-US"/>
        </w:rPr>
        <w:t xml:space="preserve"> </w:t>
      </w:r>
      <w:r w:rsidRPr="00616E41">
        <w:rPr>
          <w:rFonts w:ascii="Verdana" w:hAnsi="Verdana" w:cs="Verdana"/>
          <w:b/>
          <w:bCs/>
          <w:color w:val="00007F"/>
          <w:sz w:val="20"/>
          <w:szCs w:val="20"/>
          <w:lang w:val="en-US"/>
        </w:rPr>
        <w:t>char</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cmd</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cmds</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i</w:t>
      </w:r>
      <w:r w:rsidRPr="00616E41">
        <w:rPr>
          <w:rFonts w:ascii="Verdana" w:hAnsi="Verdana" w:cs="Verdana"/>
          <w:b/>
          <w:bCs/>
          <w:color w:val="000000"/>
          <w:sz w:val="20"/>
          <w:szCs w:val="20"/>
          <w:lang w:val="en-US"/>
        </w:rPr>
        <w:t>];</w:t>
      </w:r>
    </w:p>
    <w:p w14:paraId="11DCCC7E"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lcd</w:t>
      </w:r>
      <w:r w:rsidRPr="00616E41">
        <w:rPr>
          <w:rFonts w:ascii="Verdana" w:hAnsi="Verdana" w:cs="Verdana"/>
          <w:b/>
          <w:bCs/>
          <w:color w:val="000000"/>
          <w:sz w:val="20"/>
          <w:szCs w:val="20"/>
          <w:lang w:val="en-US"/>
        </w:rPr>
        <w:t>.</w:t>
      </w:r>
      <w:proofErr w:type="gramStart"/>
      <w:r w:rsidRPr="00616E41">
        <w:rPr>
          <w:rFonts w:ascii="Verdana" w:hAnsi="Verdana" w:cs="Verdana"/>
          <w:color w:val="000000"/>
          <w:sz w:val="18"/>
          <w:szCs w:val="18"/>
          <w:lang w:val="en-US"/>
        </w:rPr>
        <w:t>print</w:t>
      </w:r>
      <w:r w:rsidRPr="00616E41">
        <w:rPr>
          <w:rFonts w:ascii="Verdana" w:hAnsi="Verdana" w:cs="Verdana"/>
          <w:b/>
          <w:bCs/>
          <w:color w:val="000000"/>
          <w:sz w:val="20"/>
          <w:szCs w:val="20"/>
          <w:lang w:val="en-US"/>
        </w:rPr>
        <w:t>(</w:t>
      </w:r>
      <w:proofErr w:type="gramEnd"/>
      <w:r w:rsidRPr="00616E41">
        <w:rPr>
          <w:rFonts w:ascii="Verdana" w:hAnsi="Verdana" w:cs="Verdana"/>
          <w:color w:val="7F007F"/>
          <w:sz w:val="20"/>
          <w:szCs w:val="20"/>
          <w:lang w:val="en-US"/>
        </w:rPr>
        <w:t>"Sending "</w:t>
      </w:r>
      <w:r w:rsidRPr="00616E41">
        <w:rPr>
          <w:rFonts w:ascii="Verdana" w:hAnsi="Verdana" w:cs="Verdana"/>
          <w:b/>
          <w:bCs/>
          <w:color w:val="000000"/>
          <w:sz w:val="20"/>
          <w:szCs w:val="20"/>
          <w:lang w:val="en-US"/>
        </w:rPr>
        <w:t>);</w:t>
      </w:r>
    </w:p>
    <w:p w14:paraId="5E9DBA64"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lcd</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println</w:t>
      </w:r>
      <w:proofErr w:type="gramEnd"/>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cmd</w:t>
      </w:r>
      <w:r w:rsidRPr="00616E41">
        <w:rPr>
          <w:rFonts w:ascii="Verdana" w:hAnsi="Verdana" w:cs="Verdana"/>
          <w:b/>
          <w:bCs/>
          <w:color w:val="000000"/>
          <w:sz w:val="20"/>
          <w:szCs w:val="20"/>
          <w:lang w:val="en-US"/>
        </w:rPr>
        <w:t>);</w:t>
      </w:r>
    </w:p>
    <w:p w14:paraId="64046624"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b/>
          <w:bCs/>
          <w:color w:val="00007F"/>
          <w:sz w:val="20"/>
          <w:szCs w:val="20"/>
          <w:lang w:val="en-US"/>
        </w:rPr>
        <w:t>if</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proofErr w:type="gramStart"/>
      <w:r w:rsidRPr="00616E41">
        <w:rPr>
          <w:rFonts w:ascii="Verdana" w:hAnsi="Verdana" w:cs="Verdana"/>
          <w:color w:val="000000"/>
          <w:sz w:val="18"/>
          <w:szCs w:val="18"/>
          <w:lang w:val="en-US"/>
        </w:rPr>
        <w:t>obd</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sendCommand</w:t>
      </w:r>
      <w:proofErr w:type="gramEnd"/>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cmd</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buf</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b/>
          <w:bCs/>
          <w:color w:val="00007F"/>
          <w:sz w:val="20"/>
          <w:szCs w:val="20"/>
          <w:lang w:val="en-US"/>
        </w:rPr>
        <w:t>sizeof</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buf</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p>
    <w:p w14:paraId="17CF6ECA"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lastRenderedPageBreak/>
        <w:t xml:space="preserve">            </w:t>
      </w:r>
      <w:r w:rsidRPr="00616E41">
        <w:rPr>
          <w:rFonts w:ascii="Verdana" w:hAnsi="Verdana" w:cs="Verdana"/>
          <w:b/>
          <w:bCs/>
          <w:color w:val="00007F"/>
          <w:sz w:val="20"/>
          <w:szCs w:val="20"/>
          <w:lang w:val="en-US"/>
        </w:rPr>
        <w:t>char</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p</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strstr</w:t>
      </w:r>
      <w:r w:rsidRPr="00616E41">
        <w:rPr>
          <w:rFonts w:ascii="Verdana" w:hAnsi="Verdana" w:cs="Verdana"/>
          <w:b/>
          <w:bCs/>
          <w:color w:val="000000"/>
          <w:sz w:val="20"/>
          <w:szCs w:val="20"/>
          <w:lang w:val="en-US"/>
        </w:rPr>
        <w:t>(</w:t>
      </w:r>
      <w:proofErr w:type="gramEnd"/>
      <w:r w:rsidRPr="00616E41">
        <w:rPr>
          <w:rFonts w:ascii="Verdana" w:hAnsi="Verdana" w:cs="Verdana"/>
          <w:color w:val="000000"/>
          <w:sz w:val="18"/>
          <w:szCs w:val="18"/>
          <w:lang w:val="en-US"/>
        </w:rPr>
        <w:t>buf</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cmd</w:t>
      </w:r>
      <w:r w:rsidRPr="00616E41">
        <w:rPr>
          <w:rFonts w:ascii="Verdana" w:hAnsi="Verdana" w:cs="Verdana"/>
          <w:b/>
          <w:bCs/>
          <w:color w:val="000000"/>
          <w:sz w:val="20"/>
          <w:szCs w:val="20"/>
          <w:lang w:val="en-US"/>
        </w:rPr>
        <w:t>);</w:t>
      </w:r>
    </w:p>
    <w:p w14:paraId="0BD9EA97"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b/>
          <w:bCs/>
          <w:color w:val="00007F"/>
          <w:sz w:val="20"/>
          <w:szCs w:val="20"/>
          <w:lang w:val="en-US"/>
        </w:rPr>
        <w:t>if</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p</w:t>
      </w:r>
      <w:r w:rsidRPr="00616E41">
        <w:rPr>
          <w:rFonts w:ascii="Verdana" w:hAnsi="Verdana" w:cs="Verdana"/>
          <w:b/>
          <w:bCs/>
          <w:color w:val="000000"/>
          <w:sz w:val="20"/>
          <w:szCs w:val="20"/>
          <w:lang w:val="en-US"/>
        </w:rPr>
        <w:t>)</w:t>
      </w:r>
    </w:p>
    <w:p w14:paraId="420966F7" w14:textId="77777777" w:rsidR="00616E41" w:rsidRDefault="00616E41" w:rsidP="00616E41">
      <w:pPr>
        <w:autoSpaceDE w:val="0"/>
        <w:autoSpaceDN w:val="0"/>
        <w:adjustRightInd w:val="0"/>
        <w:spacing w:after="0" w:line="240" w:lineRule="auto"/>
        <w:rPr>
          <w:rFonts w:ascii="Verdana" w:hAnsi="Verdana" w:cs="Verdana"/>
          <w:color w:val="808080"/>
          <w:sz w:val="20"/>
          <w:szCs w:val="20"/>
        </w:rPr>
      </w:pPr>
      <w:r w:rsidRPr="00616E41">
        <w:rPr>
          <w:rFonts w:ascii="Verdana" w:hAnsi="Verdana" w:cs="Verdana"/>
          <w:color w:val="808080"/>
          <w:sz w:val="20"/>
          <w:szCs w:val="20"/>
          <w:lang w:val="en-US"/>
        </w:rPr>
        <w:t xml:space="preserve">                </w:t>
      </w:r>
      <w:r>
        <w:rPr>
          <w:rFonts w:ascii="Verdana" w:hAnsi="Verdana" w:cs="Verdana"/>
          <w:color w:val="000000"/>
          <w:sz w:val="18"/>
          <w:szCs w:val="18"/>
        </w:rPr>
        <w:t>p</w:t>
      </w:r>
      <w:r>
        <w:rPr>
          <w:rFonts w:ascii="Verdana" w:hAnsi="Verdana" w:cs="Verdana"/>
          <w:color w:val="808080"/>
          <w:sz w:val="20"/>
          <w:szCs w:val="20"/>
        </w:rPr>
        <w:t xml:space="preserve"> </w:t>
      </w:r>
      <w:r>
        <w:rPr>
          <w:rFonts w:ascii="Verdana" w:hAnsi="Verdana" w:cs="Verdana"/>
          <w:b/>
          <w:bCs/>
          <w:color w:val="000000"/>
          <w:sz w:val="20"/>
          <w:szCs w:val="20"/>
        </w:rPr>
        <w:t>+=</w:t>
      </w:r>
      <w:r>
        <w:rPr>
          <w:rFonts w:ascii="Verdana" w:hAnsi="Verdana" w:cs="Verdana"/>
          <w:color w:val="808080"/>
          <w:sz w:val="20"/>
          <w:szCs w:val="20"/>
        </w:rPr>
        <w:t xml:space="preserve"> </w:t>
      </w:r>
      <w:r>
        <w:rPr>
          <w:rFonts w:ascii="Verdana" w:hAnsi="Verdana" w:cs="Verdana"/>
          <w:color w:val="000000"/>
          <w:sz w:val="18"/>
          <w:szCs w:val="18"/>
        </w:rPr>
        <w:t>strlen</w:t>
      </w:r>
      <w:r>
        <w:rPr>
          <w:rFonts w:ascii="Verdana" w:hAnsi="Verdana" w:cs="Verdana"/>
          <w:b/>
          <w:bCs/>
          <w:color w:val="000000"/>
          <w:sz w:val="20"/>
          <w:szCs w:val="20"/>
        </w:rPr>
        <w:t>(</w:t>
      </w:r>
      <w:r>
        <w:rPr>
          <w:rFonts w:ascii="Verdana" w:hAnsi="Verdana" w:cs="Verdana"/>
          <w:color w:val="000000"/>
          <w:sz w:val="18"/>
          <w:szCs w:val="18"/>
        </w:rPr>
        <w:t>cmd</w:t>
      </w:r>
      <w:r>
        <w:rPr>
          <w:rFonts w:ascii="Verdana" w:hAnsi="Verdana" w:cs="Verdana"/>
          <w:b/>
          <w:bCs/>
          <w:color w:val="000000"/>
          <w:sz w:val="20"/>
          <w:szCs w:val="20"/>
        </w:rPr>
        <w:t>);</w:t>
      </w:r>
    </w:p>
    <w:p w14:paraId="7DBFEFD6" w14:textId="77777777" w:rsidR="00616E41" w:rsidRDefault="00616E41" w:rsidP="00616E41">
      <w:pPr>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b/>
          <w:bCs/>
          <w:color w:val="00007F"/>
          <w:sz w:val="20"/>
          <w:szCs w:val="20"/>
        </w:rPr>
        <w:t>else</w:t>
      </w:r>
    </w:p>
    <w:p w14:paraId="4760EA57" w14:textId="77777777" w:rsidR="00616E41" w:rsidRDefault="00616E41" w:rsidP="00616E41">
      <w:pPr>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color w:val="000000"/>
          <w:sz w:val="18"/>
          <w:szCs w:val="18"/>
        </w:rPr>
        <w:t>p</w:t>
      </w:r>
      <w:r>
        <w:rPr>
          <w:rFonts w:ascii="Verdana" w:hAnsi="Verdana" w:cs="Verdana"/>
          <w:color w:val="808080"/>
          <w:sz w:val="20"/>
          <w:szCs w:val="20"/>
        </w:rPr>
        <w:t xml:space="preserve"> </w:t>
      </w:r>
      <w:r>
        <w:rPr>
          <w:rFonts w:ascii="Verdana" w:hAnsi="Verdana" w:cs="Verdana"/>
          <w:b/>
          <w:bCs/>
          <w:color w:val="000000"/>
          <w:sz w:val="20"/>
          <w:szCs w:val="20"/>
        </w:rPr>
        <w:t>=</w:t>
      </w:r>
      <w:r>
        <w:rPr>
          <w:rFonts w:ascii="Verdana" w:hAnsi="Verdana" w:cs="Verdana"/>
          <w:color w:val="808080"/>
          <w:sz w:val="20"/>
          <w:szCs w:val="20"/>
        </w:rPr>
        <w:t xml:space="preserve"> </w:t>
      </w:r>
      <w:r>
        <w:rPr>
          <w:rFonts w:ascii="Verdana" w:hAnsi="Verdana" w:cs="Verdana"/>
          <w:color w:val="000000"/>
          <w:sz w:val="18"/>
          <w:szCs w:val="18"/>
        </w:rPr>
        <w:t>buf</w:t>
      </w:r>
      <w:r>
        <w:rPr>
          <w:rFonts w:ascii="Verdana" w:hAnsi="Verdana" w:cs="Verdana"/>
          <w:b/>
          <w:bCs/>
          <w:color w:val="000000"/>
          <w:sz w:val="20"/>
          <w:szCs w:val="20"/>
        </w:rPr>
        <w:t>;</w:t>
      </w:r>
    </w:p>
    <w:p w14:paraId="6C0AE059"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Pr>
          <w:rFonts w:ascii="Verdana" w:hAnsi="Verdana" w:cs="Verdana"/>
          <w:color w:val="808080"/>
          <w:sz w:val="20"/>
          <w:szCs w:val="20"/>
        </w:rPr>
        <w:t xml:space="preserve">            </w:t>
      </w:r>
      <w:r w:rsidRPr="00616E41">
        <w:rPr>
          <w:rFonts w:ascii="Verdana" w:hAnsi="Verdana" w:cs="Verdana"/>
          <w:b/>
          <w:bCs/>
          <w:color w:val="00007F"/>
          <w:sz w:val="20"/>
          <w:szCs w:val="20"/>
          <w:lang w:val="en-US"/>
        </w:rPr>
        <w:t>while</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p</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7F007F"/>
          <w:sz w:val="20"/>
          <w:szCs w:val="20"/>
          <w:lang w:val="en-US"/>
        </w:rPr>
        <w:t>'\r'</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p</w:t>
      </w:r>
      <w:r w:rsidRPr="00616E41">
        <w:rPr>
          <w:rFonts w:ascii="Verdana" w:hAnsi="Verdana" w:cs="Verdana"/>
          <w:b/>
          <w:bCs/>
          <w:color w:val="000000"/>
          <w:sz w:val="20"/>
          <w:szCs w:val="20"/>
          <w:lang w:val="en-US"/>
        </w:rPr>
        <w:t>++;</w:t>
      </w:r>
    </w:p>
    <w:p w14:paraId="784DA0E1"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b/>
          <w:bCs/>
          <w:color w:val="00007F"/>
          <w:sz w:val="20"/>
          <w:szCs w:val="20"/>
          <w:lang w:val="en-US"/>
        </w:rPr>
        <w:t>while</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p</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p>
    <w:p w14:paraId="5521BCF7"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lcd</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write</w:t>
      </w:r>
      <w:proofErr w:type="gramEnd"/>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p</w:t>
      </w:r>
      <w:r w:rsidRPr="00616E41">
        <w:rPr>
          <w:rFonts w:ascii="Verdana" w:hAnsi="Verdana" w:cs="Verdana"/>
          <w:b/>
          <w:bCs/>
          <w:color w:val="000000"/>
          <w:sz w:val="20"/>
          <w:szCs w:val="20"/>
          <w:lang w:val="en-US"/>
        </w:rPr>
        <w:t>);</w:t>
      </w:r>
    </w:p>
    <w:p w14:paraId="0A5B38DC"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b/>
          <w:bCs/>
          <w:color w:val="00007F"/>
          <w:sz w:val="20"/>
          <w:szCs w:val="20"/>
          <w:lang w:val="en-US"/>
        </w:rPr>
        <w:t>if</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p</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7F007F"/>
          <w:sz w:val="20"/>
          <w:szCs w:val="20"/>
          <w:lang w:val="en-US"/>
        </w:rPr>
        <w:t>'\r'</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&amp;&amp;</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p</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007F7F"/>
          <w:sz w:val="20"/>
          <w:szCs w:val="20"/>
          <w:lang w:val="en-US"/>
        </w:rPr>
        <w:t>1</w:t>
      </w:r>
      <w:proofErr w:type="gramStart"/>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proofErr w:type="gramEnd"/>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7F007F"/>
          <w:sz w:val="20"/>
          <w:szCs w:val="20"/>
          <w:lang w:val="en-US"/>
        </w:rPr>
        <w:t>'\r'</w:t>
      </w:r>
      <w:r w:rsidRPr="00616E41">
        <w:rPr>
          <w:rFonts w:ascii="Verdana" w:hAnsi="Verdana" w:cs="Verdana"/>
          <w:b/>
          <w:bCs/>
          <w:color w:val="000000"/>
          <w:sz w:val="20"/>
          <w:szCs w:val="20"/>
          <w:lang w:val="en-US"/>
        </w:rPr>
        <w:t>)</w:t>
      </w:r>
    </w:p>
    <w:p w14:paraId="68A0FD54"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lcd</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write</w:t>
      </w:r>
      <w:proofErr w:type="gramEnd"/>
      <w:r w:rsidRPr="00616E41">
        <w:rPr>
          <w:rFonts w:ascii="Verdana" w:hAnsi="Verdana" w:cs="Verdana"/>
          <w:b/>
          <w:bCs/>
          <w:color w:val="000000"/>
          <w:sz w:val="20"/>
          <w:szCs w:val="20"/>
          <w:lang w:val="en-US"/>
        </w:rPr>
        <w:t>(</w:t>
      </w:r>
      <w:r w:rsidRPr="00616E41">
        <w:rPr>
          <w:rFonts w:ascii="Verdana" w:hAnsi="Verdana" w:cs="Verdana"/>
          <w:color w:val="7F007F"/>
          <w:sz w:val="20"/>
          <w:szCs w:val="20"/>
          <w:lang w:val="en-US"/>
        </w:rPr>
        <w:t>'\n'</w:t>
      </w:r>
      <w:r w:rsidRPr="00616E41">
        <w:rPr>
          <w:rFonts w:ascii="Verdana" w:hAnsi="Verdana" w:cs="Verdana"/>
          <w:b/>
          <w:bCs/>
          <w:color w:val="000000"/>
          <w:sz w:val="20"/>
          <w:szCs w:val="20"/>
          <w:lang w:val="en-US"/>
        </w:rPr>
        <w:t>);</w:t>
      </w:r>
    </w:p>
    <w:p w14:paraId="03235C35"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p</w:t>
      </w:r>
      <w:r w:rsidRPr="00616E41">
        <w:rPr>
          <w:rFonts w:ascii="Verdana" w:hAnsi="Verdana" w:cs="Verdana"/>
          <w:b/>
          <w:bCs/>
          <w:color w:val="000000"/>
          <w:sz w:val="20"/>
          <w:szCs w:val="20"/>
          <w:lang w:val="en-US"/>
        </w:rPr>
        <w:t>++;</w:t>
      </w:r>
    </w:p>
    <w:p w14:paraId="7E9504D0"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p>
    <w:p w14:paraId="35E69C2C"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b/>
          <w:bCs/>
          <w:color w:val="00007F"/>
          <w:sz w:val="20"/>
          <w:szCs w:val="20"/>
          <w:lang w:val="en-US"/>
        </w:rPr>
        <w:t>else</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p>
    <w:p w14:paraId="6B021115"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lcd</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println</w:t>
      </w:r>
      <w:proofErr w:type="gramEnd"/>
      <w:r w:rsidRPr="00616E41">
        <w:rPr>
          <w:rFonts w:ascii="Verdana" w:hAnsi="Verdana" w:cs="Verdana"/>
          <w:b/>
          <w:bCs/>
          <w:color w:val="000000"/>
          <w:sz w:val="20"/>
          <w:szCs w:val="20"/>
          <w:lang w:val="en-US"/>
        </w:rPr>
        <w:t>(</w:t>
      </w:r>
      <w:r w:rsidRPr="00616E41">
        <w:rPr>
          <w:rFonts w:ascii="Verdana" w:hAnsi="Verdana" w:cs="Verdana"/>
          <w:color w:val="7F007F"/>
          <w:sz w:val="20"/>
          <w:szCs w:val="20"/>
          <w:lang w:val="en-US"/>
        </w:rPr>
        <w:t>"Timeout"</w:t>
      </w:r>
      <w:r w:rsidRPr="00616E41">
        <w:rPr>
          <w:rFonts w:ascii="Verdana" w:hAnsi="Verdana" w:cs="Verdana"/>
          <w:b/>
          <w:bCs/>
          <w:color w:val="000000"/>
          <w:sz w:val="20"/>
          <w:szCs w:val="20"/>
          <w:lang w:val="en-US"/>
        </w:rPr>
        <w:t>);</w:t>
      </w:r>
    </w:p>
    <w:p w14:paraId="49564F4F"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p>
    <w:p w14:paraId="0F2D6D22"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delay</w:t>
      </w:r>
      <w:r w:rsidRPr="00616E41">
        <w:rPr>
          <w:rFonts w:ascii="Verdana" w:hAnsi="Verdana" w:cs="Verdana"/>
          <w:b/>
          <w:bCs/>
          <w:color w:val="000000"/>
          <w:sz w:val="20"/>
          <w:szCs w:val="20"/>
          <w:lang w:val="en-US"/>
        </w:rPr>
        <w:t>(</w:t>
      </w:r>
      <w:proofErr w:type="gramEnd"/>
      <w:r w:rsidRPr="00616E41">
        <w:rPr>
          <w:rFonts w:ascii="Verdana" w:hAnsi="Verdana" w:cs="Verdana"/>
          <w:color w:val="007F7F"/>
          <w:sz w:val="20"/>
          <w:szCs w:val="20"/>
          <w:lang w:val="en-US"/>
        </w:rPr>
        <w:t>250</w:t>
      </w:r>
      <w:r w:rsidRPr="00616E41">
        <w:rPr>
          <w:rFonts w:ascii="Verdana" w:hAnsi="Verdana" w:cs="Verdana"/>
          <w:b/>
          <w:bCs/>
          <w:color w:val="000000"/>
          <w:sz w:val="20"/>
          <w:szCs w:val="20"/>
          <w:lang w:val="en-US"/>
        </w:rPr>
        <w:t>);</w:t>
      </w:r>
    </w:p>
    <w:p w14:paraId="5CC06640"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p>
    <w:p w14:paraId="5C1F883B"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lcd</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println</w:t>
      </w:r>
      <w:proofErr w:type="gramEnd"/>
      <w:r w:rsidRPr="00616E41">
        <w:rPr>
          <w:rFonts w:ascii="Verdana" w:hAnsi="Verdana" w:cs="Verdana"/>
          <w:b/>
          <w:bCs/>
          <w:color w:val="000000"/>
          <w:sz w:val="20"/>
          <w:szCs w:val="20"/>
          <w:lang w:val="en-US"/>
        </w:rPr>
        <w:t>();</w:t>
      </w:r>
    </w:p>
    <w:p w14:paraId="40BA1740"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delay</w:t>
      </w:r>
      <w:r w:rsidRPr="00616E41">
        <w:rPr>
          <w:rFonts w:ascii="Verdana" w:hAnsi="Verdana" w:cs="Verdana"/>
          <w:b/>
          <w:bCs/>
          <w:color w:val="000000"/>
          <w:sz w:val="20"/>
          <w:szCs w:val="20"/>
          <w:lang w:val="en-US"/>
        </w:rPr>
        <w:t>(</w:t>
      </w:r>
      <w:proofErr w:type="gramEnd"/>
      <w:r w:rsidRPr="00616E41">
        <w:rPr>
          <w:rFonts w:ascii="Verdana" w:hAnsi="Verdana" w:cs="Verdana"/>
          <w:color w:val="007F7F"/>
          <w:sz w:val="20"/>
          <w:szCs w:val="20"/>
          <w:lang w:val="en-US"/>
        </w:rPr>
        <w:t>2500</w:t>
      </w:r>
      <w:r w:rsidRPr="00616E41">
        <w:rPr>
          <w:rFonts w:ascii="Verdana" w:hAnsi="Verdana" w:cs="Verdana"/>
          <w:b/>
          <w:bCs/>
          <w:color w:val="000000"/>
          <w:sz w:val="20"/>
          <w:szCs w:val="20"/>
          <w:lang w:val="en-US"/>
        </w:rPr>
        <w:t>);</w:t>
      </w:r>
    </w:p>
    <w:p w14:paraId="3E1AC798"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lcd</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clear</w:t>
      </w:r>
      <w:proofErr w:type="gramEnd"/>
      <w:r w:rsidRPr="00616E41">
        <w:rPr>
          <w:rFonts w:ascii="Verdana" w:hAnsi="Verdana" w:cs="Verdana"/>
          <w:b/>
          <w:bCs/>
          <w:color w:val="000000"/>
          <w:sz w:val="20"/>
          <w:szCs w:val="20"/>
          <w:lang w:val="en-US"/>
        </w:rPr>
        <w:t>();</w:t>
      </w:r>
    </w:p>
    <w:p w14:paraId="2467E7CA"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b/>
          <w:bCs/>
          <w:color w:val="000000"/>
          <w:sz w:val="20"/>
          <w:szCs w:val="20"/>
          <w:lang w:val="en-US"/>
        </w:rPr>
        <w:t>}</w:t>
      </w:r>
    </w:p>
    <w:p w14:paraId="4133F47E" w14:textId="54430E6C" w:rsidR="00616E41" w:rsidRPr="00616E41" w:rsidRDefault="00591FB2" w:rsidP="00591FB2">
      <w:pPr>
        <w:pStyle w:val="Heading4"/>
        <w:rPr>
          <w:lang w:val="en-US"/>
        </w:rPr>
      </w:pPr>
      <w:r>
        <w:rPr>
          <w:lang w:val="en-US"/>
        </w:rPr>
        <w:t>11.1.2 - readPIDs</w:t>
      </w:r>
    </w:p>
    <w:p w14:paraId="013763E3"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b/>
          <w:bCs/>
          <w:color w:val="00007F"/>
          <w:sz w:val="20"/>
          <w:szCs w:val="20"/>
          <w:lang w:val="en-US"/>
        </w:rPr>
        <w:t>void</w:t>
      </w: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readPIDs</w:t>
      </w:r>
      <w:r w:rsidRPr="00616E41">
        <w:rPr>
          <w:rFonts w:ascii="Verdana" w:hAnsi="Verdana" w:cs="Verdana"/>
          <w:b/>
          <w:bCs/>
          <w:color w:val="000000"/>
          <w:sz w:val="20"/>
          <w:szCs w:val="20"/>
          <w:lang w:val="en-US"/>
        </w:rPr>
        <w:t>(</w:t>
      </w:r>
      <w:proofErr w:type="gramEnd"/>
      <w:r w:rsidRPr="00616E41">
        <w:rPr>
          <w:rFonts w:ascii="Verdana" w:hAnsi="Verdana" w:cs="Verdana"/>
          <w:b/>
          <w:bCs/>
          <w:color w:val="000000"/>
          <w:sz w:val="20"/>
          <w:szCs w:val="20"/>
          <w:lang w:val="en-US"/>
        </w:rPr>
        <w:t>){</w:t>
      </w:r>
    </w:p>
    <w:p w14:paraId="44FFB456"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b/>
          <w:bCs/>
          <w:color w:val="00007F"/>
          <w:sz w:val="20"/>
          <w:szCs w:val="20"/>
          <w:lang w:val="en-US"/>
        </w:rPr>
        <w:t>int</w:t>
      </w: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timeDiff</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millis</w:t>
      </w:r>
      <w:r w:rsidRPr="00616E41">
        <w:rPr>
          <w:rFonts w:ascii="Verdana" w:hAnsi="Verdana" w:cs="Verdana"/>
          <w:b/>
          <w:bCs/>
          <w:color w:val="000000"/>
          <w:sz w:val="20"/>
          <w:szCs w:val="20"/>
          <w:lang w:val="en-US"/>
        </w:rPr>
        <w:t>(</w:t>
      </w:r>
      <w:proofErr w:type="gramEnd"/>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deltaTime</w:t>
      </w:r>
      <w:r w:rsidRPr="00616E41">
        <w:rPr>
          <w:rFonts w:ascii="Verdana" w:hAnsi="Verdana" w:cs="Verdana"/>
          <w:b/>
          <w:bCs/>
          <w:color w:val="000000"/>
          <w:sz w:val="20"/>
          <w:szCs w:val="20"/>
          <w:lang w:val="en-US"/>
        </w:rPr>
        <w:t>;</w:t>
      </w:r>
    </w:p>
    <w:p w14:paraId="20B61BEA"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b/>
          <w:bCs/>
          <w:color w:val="00007F"/>
          <w:sz w:val="20"/>
          <w:szCs w:val="20"/>
          <w:lang w:val="en-US"/>
        </w:rPr>
        <w:t>if</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timeDiff</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&gt;</w:t>
      </w: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writeInterval</w:t>
      </w:r>
      <w:r w:rsidRPr="00616E41">
        <w:rPr>
          <w:rFonts w:ascii="Verdana" w:hAnsi="Verdana" w:cs="Verdana"/>
          <w:b/>
          <w:bCs/>
          <w:color w:val="000000"/>
          <w:sz w:val="20"/>
          <w:szCs w:val="20"/>
          <w:lang w:val="en-US"/>
        </w:rPr>
        <w:t>){</w:t>
      </w:r>
      <w:proofErr w:type="gramEnd"/>
    </w:p>
    <w:p w14:paraId="0559A8B1"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StaticJsonBuffer</w:t>
      </w:r>
      <w:r w:rsidRPr="00616E41">
        <w:rPr>
          <w:rFonts w:ascii="Verdana" w:hAnsi="Verdana" w:cs="Verdana"/>
          <w:b/>
          <w:bCs/>
          <w:color w:val="000000"/>
          <w:sz w:val="20"/>
          <w:szCs w:val="20"/>
          <w:lang w:val="en-US"/>
        </w:rPr>
        <w:t>&lt;</w:t>
      </w:r>
      <w:r w:rsidRPr="00616E41">
        <w:rPr>
          <w:rFonts w:ascii="Verdana" w:hAnsi="Verdana" w:cs="Verdana"/>
          <w:color w:val="007F7F"/>
          <w:sz w:val="20"/>
          <w:szCs w:val="20"/>
          <w:lang w:val="en-US"/>
        </w:rPr>
        <w:t>120</w:t>
      </w:r>
      <w:r w:rsidRPr="00616E41">
        <w:rPr>
          <w:rFonts w:ascii="Verdana" w:hAnsi="Verdana" w:cs="Verdana"/>
          <w:b/>
          <w:bCs/>
          <w:color w:val="000000"/>
          <w:sz w:val="20"/>
          <w:szCs w:val="20"/>
          <w:lang w:val="en-US"/>
        </w:rPr>
        <w:t>&gt;</w:t>
      </w: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jsonBuffer</w:t>
      </w:r>
      <w:r w:rsidRPr="00616E41">
        <w:rPr>
          <w:rFonts w:ascii="Verdana" w:hAnsi="Verdana" w:cs="Verdana"/>
          <w:b/>
          <w:bCs/>
          <w:color w:val="000000"/>
          <w:sz w:val="20"/>
          <w:szCs w:val="20"/>
          <w:lang w:val="en-US"/>
        </w:rPr>
        <w:t>;</w:t>
      </w:r>
    </w:p>
    <w:p w14:paraId="5BA9491E"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JsonObject</w:t>
      </w:r>
      <w:r w:rsidRPr="00616E41">
        <w:rPr>
          <w:rFonts w:ascii="Verdana" w:hAnsi="Verdana" w:cs="Verdana"/>
          <w:b/>
          <w:bCs/>
          <w:color w:val="000000"/>
          <w:sz w:val="20"/>
          <w:szCs w:val="20"/>
          <w:lang w:val="en-US"/>
        </w:rPr>
        <w:t>&amp;</w:t>
      </w: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json</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jsonBuffer</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createObject</w:t>
      </w:r>
      <w:r w:rsidRPr="00616E41">
        <w:rPr>
          <w:rFonts w:ascii="Verdana" w:hAnsi="Verdana" w:cs="Verdana"/>
          <w:b/>
          <w:bCs/>
          <w:color w:val="000000"/>
          <w:sz w:val="20"/>
          <w:szCs w:val="20"/>
          <w:lang w:val="en-US"/>
        </w:rPr>
        <w:t>();</w:t>
      </w:r>
    </w:p>
    <w:p w14:paraId="0866F44B"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p>
    <w:p w14:paraId="70B6A667"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json</w:t>
      </w:r>
      <w:r w:rsidRPr="00616E41">
        <w:rPr>
          <w:rFonts w:ascii="Verdana" w:hAnsi="Verdana" w:cs="Verdana"/>
          <w:b/>
          <w:bCs/>
          <w:color w:val="000000"/>
          <w:sz w:val="20"/>
          <w:szCs w:val="20"/>
          <w:lang w:val="en-US"/>
        </w:rPr>
        <w:t>[</w:t>
      </w:r>
      <w:r w:rsidRPr="00616E41">
        <w:rPr>
          <w:rFonts w:ascii="Verdana" w:hAnsi="Verdana" w:cs="Verdana"/>
          <w:color w:val="7F007F"/>
          <w:sz w:val="20"/>
          <w:szCs w:val="20"/>
          <w:lang w:val="en-US"/>
        </w:rPr>
        <w:t>"DeltaTime"</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timeDiff</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writeInterval</w:t>
      </w:r>
      <w:r w:rsidRPr="00616E41">
        <w:rPr>
          <w:rFonts w:ascii="Verdana" w:hAnsi="Verdana" w:cs="Verdana"/>
          <w:b/>
          <w:bCs/>
          <w:color w:val="000000"/>
          <w:sz w:val="20"/>
          <w:szCs w:val="20"/>
          <w:lang w:val="en-US"/>
        </w:rPr>
        <w:t>;</w:t>
      </w:r>
    </w:p>
    <w:p w14:paraId="2A1AB05C"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p>
    <w:p w14:paraId="5CEC8579" w14:textId="77777777" w:rsidR="00616E41" w:rsidRPr="00616E41" w:rsidRDefault="00616E41" w:rsidP="00616E41">
      <w:pPr>
        <w:autoSpaceDE w:val="0"/>
        <w:autoSpaceDN w:val="0"/>
        <w:adjustRightInd w:val="0"/>
        <w:spacing w:after="0" w:line="240" w:lineRule="auto"/>
        <w:rPr>
          <w:rFonts w:ascii="Verdana" w:hAnsi="Verdana" w:cs="Verdana"/>
          <w:color w:val="7F7F00"/>
          <w:sz w:val="20"/>
          <w:szCs w:val="20"/>
          <w:lang w:val="en-US"/>
        </w:rPr>
      </w:pPr>
      <w:r w:rsidRPr="00616E41">
        <w:rPr>
          <w:rFonts w:ascii="Verdana" w:hAnsi="Verdana" w:cs="Verdana"/>
          <w:color w:val="7F7F00"/>
          <w:sz w:val="20"/>
          <w:szCs w:val="20"/>
          <w:lang w:val="en-US"/>
        </w:rPr>
        <w:t>#</w:t>
      </w:r>
      <w:proofErr w:type="gramStart"/>
      <w:r w:rsidRPr="00616E41">
        <w:rPr>
          <w:rFonts w:ascii="Verdana" w:hAnsi="Verdana" w:cs="Verdana"/>
          <w:color w:val="7F7F00"/>
          <w:sz w:val="20"/>
          <w:szCs w:val="20"/>
          <w:lang w:val="en-US"/>
        </w:rPr>
        <w:t>if !DEBUG</w:t>
      </w:r>
      <w:proofErr w:type="gramEnd"/>
      <w:r w:rsidRPr="00616E41">
        <w:rPr>
          <w:rFonts w:ascii="Verdana" w:hAnsi="Verdana" w:cs="Verdana"/>
          <w:color w:val="7F7F00"/>
          <w:sz w:val="20"/>
          <w:szCs w:val="20"/>
          <w:lang w:val="en-US"/>
        </w:rPr>
        <w:t>_MODE</w:t>
      </w:r>
    </w:p>
    <w:p w14:paraId="78C95ACE"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p>
    <w:p w14:paraId="5FAD8798" w14:textId="77777777" w:rsidR="00616E41" w:rsidRDefault="00616E41" w:rsidP="00616E41">
      <w:pPr>
        <w:autoSpaceDE w:val="0"/>
        <w:autoSpaceDN w:val="0"/>
        <w:adjustRightInd w:val="0"/>
        <w:spacing w:after="0" w:line="240" w:lineRule="auto"/>
        <w:rPr>
          <w:rFonts w:ascii="Verdana" w:hAnsi="Verdana" w:cs="Verdana"/>
          <w:color w:val="808080"/>
          <w:sz w:val="20"/>
          <w:szCs w:val="20"/>
        </w:rPr>
      </w:pPr>
      <w:r w:rsidRPr="00616E41">
        <w:rPr>
          <w:rFonts w:ascii="Verdana" w:hAnsi="Verdana" w:cs="Verdana"/>
          <w:color w:val="808080"/>
          <w:sz w:val="20"/>
          <w:szCs w:val="20"/>
          <w:lang w:val="en-US"/>
        </w:rPr>
        <w:t xml:space="preserve">    </w:t>
      </w:r>
      <w:r>
        <w:rPr>
          <w:rFonts w:ascii="Verdana" w:hAnsi="Verdana" w:cs="Verdana"/>
          <w:b/>
          <w:bCs/>
          <w:color w:val="00007F"/>
          <w:sz w:val="20"/>
          <w:szCs w:val="20"/>
        </w:rPr>
        <w:t>for</w:t>
      </w:r>
      <w:r>
        <w:rPr>
          <w:rFonts w:ascii="Verdana" w:hAnsi="Verdana" w:cs="Verdana"/>
          <w:color w:val="808080"/>
          <w:sz w:val="20"/>
          <w:szCs w:val="20"/>
        </w:rPr>
        <w:t xml:space="preserve"> </w:t>
      </w:r>
      <w:r>
        <w:rPr>
          <w:rFonts w:ascii="Verdana" w:hAnsi="Verdana" w:cs="Verdana"/>
          <w:b/>
          <w:bCs/>
          <w:color w:val="000000"/>
          <w:sz w:val="20"/>
          <w:szCs w:val="20"/>
        </w:rPr>
        <w:t>(</w:t>
      </w:r>
      <w:r>
        <w:rPr>
          <w:rFonts w:ascii="Verdana" w:hAnsi="Verdana" w:cs="Verdana"/>
          <w:color w:val="000000"/>
          <w:sz w:val="18"/>
          <w:szCs w:val="18"/>
        </w:rPr>
        <w:t>byte</w:t>
      </w:r>
      <w:r>
        <w:rPr>
          <w:rFonts w:ascii="Verdana" w:hAnsi="Verdana" w:cs="Verdana"/>
          <w:color w:val="808080"/>
          <w:sz w:val="20"/>
          <w:szCs w:val="20"/>
        </w:rPr>
        <w:t xml:space="preserve"> </w:t>
      </w:r>
      <w:r>
        <w:rPr>
          <w:rFonts w:ascii="Verdana" w:hAnsi="Verdana" w:cs="Verdana"/>
          <w:color w:val="000000"/>
          <w:sz w:val="18"/>
          <w:szCs w:val="18"/>
        </w:rPr>
        <w:t>i</w:t>
      </w:r>
      <w:r>
        <w:rPr>
          <w:rFonts w:ascii="Verdana" w:hAnsi="Verdana" w:cs="Verdana"/>
          <w:color w:val="808080"/>
          <w:sz w:val="20"/>
          <w:szCs w:val="20"/>
        </w:rPr>
        <w:t xml:space="preserve"> </w:t>
      </w:r>
      <w:r>
        <w:rPr>
          <w:rFonts w:ascii="Verdana" w:hAnsi="Verdana" w:cs="Verdana"/>
          <w:b/>
          <w:bCs/>
          <w:color w:val="000000"/>
          <w:sz w:val="20"/>
          <w:szCs w:val="20"/>
        </w:rPr>
        <w:t>=</w:t>
      </w:r>
      <w:r>
        <w:rPr>
          <w:rFonts w:ascii="Verdana" w:hAnsi="Verdana" w:cs="Verdana"/>
          <w:color w:val="808080"/>
          <w:sz w:val="20"/>
          <w:szCs w:val="20"/>
        </w:rPr>
        <w:t xml:space="preserve"> </w:t>
      </w:r>
      <w:r>
        <w:rPr>
          <w:rFonts w:ascii="Verdana" w:hAnsi="Verdana" w:cs="Verdana"/>
          <w:color w:val="007F7F"/>
          <w:sz w:val="20"/>
          <w:szCs w:val="20"/>
        </w:rPr>
        <w:t>0</w:t>
      </w:r>
      <w:r>
        <w:rPr>
          <w:rFonts w:ascii="Verdana" w:hAnsi="Verdana" w:cs="Verdana"/>
          <w:b/>
          <w:bCs/>
          <w:color w:val="000000"/>
          <w:sz w:val="20"/>
          <w:szCs w:val="20"/>
        </w:rPr>
        <w:t>;</w:t>
      </w:r>
      <w:r>
        <w:rPr>
          <w:rFonts w:ascii="Verdana" w:hAnsi="Verdana" w:cs="Verdana"/>
          <w:color w:val="808080"/>
          <w:sz w:val="20"/>
          <w:szCs w:val="20"/>
        </w:rPr>
        <w:t xml:space="preserve"> </w:t>
      </w:r>
      <w:r>
        <w:rPr>
          <w:rFonts w:ascii="Verdana" w:hAnsi="Verdana" w:cs="Verdana"/>
          <w:color w:val="000000"/>
          <w:sz w:val="18"/>
          <w:szCs w:val="18"/>
        </w:rPr>
        <w:t>i</w:t>
      </w:r>
      <w:r>
        <w:rPr>
          <w:rFonts w:ascii="Verdana" w:hAnsi="Verdana" w:cs="Verdana"/>
          <w:color w:val="808080"/>
          <w:sz w:val="20"/>
          <w:szCs w:val="20"/>
        </w:rPr>
        <w:t xml:space="preserve"> </w:t>
      </w:r>
      <w:r>
        <w:rPr>
          <w:rFonts w:ascii="Verdana" w:hAnsi="Verdana" w:cs="Verdana"/>
          <w:b/>
          <w:bCs/>
          <w:color w:val="000000"/>
          <w:sz w:val="20"/>
          <w:szCs w:val="20"/>
        </w:rPr>
        <w:t>&lt;</w:t>
      </w:r>
      <w:r>
        <w:rPr>
          <w:rFonts w:ascii="Verdana" w:hAnsi="Verdana" w:cs="Verdana"/>
          <w:color w:val="808080"/>
          <w:sz w:val="20"/>
          <w:szCs w:val="20"/>
        </w:rPr>
        <w:t xml:space="preserve"> </w:t>
      </w:r>
      <w:r>
        <w:rPr>
          <w:rFonts w:ascii="Verdana" w:hAnsi="Verdana" w:cs="Verdana"/>
          <w:b/>
          <w:bCs/>
          <w:color w:val="00007F"/>
          <w:sz w:val="20"/>
          <w:szCs w:val="20"/>
        </w:rPr>
        <w:t>sizeof</w:t>
      </w:r>
      <w:r>
        <w:rPr>
          <w:rFonts w:ascii="Verdana" w:hAnsi="Verdana" w:cs="Verdana"/>
          <w:b/>
          <w:bCs/>
          <w:color w:val="000000"/>
          <w:sz w:val="20"/>
          <w:szCs w:val="20"/>
        </w:rPr>
        <w:t>(</w:t>
      </w:r>
      <w:r>
        <w:rPr>
          <w:rFonts w:ascii="Verdana" w:hAnsi="Verdana" w:cs="Verdana"/>
          <w:color w:val="000000"/>
          <w:sz w:val="18"/>
          <w:szCs w:val="18"/>
        </w:rPr>
        <w:t>pidlist</w:t>
      </w:r>
      <w:r>
        <w:rPr>
          <w:rFonts w:ascii="Verdana" w:hAnsi="Verdana" w:cs="Verdana"/>
          <w:b/>
          <w:bCs/>
          <w:color w:val="000000"/>
          <w:sz w:val="20"/>
          <w:szCs w:val="20"/>
        </w:rPr>
        <w:t>)</w:t>
      </w:r>
      <w:r>
        <w:rPr>
          <w:rFonts w:ascii="Verdana" w:hAnsi="Verdana" w:cs="Verdana"/>
          <w:color w:val="808080"/>
          <w:sz w:val="20"/>
          <w:szCs w:val="20"/>
        </w:rPr>
        <w:t xml:space="preserve"> </w:t>
      </w:r>
      <w:r>
        <w:rPr>
          <w:rFonts w:ascii="Verdana" w:hAnsi="Verdana" w:cs="Verdana"/>
          <w:b/>
          <w:bCs/>
          <w:color w:val="000000"/>
          <w:sz w:val="20"/>
          <w:szCs w:val="20"/>
        </w:rPr>
        <w:t>/</w:t>
      </w:r>
      <w:r>
        <w:rPr>
          <w:rFonts w:ascii="Verdana" w:hAnsi="Verdana" w:cs="Verdana"/>
          <w:color w:val="808080"/>
          <w:sz w:val="20"/>
          <w:szCs w:val="20"/>
        </w:rPr>
        <w:t xml:space="preserve"> </w:t>
      </w:r>
      <w:r>
        <w:rPr>
          <w:rFonts w:ascii="Verdana" w:hAnsi="Verdana" w:cs="Verdana"/>
          <w:b/>
          <w:bCs/>
          <w:color w:val="00007F"/>
          <w:sz w:val="20"/>
          <w:szCs w:val="20"/>
        </w:rPr>
        <w:t>sizeof</w:t>
      </w:r>
      <w:r>
        <w:rPr>
          <w:rFonts w:ascii="Verdana" w:hAnsi="Verdana" w:cs="Verdana"/>
          <w:b/>
          <w:bCs/>
          <w:color w:val="000000"/>
          <w:sz w:val="20"/>
          <w:szCs w:val="20"/>
        </w:rPr>
        <w:t>(</w:t>
      </w:r>
      <w:proofErr w:type="gramStart"/>
      <w:r>
        <w:rPr>
          <w:rFonts w:ascii="Verdana" w:hAnsi="Verdana" w:cs="Verdana"/>
          <w:color w:val="000000"/>
          <w:sz w:val="18"/>
          <w:szCs w:val="18"/>
        </w:rPr>
        <w:t>pidlist</w:t>
      </w:r>
      <w:r>
        <w:rPr>
          <w:rFonts w:ascii="Verdana" w:hAnsi="Verdana" w:cs="Verdana"/>
          <w:b/>
          <w:bCs/>
          <w:color w:val="000000"/>
          <w:sz w:val="20"/>
          <w:szCs w:val="20"/>
        </w:rPr>
        <w:t>[</w:t>
      </w:r>
      <w:proofErr w:type="gramEnd"/>
      <w:r>
        <w:rPr>
          <w:rFonts w:ascii="Verdana" w:hAnsi="Verdana" w:cs="Verdana"/>
          <w:color w:val="007F7F"/>
          <w:sz w:val="20"/>
          <w:szCs w:val="20"/>
        </w:rPr>
        <w:t>0</w:t>
      </w:r>
      <w:r>
        <w:rPr>
          <w:rFonts w:ascii="Verdana" w:hAnsi="Verdana" w:cs="Verdana"/>
          <w:b/>
          <w:bCs/>
          <w:color w:val="000000"/>
          <w:sz w:val="20"/>
          <w:szCs w:val="20"/>
        </w:rPr>
        <w:t>]);</w:t>
      </w:r>
      <w:r>
        <w:rPr>
          <w:rFonts w:ascii="Verdana" w:hAnsi="Verdana" w:cs="Verdana"/>
          <w:color w:val="808080"/>
          <w:sz w:val="20"/>
          <w:szCs w:val="20"/>
        </w:rPr>
        <w:t xml:space="preserve"> </w:t>
      </w:r>
      <w:r>
        <w:rPr>
          <w:rFonts w:ascii="Verdana" w:hAnsi="Verdana" w:cs="Verdana"/>
          <w:color w:val="000000"/>
          <w:sz w:val="18"/>
          <w:szCs w:val="18"/>
        </w:rPr>
        <w:t>i</w:t>
      </w:r>
      <w:r>
        <w:rPr>
          <w:rFonts w:ascii="Verdana" w:hAnsi="Verdana" w:cs="Verdana"/>
          <w:b/>
          <w:bCs/>
          <w:color w:val="000000"/>
          <w:sz w:val="20"/>
          <w:szCs w:val="20"/>
        </w:rPr>
        <w:t>++)</w:t>
      </w:r>
      <w:r>
        <w:rPr>
          <w:rFonts w:ascii="Verdana" w:hAnsi="Verdana" w:cs="Verdana"/>
          <w:color w:val="808080"/>
          <w:sz w:val="20"/>
          <w:szCs w:val="20"/>
        </w:rPr>
        <w:t xml:space="preserve"> </w:t>
      </w:r>
      <w:r>
        <w:rPr>
          <w:rFonts w:ascii="Verdana" w:hAnsi="Verdana" w:cs="Verdana"/>
          <w:b/>
          <w:bCs/>
          <w:color w:val="000000"/>
          <w:sz w:val="20"/>
          <w:szCs w:val="20"/>
        </w:rPr>
        <w:t>{</w:t>
      </w:r>
    </w:p>
    <w:p w14:paraId="1F37CEAD" w14:textId="77777777" w:rsidR="00616E41" w:rsidRDefault="00616E41" w:rsidP="00616E41">
      <w:pPr>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color w:val="000000"/>
          <w:sz w:val="18"/>
          <w:szCs w:val="18"/>
        </w:rPr>
        <w:t>byte</w:t>
      </w:r>
      <w:r>
        <w:rPr>
          <w:rFonts w:ascii="Verdana" w:hAnsi="Verdana" w:cs="Verdana"/>
          <w:color w:val="808080"/>
          <w:sz w:val="20"/>
          <w:szCs w:val="20"/>
        </w:rPr>
        <w:t xml:space="preserve"> </w:t>
      </w:r>
      <w:r>
        <w:rPr>
          <w:rFonts w:ascii="Verdana" w:hAnsi="Verdana" w:cs="Verdana"/>
          <w:color w:val="000000"/>
          <w:sz w:val="18"/>
          <w:szCs w:val="18"/>
        </w:rPr>
        <w:t>pid</w:t>
      </w:r>
      <w:r>
        <w:rPr>
          <w:rFonts w:ascii="Verdana" w:hAnsi="Verdana" w:cs="Verdana"/>
          <w:color w:val="808080"/>
          <w:sz w:val="20"/>
          <w:szCs w:val="20"/>
        </w:rPr>
        <w:t xml:space="preserve"> </w:t>
      </w:r>
      <w:r>
        <w:rPr>
          <w:rFonts w:ascii="Verdana" w:hAnsi="Verdana" w:cs="Verdana"/>
          <w:b/>
          <w:bCs/>
          <w:color w:val="000000"/>
          <w:sz w:val="20"/>
          <w:szCs w:val="20"/>
        </w:rPr>
        <w:t>=</w:t>
      </w:r>
      <w:r>
        <w:rPr>
          <w:rFonts w:ascii="Verdana" w:hAnsi="Verdana" w:cs="Verdana"/>
          <w:color w:val="808080"/>
          <w:sz w:val="20"/>
          <w:szCs w:val="20"/>
        </w:rPr>
        <w:t xml:space="preserve"> </w:t>
      </w:r>
      <w:r>
        <w:rPr>
          <w:rFonts w:ascii="Verdana" w:hAnsi="Verdana" w:cs="Verdana"/>
          <w:color w:val="000000"/>
          <w:sz w:val="18"/>
          <w:szCs w:val="18"/>
        </w:rPr>
        <w:t>pidlist</w:t>
      </w:r>
      <w:r>
        <w:rPr>
          <w:rFonts w:ascii="Verdana" w:hAnsi="Verdana" w:cs="Verdana"/>
          <w:b/>
          <w:bCs/>
          <w:color w:val="000000"/>
          <w:sz w:val="20"/>
          <w:szCs w:val="20"/>
        </w:rPr>
        <w:t>[</w:t>
      </w:r>
      <w:r>
        <w:rPr>
          <w:rFonts w:ascii="Verdana" w:hAnsi="Verdana" w:cs="Verdana"/>
          <w:color w:val="000000"/>
          <w:sz w:val="18"/>
          <w:szCs w:val="18"/>
        </w:rPr>
        <w:t>i</w:t>
      </w:r>
      <w:r>
        <w:rPr>
          <w:rFonts w:ascii="Verdana" w:hAnsi="Verdana" w:cs="Verdana"/>
          <w:b/>
          <w:bCs/>
          <w:color w:val="000000"/>
          <w:sz w:val="20"/>
          <w:szCs w:val="20"/>
        </w:rPr>
        <w:t>];</w:t>
      </w:r>
    </w:p>
    <w:p w14:paraId="3B009160" w14:textId="77777777" w:rsidR="00616E41" w:rsidRDefault="00616E41" w:rsidP="00616E41">
      <w:pPr>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b/>
          <w:bCs/>
          <w:color w:val="00007F"/>
          <w:sz w:val="20"/>
          <w:szCs w:val="20"/>
        </w:rPr>
        <w:t>bool</w:t>
      </w:r>
      <w:r>
        <w:rPr>
          <w:rFonts w:ascii="Verdana" w:hAnsi="Verdana" w:cs="Verdana"/>
          <w:color w:val="808080"/>
          <w:sz w:val="20"/>
          <w:szCs w:val="20"/>
        </w:rPr>
        <w:t xml:space="preserve"> </w:t>
      </w:r>
      <w:r>
        <w:rPr>
          <w:rFonts w:ascii="Verdana" w:hAnsi="Verdana" w:cs="Verdana"/>
          <w:color w:val="000000"/>
          <w:sz w:val="18"/>
          <w:szCs w:val="18"/>
        </w:rPr>
        <w:t>valid</w:t>
      </w:r>
      <w:r>
        <w:rPr>
          <w:rFonts w:ascii="Verdana" w:hAnsi="Verdana" w:cs="Verdana"/>
          <w:color w:val="808080"/>
          <w:sz w:val="20"/>
          <w:szCs w:val="20"/>
        </w:rPr>
        <w:t xml:space="preserve"> </w:t>
      </w:r>
      <w:r>
        <w:rPr>
          <w:rFonts w:ascii="Verdana" w:hAnsi="Verdana" w:cs="Verdana"/>
          <w:b/>
          <w:bCs/>
          <w:color w:val="000000"/>
          <w:sz w:val="20"/>
          <w:szCs w:val="20"/>
        </w:rPr>
        <w:t>=</w:t>
      </w:r>
      <w:r>
        <w:rPr>
          <w:rFonts w:ascii="Verdana" w:hAnsi="Verdana" w:cs="Verdana"/>
          <w:color w:val="808080"/>
          <w:sz w:val="20"/>
          <w:szCs w:val="20"/>
        </w:rPr>
        <w:t xml:space="preserve"> </w:t>
      </w:r>
      <w:proofErr w:type="gramStart"/>
      <w:r>
        <w:rPr>
          <w:rFonts w:ascii="Verdana" w:hAnsi="Verdana" w:cs="Verdana"/>
          <w:color w:val="000000"/>
          <w:sz w:val="18"/>
          <w:szCs w:val="18"/>
        </w:rPr>
        <w:t>obd</w:t>
      </w:r>
      <w:r>
        <w:rPr>
          <w:rFonts w:ascii="Verdana" w:hAnsi="Verdana" w:cs="Verdana"/>
          <w:b/>
          <w:bCs/>
          <w:color w:val="000000"/>
          <w:sz w:val="20"/>
          <w:szCs w:val="20"/>
        </w:rPr>
        <w:t>.</w:t>
      </w:r>
      <w:r>
        <w:rPr>
          <w:rFonts w:ascii="Verdana" w:hAnsi="Verdana" w:cs="Verdana"/>
          <w:color w:val="000000"/>
          <w:sz w:val="18"/>
          <w:szCs w:val="18"/>
        </w:rPr>
        <w:t>isValidPID</w:t>
      </w:r>
      <w:proofErr w:type="gramEnd"/>
      <w:r>
        <w:rPr>
          <w:rFonts w:ascii="Verdana" w:hAnsi="Verdana" w:cs="Verdana"/>
          <w:b/>
          <w:bCs/>
          <w:color w:val="000000"/>
          <w:sz w:val="20"/>
          <w:szCs w:val="20"/>
        </w:rPr>
        <w:t>(</w:t>
      </w:r>
      <w:r>
        <w:rPr>
          <w:rFonts w:ascii="Verdana" w:hAnsi="Verdana" w:cs="Verdana"/>
          <w:color w:val="000000"/>
          <w:sz w:val="18"/>
          <w:szCs w:val="18"/>
        </w:rPr>
        <w:t>pid</w:t>
      </w:r>
      <w:r>
        <w:rPr>
          <w:rFonts w:ascii="Verdana" w:hAnsi="Verdana" w:cs="Verdana"/>
          <w:b/>
          <w:bCs/>
          <w:color w:val="000000"/>
          <w:sz w:val="20"/>
          <w:szCs w:val="20"/>
        </w:rPr>
        <w:t>);</w:t>
      </w:r>
    </w:p>
    <w:p w14:paraId="1FD5D124" w14:textId="77777777" w:rsidR="00616E41" w:rsidRDefault="00616E41" w:rsidP="00616E41">
      <w:pPr>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p>
    <w:p w14:paraId="68C50D92"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Pr>
          <w:rFonts w:ascii="Verdana" w:hAnsi="Verdana" w:cs="Verdana"/>
          <w:color w:val="808080"/>
          <w:sz w:val="20"/>
          <w:szCs w:val="20"/>
        </w:rPr>
        <w:t xml:space="preserve">        </w:t>
      </w:r>
      <w:r w:rsidRPr="00616E41">
        <w:rPr>
          <w:rFonts w:ascii="Verdana" w:hAnsi="Verdana" w:cs="Verdana"/>
          <w:b/>
          <w:bCs/>
          <w:color w:val="00007F"/>
          <w:sz w:val="20"/>
          <w:szCs w:val="20"/>
          <w:lang w:val="en-US"/>
        </w:rPr>
        <w:t>if</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valid</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p>
    <w:p w14:paraId="6AA67C6B"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b/>
          <w:bCs/>
          <w:color w:val="00007F"/>
          <w:sz w:val="20"/>
          <w:szCs w:val="20"/>
          <w:lang w:val="en-US"/>
        </w:rPr>
        <w:t>int</w:t>
      </w: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value</w:t>
      </w:r>
      <w:r w:rsidRPr="00616E41">
        <w:rPr>
          <w:rFonts w:ascii="Verdana" w:hAnsi="Verdana" w:cs="Verdana"/>
          <w:b/>
          <w:bCs/>
          <w:color w:val="000000"/>
          <w:sz w:val="20"/>
          <w:szCs w:val="20"/>
          <w:lang w:val="en-US"/>
        </w:rPr>
        <w:t>;</w:t>
      </w:r>
    </w:p>
    <w:p w14:paraId="100001AC"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b/>
          <w:bCs/>
          <w:color w:val="00007F"/>
          <w:sz w:val="20"/>
          <w:szCs w:val="20"/>
          <w:lang w:val="en-US"/>
        </w:rPr>
        <w:t>if</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proofErr w:type="gramStart"/>
      <w:r w:rsidRPr="00616E41">
        <w:rPr>
          <w:rFonts w:ascii="Verdana" w:hAnsi="Verdana" w:cs="Verdana"/>
          <w:color w:val="000000"/>
          <w:sz w:val="18"/>
          <w:szCs w:val="18"/>
          <w:lang w:val="en-US"/>
        </w:rPr>
        <w:t>obd</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readPID</w:t>
      </w:r>
      <w:proofErr w:type="gramEnd"/>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pid</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value</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p>
    <w:p w14:paraId="6B4CCD11"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json</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pidNames</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i</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value</w:t>
      </w:r>
      <w:r w:rsidRPr="00616E41">
        <w:rPr>
          <w:rFonts w:ascii="Verdana" w:hAnsi="Verdana" w:cs="Verdana"/>
          <w:b/>
          <w:bCs/>
          <w:color w:val="000000"/>
          <w:sz w:val="20"/>
          <w:szCs w:val="20"/>
          <w:lang w:val="en-US"/>
        </w:rPr>
        <w:t>;</w:t>
      </w:r>
    </w:p>
    <w:p w14:paraId="7C63FE1B"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p>
    <w:p w14:paraId="2318589B"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proofErr w:type="gramStart"/>
      <w:r w:rsidRPr="00616E41">
        <w:rPr>
          <w:rFonts w:ascii="Verdana" w:hAnsi="Verdana" w:cs="Verdana"/>
          <w:b/>
          <w:bCs/>
          <w:color w:val="000000"/>
          <w:sz w:val="20"/>
          <w:szCs w:val="20"/>
          <w:lang w:val="en-US"/>
        </w:rPr>
        <w:t>}</w:t>
      </w:r>
      <w:r w:rsidRPr="00616E41">
        <w:rPr>
          <w:rFonts w:ascii="Verdana" w:hAnsi="Verdana" w:cs="Verdana"/>
          <w:b/>
          <w:bCs/>
          <w:color w:val="00007F"/>
          <w:sz w:val="20"/>
          <w:szCs w:val="20"/>
          <w:lang w:val="en-US"/>
        </w:rPr>
        <w:t>else</w:t>
      </w:r>
      <w:proofErr w:type="gramEnd"/>
      <w:r w:rsidRPr="00616E41">
        <w:rPr>
          <w:rFonts w:ascii="Verdana" w:hAnsi="Verdana" w:cs="Verdana"/>
          <w:b/>
          <w:bCs/>
          <w:color w:val="000000"/>
          <w:sz w:val="20"/>
          <w:szCs w:val="20"/>
          <w:lang w:val="en-US"/>
        </w:rPr>
        <w:t>{</w:t>
      </w:r>
    </w:p>
    <w:p w14:paraId="780C0374"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json</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pidNames</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i</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7F007F"/>
          <w:sz w:val="20"/>
          <w:szCs w:val="20"/>
          <w:lang w:val="en-US"/>
        </w:rPr>
        <w:t>""</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p>
    <w:p w14:paraId="7FED6E7A"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p>
    <w:p w14:paraId="52B4298B"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p>
    <w:p w14:paraId="64AA90A3"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p>
    <w:p w14:paraId="7E7BA091"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json</w:t>
      </w:r>
      <w:r w:rsidRPr="00616E41">
        <w:rPr>
          <w:rFonts w:ascii="Verdana" w:hAnsi="Verdana" w:cs="Verdana"/>
          <w:b/>
          <w:bCs/>
          <w:color w:val="000000"/>
          <w:sz w:val="20"/>
          <w:szCs w:val="20"/>
          <w:lang w:val="en-US"/>
        </w:rPr>
        <w:t>[</w:t>
      </w:r>
      <w:r w:rsidRPr="00616E41">
        <w:rPr>
          <w:rFonts w:ascii="Verdana" w:hAnsi="Verdana" w:cs="Verdana"/>
          <w:color w:val="7F007F"/>
          <w:sz w:val="20"/>
          <w:szCs w:val="20"/>
          <w:lang w:val="en-US"/>
        </w:rPr>
        <w:t>"Lat"</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b/>
          <w:bCs/>
          <w:color w:val="00007F"/>
          <w:sz w:val="20"/>
          <w:szCs w:val="20"/>
          <w:lang w:val="en-US"/>
        </w:rPr>
        <w:t>float</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lat</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007F7F"/>
          <w:sz w:val="20"/>
          <w:szCs w:val="20"/>
          <w:lang w:val="en-US"/>
        </w:rPr>
        <w:t>100000</w:t>
      </w:r>
      <w:r w:rsidRPr="00616E41">
        <w:rPr>
          <w:rFonts w:ascii="Verdana" w:hAnsi="Verdana" w:cs="Verdana"/>
          <w:b/>
          <w:bCs/>
          <w:color w:val="000000"/>
          <w:sz w:val="20"/>
          <w:szCs w:val="20"/>
          <w:lang w:val="en-US"/>
        </w:rPr>
        <w:t>);</w:t>
      </w:r>
    </w:p>
    <w:p w14:paraId="67CBD555"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json</w:t>
      </w:r>
      <w:r w:rsidRPr="00616E41">
        <w:rPr>
          <w:rFonts w:ascii="Verdana" w:hAnsi="Verdana" w:cs="Verdana"/>
          <w:b/>
          <w:bCs/>
          <w:color w:val="000000"/>
          <w:sz w:val="20"/>
          <w:szCs w:val="20"/>
          <w:lang w:val="en-US"/>
        </w:rPr>
        <w:t>[</w:t>
      </w:r>
      <w:r w:rsidRPr="00616E41">
        <w:rPr>
          <w:rFonts w:ascii="Verdana" w:hAnsi="Verdana" w:cs="Verdana"/>
          <w:color w:val="7F007F"/>
          <w:sz w:val="20"/>
          <w:szCs w:val="20"/>
          <w:lang w:val="en-US"/>
        </w:rPr>
        <w:t>"Lng"</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b/>
          <w:bCs/>
          <w:color w:val="00007F"/>
          <w:sz w:val="20"/>
          <w:szCs w:val="20"/>
          <w:lang w:val="en-US"/>
        </w:rPr>
        <w:t>float</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lng</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007F7F"/>
          <w:sz w:val="20"/>
          <w:szCs w:val="20"/>
          <w:lang w:val="en-US"/>
        </w:rPr>
        <w:t>100000</w:t>
      </w:r>
      <w:r w:rsidRPr="00616E41">
        <w:rPr>
          <w:rFonts w:ascii="Verdana" w:hAnsi="Verdana" w:cs="Verdana"/>
          <w:b/>
          <w:bCs/>
          <w:color w:val="000000"/>
          <w:sz w:val="20"/>
          <w:szCs w:val="20"/>
          <w:lang w:val="en-US"/>
        </w:rPr>
        <w:t>);</w:t>
      </w:r>
    </w:p>
    <w:p w14:paraId="11C4050F"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json</w:t>
      </w:r>
      <w:r w:rsidRPr="00616E41">
        <w:rPr>
          <w:rFonts w:ascii="Verdana" w:hAnsi="Verdana" w:cs="Verdana"/>
          <w:b/>
          <w:bCs/>
          <w:color w:val="000000"/>
          <w:sz w:val="20"/>
          <w:szCs w:val="20"/>
          <w:lang w:val="en-US"/>
        </w:rPr>
        <w:t>[</w:t>
      </w:r>
      <w:r w:rsidRPr="00616E41">
        <w:rPr>
          <w:rFonts w:ascii="Verdana" w:hAnsi="Verdana" w:cs="Verdana"/>
          <w:color w:val="7F007F"/>
          <w:sz w:val="20"/>
          <w:szCs w:val="20"/>
          <w:lang w:val="en-US"/>
        </w:rPr>
        <w:t>"Date"</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date</w:t>
      </w:r>
      <w:r w:rsidRPr="00616E41">
        <w:rPr>
          <w:rFonts w:ascii="Verdana" w:hAnsi="Verdana" w:cs="Verdana"/>
          <w:b/>
          <w:bCs/>
          <w:color w:val="000000"/>
          <w:sz w:val="20"/>
          <w:szCs w:val="20"/>
          <w:lang w:val="en-US"/>
        </w:rPr>
        <w:t>;</w:t>
      </w:r>
    </w:p>
    <w:p w14:paraId="2802C87F"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json</w:t>
      </w:r>
      <w:r w:rsidRPr="00616E41">
        <w:rPr>
          <w:rFonts w:ascii="Verdana" w:hAnsi="Verdana" w:cs="Verdana"/>
          <w:b/>
          <w:bCs/>
          <w:color w:val="000000"/>
          <w:sz w:val="20"/>
          <w:szCs w:val="20"/>
          <w:lang w:val="en-US"/>
        </w:rPr>
        <w:t>[</w:t>
      </w:r>
      <w:r w:rsidRPr="00616E41">
        <w:rPr>
          <w:rFonts w:ascii="Verdana" w:hAnsi="Verdana" w:cs="Verdana"/>
          <w:color w:val="7F007F"/>
          <w:sz w:val="20"/>
          <w:szCs w:val="20"/>
          <w:lang w:val="en-US"/>
        </w:rPr>
        <w:t>"Time"</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time</w:t>
      </w:r>
      <w:r w:rsidRPr="00616E41">
        <w:rPr>
          <w:rFonts w:ascii="Verdana" w:hAnsi="Verdana" w:cs="Verdana"/>
          <w:b/>
          <w:bCs/>
          <w:color w:val="000000"/>
          <w:sz w:val="20"/>
          <w:szCs w:val="20"/>
          <w:lang w:val="en-US"/>
        </w:rPr>
        <w:t>;</w:t>
      </w:r>
    </w:p>
    <w:p w14:paraId="0DD284E2"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p>
    <w:p w14:paraId="60409649"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rpm</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json</w:t>
      </w:r>
      <w:r w:rsidRPr="00616E41">
        <w:rPr>
          <w:rFonts w:ascii="Verdana" w:hAnsi="Verdana" w:cs="Verdana"/>
          <w:b/>
          <w:bCs/>
          <w:color w:val="000000"/>
          <w:sz w:val="20"/>
          <w:szCs w:val="20"/>
          <w:lang w:val="en-US"/>
        </w:rPr>
        <w:t>[</w:t>
      </w:r>
      <w:r w:rsidRPr="00616E41">
        <w:rPr>
          <w:rFonts w:ascii="Verdana" w:hAnsi="Verdana" w:cs="Verdana"/>
          <w:color w:val="7F007F"/>
          <w:sz w:val="20"/>
          <w:szCs w:val="20"/>
          <w:lang w:val="en-US"/>
        </w:rPr>
        <w:t>"Rpm"</w:t>
      </w:r>
      <w:r w:rsidRPr="00616E41">
        <w:rPr>
          <w:rFonts w:ascii="Verdana" w:hAnsi="Verdana" w:cs="Verdana"/>
          <w:b/>
          <w:bCs/>
          <w:color w:val="000000"/>
          <w:sz w:val="20"/>
          <w:szCs w:val="20"/>
          <w:lang w:val="en-US"/>
        </w:rPr>
        <w:t>];</w:t>
      </w:r>
    </w:p>
    <w:p w14:paraId="28D25399"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_speed</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json</w:t>
      </w:r>
      <w:r w:rsidRPr="00616E41">
        <w:rPr>
          <w:rFonts w:ascii="Verdana" w:hAnsi="Verdana" w:cs="Verdana"/>
          <w:b/>
          <w:bCs/>
          <w:color w:val="000000"/>
          <w:sz w:val="20"/>
          <w:szCs w:val="20"/>
          <w:lang w:val="en-US"/>
        </w:rPr>
        <w:t>[</w:t>
      </w:r>
      <w:r w:rsidRPr="00616E41">
        <w:rPr>
          <w:rFonts w:ascii="Verdana" w:hAnsi="Verdana" w:cs="Verdana"/>
          <w:color w:val="7F007F"/>
          <w:sz w:val="20"/>
          <w:szCs w:val="20"/>
          <w:lang w:val="en-US"/>
        </w:rPr>
        <w:t>"Speed"</w:t>
      </w:r>
      <w:r w:rsidRPr="00616E41">
        <w:rPr>
          <w:rFonts w:ascii="Verdana" w:hAnsi="Verdana" w:cs="Verdana"/>
          <w:b/>
          <w:bCs/>
          <w:color w:val="000000"/>
          <w:sz w:val="20"/>
          <w:szCs w:val="20"/>
          <w:lang w:val="en-US"/>
        </w:rPr>
        <w:t>];</w:t>
      </w:r>
    </w:p>
    <w:p w14:paraId="27DDEFB2" w14:textId="77777777" w:rsidR="00616E41" w:rsidRPr="00616E41" w:rsidRDefault="00616E41" w:rsidP="00616E41">
      <w:pPr>
        <w:autoSpaceDE w:val="0"/>
        <w:autoSpaceDN w:val="0"/>
        <w:adjustRightInd w:val="0"/>
        <w:spacing w:after="0" w:line="240" w:lineRule="auto"/>
        <w:rPr>
          <w:rFonts w:ascii="Verdana" w:hAnsi="Verdana" w:cs="Verdana"/>
          <w:color w:val="7F7F00"/>
          <w:sz w:val="20"/>
          <w:szCs w:val="20"/>
          <w:lang w:val="en-US"/>
        </w:rPr>
      </w:pPr>
      <w:r w:rsidRPr="00616E41">
        <w:rPr>
          <w:rFonts w:ascii="Verdana" w:hAnsi="Verdana" w:cs="Verdana"/>
          <w:color w:val="7F7F00"/>
          <w:sz w:val="20"/>
          <w:szCs w:val="20"/>
          <w:lang w:val="en-US"/>
        </w:rPr>
        <w:t>#endif</w:t>
      </w:r>
    </w:p>
    <w:p w14:paraId="084154B6" w14:textId="77777777" w:rsidR="00616E41" w:rsidRPr="00616E41" w:rsidRDefault="00616E41" w:rsidP="00616E41">
      <w:pPr>
        <w:autoSpaceDE w:val="0"/>
        <w:autoSpaceDN w:val="0"/>
        <w:adjustRightInd w:val="0"/>
        <w:spacing w:after="0" w:line="240" w:lineRule="auto"/>
        <w:rPr>
          <w:rFonts w:ascii="Verdana" w:hAnsi="Verdana" w:cs="Verdana"/>
          <w:color w:val="7F7F00"/>
          <w:sz w:val="20"/>
          <w:szCs w:val="20"/>
          <w:lang w:val="en-US"/>
        </w:rPr>
      </w:pPr>
      <w:r w:rsidRPr="00616E41">
        <w:rPr>
          <w:rFonts w:ascii="Verdana" w:hAnsi="Verdana" w:cs="Verdana"/>
          <w:color w:val="7F7F00"/>
          <w:sz w:val="20"/>
          <w:szCs w:val="20"/>
          <w:lang w:val="en-US"/>
        </w:rPr>
        <w:lastRenderedPageBreak/>
        <w:t>#if DEBUG_MODE</w:t>
      </w:r>
    </w:p>
    <w:p w14:paraId="4D5B83D0" w14:textId="77777777" w:rsidR="00616E41" w:rsidRPr="00616E41" w:rsidRDefault="00616E41" w:rsidP="00616E41">
      <w:pPr>
        <w:autoSpaceDE w:val="0"/>
        <w:autoSpaceDN w:val="0"/>
        <w:adjustRightInd w:val="0"/>
        <w:spacing w:after="0" w:line="240" w:lineRule="auto"/>
        <w:rPr>
          <w:rFonts w:ascii="Verdana" w:hAnsi="Verdana" w:cs="Verdana"/>
          <w:color w:val="C0C0C0"/>
          <w:sz w:val="20"/>
          <w:szCs w:val="20"/>
          <w:lang w:val="en-US"/>
        </w:rPr>
      </w:pPr>
    </w:p>
    <w:p w14:paraId="4ADC9728" w14:textId="77777777" w:rsidR="00616E41" w:rsidRPr="00FA29EC" w:rsidRDefault="00616E41" w:rsidP="00616E41">
      <w:pPr>
        <w:autoSpaceDE w:val="0"/>
        <w:autoSpaceDN w:val="0"/>
        <w:adjustRightInd w:val="0"/>
        <w:spacing w:after="0" w:line="240" w:lineRule="auto"/>
        <w:rPr>
          <w:rFonts w:ascii="Verdana" w:hAnsi="Verdana" w:cs="Verdana"/>
          <w:color w:val="C0C0C0"/>
          <w:sz w:val="20"/>
          <w:szCs w:val="20"/>
          <w:lang w:val="en-US"/>
        </w:rPr>
      </w:pPr>
      <w:r w:rsidRPr="00616E41">
        <w:rPr>
          <w:rFonts w:ascii="Verdana" w:hAnsi="Verdana" w:cs="Verdana"/>
          <w:color w:val="C0C0C0"/>
          <w:sz w:val="20"/>
          <w:szCs w:val="20"/>
          <w:lang w:val="en-US"/>
        </w:rPr>
        <w:t xml:space="preserve">    </w:t>
      </w:r>
      <w:r w:rsidRPr="00FA29EC">
        <w:rPr>
          <w:rFonts w:ascii="Verdana" w:hAnsi="Verdana" w:cs="Verdana"/>
          <w:color w:val="B0B0B0"/>
          <w:sz w:val="20"/>
          <w:szCs w:val="20"/>
          <w:lang w:val="en-US"/>
        </w:rPr>
        <w:t>json</w:t>
      </w:r>
      <w:r w:rsidRPr="00FA29EC">
        <w:rPr>
          <w:rFonts w:ascii="Verdana" w:hAnsi="Verdana" w:cs="Verdana"/>
          <w:b/>
          <w:color w:val="B0B0B0"/>
          <w:sz w:val="20"/>
          <w:szCs w:val="20"/>
          <w:lang w:val="en-US"/>
        </w:rPr>
        <w:t>[</w:t>
      </w:r>
      <w:r w:rsidRPr="00FA29EC">
        <w:rPr>
          <w:rFonts w:ascii="Verdana" w:hAnsi="Verdana" w:cs="Verdana"/>
          <w:color w:val="B090B0"/>
          <w:sz w:val="20"/>
          <w:szCs w:val="20"/>
          <w:lang w:val="en-US"/>
        </w:rPr>
        <w:t>"Rpm"</w:t>
      </w:r>
      <w:r w:rsidRPr="00FA29EC">
        <w:rPr>
          <w:rFonts w:ascii="Verdana" w:hAnsi="Verdana" w:cs="Verdana"/>
          <w:b/>
          <w:color w:val="B0B0B0"/>
          <w:sz w:val="20"/>
          <w:szCs w:val="20"/>
          <w:lang w:val="en-US"/>
        </w:rPr>
        <w:t>]</w:t>
      </w:r>
      <w:r w:rsidRPr="00FA29EC">
        <w:rPr>
          <w:rFonts w:ascii="Verdana" w:hAnsi="Verdana" w:cs="Verdana"/>
          <w:color w:val="C0C0C0"/>
          <w:sz w:val="20"/>
          <w:szCs w:val="20"/>
          <w:lang w:val="en-US"/>
        </w:rPr>
        <w:t xml:space="preserve"> </w:t>
      </w:r>
      <w:r w:rsidRPr="00FA29EC">
        <w:rPr>
          <w:rFonts w:ascii="Verdana" w:hAnsi="Verdana" w:cs="Verdana"/>
          <w:b/>
          <w:color w:val="B0B0B0"/>
          <w:sz w:val="20"/>
          <w:szCs w:val="20"/>
          <w:lang w:val="en-US"/>
        </w:rPr>
        <w:t>=</w:t>
      </w:r>
      <w:r w:rsidRPr="00FA29EC">
        <w:rPr>
          <w:rFonts w:ascii="Verdana" w:hAnsi="Verdana" w:cs="Verdana"/>
          <w:color w:val="C0C0C0"/>
          <w:sz w:val="20"/>
          <w:szCs w:val="20"/>
          <w:lang w:val="en-US"/>
        </w:rPr>
        <w:t xml:space="preserve"> </w:t>
      </w:r>
      <w:r w:rsidRPr="00FA29EC">
        <w:rPr>
          <w:rFonts w:ascii="Verdana" w:hAnsi="Verdana" w:cs="Verdana"/>
          <w:color w:val="90B0B0"/>
          <w:sz w:val="20"/>
          <w:szCs w:val="20"/>
          <w:lang w:val="en-US"/>
        </w:rPr>
        <w:t>800</w:t>
      </w:r>
      <w:r w:rsidRPr="00FA29EC">
        <w:rPr>
          <w:rFonts w:ascii="Verdana" w:hAnsi="Verdana" w:cs="Verdana"/>
          <w:b/>
          <w:color w:val="B0B0B0"/>
          <w:sz w:val="20"/>
          <w:szCs w:val="20"/>
          <w:lang w:val="en-US"/>
        </w:rPr>
        <w:t>;</w:t>
      </w:r>
    </w:p>
    <w:p w14:paraId="0B9FB625" w14:textId="77777777" w:rsidR="00616E41" w:rsidRPr="00FA29EC" w:rsidRDefault="00616E41" w:rsidP="00616E41">
      <w:pPr>
        <w:autoSpaceDE w:val="0"/>
        <w:autoSpaceDN w:val="0"/>
        <w:adjustRightInd w:val="0"/>
        <w:spacing w:after="0" w:line="240" w:lineRule="auto"/>
        <w:rPr>
          <w:rFonts w:ascii="Verdana" w:hAnsi="Verdana" w:cs="Verdana"/>
          <w:color w:val="C0C0C0"/>
          <w:sz w:val="20"/>
          <w:szCs w:val="20"/>
          <w:lang w:val="en-US"/>
        </w:rPr>
      </w:pPr>
      <w:r w:rsidRPr="00FA29EC">
        <w:rPr>
          <w:rFonts w:ascii="Verdana" w:hAnsi="Verdana" w:cs="Verdana"/>
          <w:color w:val="C0C0C0"/>
          <w:sz w:val="20"/>
          <w:szCs w:val="20"/>
          <w:lang w:val="en-US"/>
        </w:rPr>
        <w:t xml:space="preserve">    </w:t>
      </w:r>
      <w:r w:rsidRPr="00FA29EC">
        <w:rPr>
          <w:rFonts w:ascii="Verdana" w:hAnsi="Verdana" w:cs="Verdana"/>
          <w:color w:val="B0B0B0"/>
          <w:sz w:val="20"/>
          <w:szCs w:val="20"/>
          <w:lang w:val="en-US"/>
        </w:rPr>
        <w:t>json</w:t>
      </w:r>
      <w:r w:rsidRPr="00FA29EC">
        <w:rPr>
          <w:rFonts w:ascii="Verdana" w:hAnsi="Verdana" w:cs="Verdana"/>
          <w:b/>
          <w:color w:val="B0B0B0"/>
          <w:sz w:val="20"/>
          <w:szCs w:val="20"/>
          <w:lang w:val="en-US"/>
        </w:rPr>
        <w:t>[</w:t>
      </w:r>
      <w:r w:rsidRPr="00FA29EC">
        <w:rPr>
          <w:rFonts w:ascii="Verdana" w:hAnsi="Verdana" w:cs="Verdana"/>
          <w:color w:val="B090B0"/>
          <w:sz w:val="20"/>
          <w:szCs w:val="20"/>
          <w:lang w:val="en-US"/>
        </w:rPr>
        <w:t>"Speed"</w:t>
      </w:r>
      <w:r w:rsidRPr="00FA29EC">
        <w:rPr>
          <w:rFonts w:ascii="Verdana" w:hAnsi="Verdana" w:cs="Verdana"/>
          <w:b/>
          <w:color w:val="B0B0B0"/>
          <w:sz w:val="20"/>
          <w:szCs w:val="20"/>
          <w:lang w:val="en-US"/>
        </w:rPr>
        <w:t>]</w:t>
      </w:r>
      <w:r w:rsidRPr="00FA29EC">
        <w:rPr>
          <w:rFonts w:ascii="Verdana" w:hAnsi="Verdana" w:cs="Verdana"/>
          <w:color w:val="C0C0C0"/>
          <w:sz w:val="20"/>
          <w:szCs w:val="20"/>
          <w:lang w:val="en-US"/>
        </w:rPr>
        <w:t xml:space="preserve"> </w:t>
      </w:r>
      <w:r w:rsidRPr="00FA29EC">
        <w:rPr>
          <w:rFonts w:ascii="Verdana" w:hAnsi="Verdana" w:cs="Verdana"/>
          <w:b/>
          <w:color w:val="B0B0B0"/>
          <w:sz w:val="20"/>
          <w:szCs w:val="20"/>
          <w:lang w:val="en-US"/>
        </w:rPr>
        <w:t>=</w:t>
      </w:r>
      <w:r w:rsidRPr="00FA29EC">
        <w:rPr>
          <w:rFonts w:ascii="Verdana" w:hAnsi="Verdana" w:cs="Verdana"/>
          <w:color w:val="C0C0C0"/>
          <w:sz w:val="20"/>
          <w:szCs w:val="20"/>
          <w:lang w:val="en-US"/>
        </w:rPr>
        <w:t xml:space="preserve"> </w:t>
      </w:r>
      <w:r w:rsidRPr="00FA29EC">
        <w:rPr>
          <w:rFonts w:ascii="Verdana" w:hAnsi="Verdana" w:cs="Verdana"/>
          <w:color w:val="90B0B0"/>
          <w:sz w:val="20"/>
          <w:szCs w:val="20"/>
          <w:lang w:val="en-US"/>
        </w:rPr>
        <w:t>20</w:t>
      </w:r>
      <w:r w:rsidRPr="00FA29EC">
        <w:rPr>
          <w:rFonts w:ascii="Verdana" w:hAnsi="Verdana" w:cs="Verdana"/>
          <w:b/>
          <w:color w:val="B0B0B0"/>
          <w:sz w:val="20"/>
          <w:szCs w:val="20"/>
          <w:lang w:val="en-US"/>
        </w:rPr>
        <w:t>;</w:t>
      </w:r>
    </w:p>
    <w:p w14:paraId="091B7067" w14:textId="77777777" w:rsidR="00616E41" w:rsidRPr="00616E41" w:rsidRDefault="00616E41" w:rsidP="00616E41">
      <w:pPr>
        <w:autoSpaceDE w:val="0"/>
        <w:autoSpaceDN w:val="0"/>
        <w:adjustRightInd w:val="0"/>
        <w:spacing w:after="0" w:line="240" w:lineRule="auto"/>
        <w:rPr>
          <w:rFonts w:ascii="Verdana" w:hAnsi="Verdana" w:cs="Verdana"/>
          <w:color w:val="C0C0C0"/>
          <w:sz w:val="20"/>
          <w:szCs w:val="20"/>
          <w:lang w:val="en-US"/>
        </w:rPr>
      </w:pPr>
      <w:r w:rsidRPr="00616E41">
        <w:rPr>
          <w:rFonts w:ascii="Verdana" w:hAnsi="Verdana" w:cs="Verdana"/>
          <w:color w:val="C0C0C0"/>
          <w:sz w:val="20"/>
          <w:szCs w:val="20"/>
          <w:lang w:val="en-US"/>
        </w:rPr>
        <w:t xml:space="preserve">    </w:t>
      </w:r>
      <w:r w:rsidRPr="00616E41">
        <w:rPr>
          <w:rFonts w:ascii="Verdana" w:hAnsi="Verdana" w:cs="Verdana"/>
          <w:color w:val="B0B0B0"/>
          <w:sz w:val="20"/>
          <w:szCs w:val="20"/>
          <w:lang w:val="en-US"/>
        </w:rPr>
        <w:t>json</w:t>
      </w:r>
      <w:r w:rsidRPr="00616E41">
        <w:rPr>
          <w:rFonts w:ascii="Verdana" w:hAnsi="Verdana" w:cs="Verdana"/>
          <w:b/>
          <w:bCs/>
          <w:color w:val="B0B0B0"/>
          <w:sz w:val="20"/>
          <w:szCs w:val="20"/>
          <w:lang w:val="en-US"/>
        </w:rPr>
        <w:t>[</w:t>
      </w:r>
      <w:r w:rsidRPr="00616E41">
        <w:rPr>
          <w:rFonts w:ascii="Verdana" w:hAnsi="Verdana" w:cs="Verdana"/>
          <w:color w:val="B090B0"/>
          <w:sz w:val="20"/>
          <w:szCs w:val="20"/>
          <w:lang w:val="en-US"/>
        </w:rPr>
        <w:t>"Lat"</w:t>
      </w:r>
      <w:r w:rsidRPr="00616E41">
        <w:rPr>
          <w:rFonts w:ascii="Verdana" w:hAnsi="Verdana" w:cs="Verdana"/>
          <w:b/>
          <w:bCs/>
          <w:color w:val="B0B0B0"/>
          <w:sz w:val="20"/>
          <w:szCs w:val="20"/>
          <w:lang w:val="en-US"/>
        </w:rPr>
        <w:t>]</w:t>
      </w:r>
      <w:r w:rsidRPr="00616E41">
        <w:rPr>
          <w:rFonts w:ascii="Verdana" w:hAnsi="Verdana" w:cs="Verdana"/>
          <w:color w:val="C0C0C0"/>
          <w:sz w:val="20"/>
          <w:szCs w:val="20"/>
          <w:lang w:val="en-US"/>
        </w:rPr>
        <w:t xml:space="preserve"> </w:t>
      </w:r>
      <w:r w:rsidRPr="00616E41">
        <w:rPr>
          <w:rFonts w:ascii="Verdana" w:hAnsi="Verdana" w:cs="Verdana"/>
          <w:b/>
          <w:bCs/>
          <w:color w:val="B0B0B0"/>
          <w:sz w:val="20"/>
          <w:szCs w:val="20"/>
          <w:lang w:val="en-US"/>
        </w:rPr>
        <w:t>=</w:t>
      </w:r>
      <w:r w:rsidRPr="00616E41">
        <w:rPr>
          <w:rFonts w:ascii="Verdana" w:hAnsi="Verdana" w:cs="Verdana"/>
          <w:color w:val="C0C0C0"/>
          <w:sz w:val="20"/>
          <w:szCs w:val="20"/>
          <w:lang w:val="en-US"/>
        </w:rPr>
        <w:t xml:space="preserve"> </w:t>
      </w:r>
      <w:r w:rsidRPr="00616E41">
        <w:rPr>
          <w:rFonts w:ascii="Verdana" w:hAnsi="Verdana" w:cs="Verdana"/>
          <w:b/>
          <w:bCs/>
          <w:color w:val="B0B0B0"/>
          <w:sz w:val="20"/>
          <w:szCs w:val="20"/>
          <w:lang w:val="en-US"/>
        </w:rPr>
        <w:t>((</w:t>
      </w:r>
      <w:r w:rsidRPr="00616E41">
        <w:rPr>
          <w:rFonts w:ascii="Verdana" w:hAnsi="Verdana" w:cs="Verdana"/>
          <w:b/>
          <w:bCs/>
          <w:color w:val="9090B0"/>
          <w:sz w:val="20"/>
          <w:szCs w:val="20"/>
          <w:lang w:val="en-US"/>
        </w:rPr>
        <w:t>float</w:t>
      </w:r>
      <w:r w:rsidRPr="00616E41">
        <w:rPr>
          <w:rFonts w:ascii="Verdana" w:hAnsi="Verdana" w:cs="Verdana"/>
          <w:b/>
          <w:bCs/>
          <w:color w:val="B0B0B0"/>
          <w:sz w:val="20"/>
          <w:szCs w:val="20"/>
          <w:lang w:val="en-US"/>
        </w:rPr>
        <w:t>)</w:t>
      </w:r>
      <w:r w:rsidRPr="00616E41">
        <w:rPr>
          <w:rFonts w:ascii="Verdana" w:hAnsi="Verdana" w:cs="Verdana"/>
          <w:color w:val="B0B0B0"/>
          <w:sz w:val="20"/>
          <w:szCs w:val="20"/>
          <w:lang w:val="en-US"/>
        </w:rPr>
        <w:t>lat</w:t>
      </w:r>
      <w:r w:rsidRPr="00616E41">
        <w:rPr>
          <w:rFonts w:ascii="Verdana" w:hAnsi="Verdana" w:cs="Verdana"/>
          <w:color w:val="C0C0C0"/>
          <w:sz w:val="20"/>
          <w:szCs w:val="20"/>
          <w:lang w:val="en-US"/>
        </w:rPr>
        <w:t xml:space="preserve"> </w:t>
      </w:r>
      <w:r w:rsidRPr="00616E41">
        <w:rPr>
          <w:rFonts w:ascii="Verdana" w:hAnsi="Verdana" w:cs="Verdana"/>
          <w:b/>
          <w:bCs/>
          <w:color w:val="B0B0B0"/>
          <w:sz w:val="20"/>
          <w:szCs w:val="20"/>
          <w:lang w:val="en-US"/>
        </w:rPr>
        <w:t>/</w:t>
      </w:r>
      <w:r w:rsidRPr="00616E41">
        <w:rPr>
          <w:rFonts w:ascii="Verdana" w:hAnsi="Verdana" w:cs="Verdana"/>
          <w:color w:val="C0C0C0"/>
          <w:sz w:val="20"/>
          <w:szCs w:val="20"/>
          <w:lang w:val="en-US"/>
        </w:rPr>
        <w:t xml:space="preserve"> </w:t>
      </w:r>
      <w:r w:rsidRPr="00616E41">
        <w:rPr>
          <w:rFonts w:ascii="Verdana" w:hAnsi="Verdana" w:cs="Verdana"/>
          <w:color w:val="90B0B0"/>
          <w:sz w:val="20"/>
          <w:szCs w:val="20"/>
          <w:lang w:val="en-US"/>
        </w:rPr>
        <w:t>100000</w:t>
      </w:r>
      <w:r w:rsidRPr="00616E41">
        <w:rPr>
          <w:rFonts w:ascii="Verdana" w:hAnsi="Verdana" w:cs="Verdana"/>
          <w:b/>
          <w:bCs/>
          <w:color w:val="B0B0B0"/>
          <w:sz w:val="20"/>
          <w:szCs w:val="20"/>
          <w:lang w:val="en-US"/>
        </w:rPr>
        <w:t>);</w:t>
      </w:r>
    </w:p>
    <w:p w14:paraId="7CB3D36A" w14:textId="77777777" w:rsidR="00616E41" w:rsidRPr="00616E41" w:rsidRDefault="00616E41" w:rsidP="00616E41">
      <w:pPr>
        <w:autoSpaceDE w:val="0"/>
        <w:autoSpaceDN w:val="0"/>
        <w:adjustRightInd w:val="0"/>
        <w:spacing w:after="0" w:line="240" w:lineRule="auto"/>
        <w:rPr>
          <w:rFonts w:ascii="Verdana" w:hAnsi="Verdana" w:cs="Verdana"/>
          <w:color w:val="C0C0C0"/>
          <w:sz w:val="20"/>
          <w:szCs w:val="20"/>
          <w:lang w:val="en-US"/>
        </w:rPr>
      </w:pPr>
      <w:r w:rsidRPr="00616E41">
        <w:rPr>
          <w:rFonts w:ascii="Verdana" w:hAnsi="Verdana" w:cs="Verdana"/>
          <w:color w:val="C0C0C0"/>
          <w:sz w:val="20"/>
          <w:szCs w:val="20"/>
          <w:lang w:val="en-US"/>
        </w:rPr>
        <w:t xml:space="preserve">    </w:t>
      </w:r>
      <w:r w:rsidRPr="00616E41">
        <w:rPr>
          <w:rFonts w:ascii="Verdana" w:hAnsi="Verdana" w:cs="Verdana"/>
          <w:color w:val="B0B0B0"/>
          <w:sz w:val="20"/>
          <w:szCs w:val="20"/>
          <w:lang w:val="en-US"/>
        </w:rPr>
        <w:t>json</w:t>
      </w:r>
      <w:r w:rsidRPr="00616E41">
        <w:rPr>
          <w:rFonts w:ascii="Verdana" w:hAnsi="Verdana" w:cs="Verdana"/>
          <w:b/>
          <w:bCs/>
          <w:color w:val="B0B0B0"/>
          <w:sz w:val="20"/>
          <w:szCs w:val="20"/>
          <w:lang w:val="en-US"/>
        </w:rPr>
        <w:t>[</w:t>
      </w:r>
      <w:r w:rsidRPr="00616E41">
        <w:rPr>
          <w:rFonts w:ascii="Verdana" w:hAnsi="Verdana" w:cs="Verdana"/>
          <w:color w:val="B090B0"/>
          <w:sz w:val="20"/>
          <w:szCs w:val="20"/>
          <w:lang w:val="en-US"/>
        </w:rPr>
        <w:t>"Lng"</w:t>
      </w:r>
      <w:r w:rsidRPr="00616E41">
        <w:rPr>
          <w:rFonts w:ascii="Verdana" w:hAnsi="Verdana" w:cs="Verdana"/>
          <w:b/>
          <w:bCs/>
          <w:color w:val="B0B0B0"/>
          <w:sz w:val="20"/>
          <w:szCs w:val="20"/>
          <w:lang w:val="en-US"/>
        </w:rPr>
        <w:t>]</w:t>
      </w:r>
      <w:r w:rsidRPr="00616E41">
        <w:rPr>
          <w:rFonts w:ascii="Verdana" w:hAnsi="Verdana" w:cs="Verdana"/>
          <w:color w:val="C0C0C0"/>
          <w:sz w:val="20"/>
          <w:szCs w:val="20"/>
          <w:lang w:val="en-US"/>
        </w:rPr>
        <w:t xml:space="preserve"> </w:t>
      </w:r>
      <w:r w:rsidRPr="00616E41">
        <w:rPr>
          <w:rFonts w:ascii="Verdana" w:hAnsi="Verdana" w:cs="Verdana"/>
          <w:b/>
          <w:bCs/>
          <w:color w:val="B0B0B0"/>
          <w:sz w:val="20"/>
          <w:szCs w:val="20"/>
          <w:lang w:val="en-US"/>
        </w:rPr>
        <w:t>=</w:t>
      </w:r>
      <w:r w:rsidRPr="00616E41">
        <w:rPr>
          <w:rFonts w:ascii="Verdana" w:hAnsi="Verdana" w:cs="Verdana"/>
          <w:color w:val="C0C0C0"/>
          <w:sz w:val="20"/>
          <w:szCs w:val="20"/>
          <w:lang w:val="en-US"/>
        </w:rPr>
        <w:t xml:space="preserve"> </w:t>
      </w:r>
      <w:r w:rsidRPr="00616E41">
        <w:rPr>
          <w:rFonts w:ascii="Verdana" w:hAnsi="Verdana" w:cs="Verdana"/>
          <w:b/>
          <w:bCs/>
          <w:color w:val="B0B0B0"/>
          <w:sz w:val="20"/>
          <w:szCs w:val="20"/>
          <w:lang w:val="en-US"/>
        </w:rPr>
        <w:t>((</w:t>
      </w:r>
      <w:r w:rsidRPr="00616E41">
        <w:rPr>
          <w:rFonts w:ascii="Verdana" w:hAnsi="Verdana" w:cs="Verdana"/>
          <w:b/>
          <w:bCs/>
          <w:color w:val="9090B0"/>
          <w:sz w:val="20"/>
          <w:szCs w:val="20"/>
          <w:lang w:val="en-US"/>
        </w:rPr>
        <w:t>float</w:t>
      </w:r>
      <w:r w:rsidRPr="00616E41">
        <w:rPr>
          <w:rFonts w:ascii="Verdana" w:hAnsi="Verdana" w:cs="Verdana"/>
          <w:b/>
          <w:bCs/>
          <w:color w:val="B0B0B0"/>
          <w:sz w:val="20"/>
          <w:szCs w:val="20"/>
          <w:lang w:val="en-US"/>
        </w:rPr>
        <w:t>)</w:t>
      </w:r>
      <w:r w:rsidRPr="00616E41">
        <w:rPr>
          <w:rFonts w:ascii="Verdana" w:hAnsi="Verdana" w:cs="Verdana"/>
          <w:color w:val="B0B0B0"/>
          <w:sz w:val="20"/>
          <w:szCs w:val="20"/>
          <w:lang w:val="en-US"/>
        </w:rPr>
        <w:t>lng</w:t>
      </w:r>
      <w:r w:rsidRPr="00616E41">
        <w:rPr>
          <w:rFonts w:ascii="Verdana" w:hAnsi="Verdana" w:cs="Verdana"/>
          <w:color w:val="C0C0C0"/>
          <w:sz w:val="20"/>
          <w:szCs w:val="20"/>
          <w:lang w:val="en-US"/>
        </w:rPr>
        <w:t xml:space="preserve"> </w:t>
      </w:r>
      <w:r w:rsidRPr="00616E41">
        <w:rPr>
          <w:rFonts w:ascii="Verdana" w:hAnsi="Verdana" w:cs="Verdana"/>
          <w:b/>
          <w:bCs/>
          <w:color w:val="B0B0B0"/>
          <w:sz w:val="20"/>
          <w:szCs w:val="20"/>
          <w:lang w:val="en-US"/>
        </w:rPr>
        <w:t>/</w:t>
      </w:r>
      <w:r w:rsidRPr="00616E41">
        <w:rPr>
          <w:rFonts w:ascii="Verdana" w:hAnsi="Verdana" w:cs="Verdana"/>
          <w:color w:val="C0C0C0"/>
          <w:sz w:val="20"/>
          <w:szCs w:val="20"/>
          <w:lang w:val="en-US"/>
        </w:rPr>
        <w:t xml:space="preserve"> </w:t>
      </w:r>
      <w:r w:rsidRPr="00616E41">
        <w:rPr>
          <w:rFonts w:ascii="Verdana" w:hAnsi="Verdana" w:cs="Verdana"/>
          <w:color w:val="90B0B0"/>
          <w:sz w:val="20"/>
          <w:szCs w:val="20"/>
          <w:lang w:val="en-US"/>
        </w:rPr>
        <w:t>100000</w:t>
      </w:r>
      <w:r w:rsidRPr="00616E41">
        <w:rPr>
          <w:rFonts w:ascii="Verdana" w:hAnsi="Verdana" w:cs="Verdana"/>
          <w:b/>
          <w:bCs/>
          <w:color w:val="B0B0B0"/>
          <w:sz w:val="20"/>
          <w:szCs w:val="20"/>
          <w:lang w:val="en-US"/>
        </w:rPr>
        <w:t>);</w:t>
      </w:r>
    </w:p>
    <w:p w14:paraId="19C28BF6" w14:textId="77777777" w:rsidR="00616E41" w:rsidRPr="00616E41" w:rsidRDefault="00616E41" w:rsidP="00616E41">
      <w:pPr>
        <w:autoSpaceDE w:val="0"/>
        <w:autoSpaceDN w:val="0"/>
        <w:adjustRightInd w:val="0"/>
        <w:spacing w:after="0" w:line="240" w:lineRule="auto"/>
        <w:rPr>
          <w:rFonts w:ascii="Verdana" w:hAnsi="Verdana" w:cs="Verdana"/>
          <w:color w:val="C0C0C0"/>
          <w:sz w:val="20"/>
          <w:szCs w:val="20"/>
          <w:lang w:val="en-US"/>
        </w:rPr>
      </w:pPr>
      <w:r w:rsidRPr="00616E41">
        <w:rPr>
          <w:rFonts w:ascii="Verdana" w:hAnsi="Verdana" w:cs="Verdana"/>
          <w:color w:val="C0C0C0"/>
          <w:sz w:val="20"/>
          <w:szCs w:val="20"/>
          <w:lang w:val="en-US"/>
        </w:rPr>
        <w:t xml:space="preserve">    </w:t>
      </w:r>
      <w:r w:rsidRPr="00616E41">
        <w:rPr>
          <w:rFonts w:ascii="Verdana" w:hAnsi="Verdana" w:cs="Verdana"/>
          <w:color w:val="B0B0B0"/>
          <w:sz w:val="20"/>
          <w:szCs w:val="20"/>
          <w:lang w:val="en-US"/>
        </w:rPr>
        <w:t>json</w:t>
      </w:r>
      <w:r w:rsidRPr="00616E41">
        <w:rPr>
          <w:rFonts w:ascii="Verdana" w:hAnsi="Verdana" w:cs="Verdana"/>
          <w:b/>
          <w:bCs/>
          <w:color w:val="B0B0B0"/>
          <w:sz w:val="20"/>
          <w:szCs w:val="20"/>
          <w:lang w:val="en-US"/>
        </w:rPr>
        <w:t>[</w:t>
      </w:r>
      <w:r w:rsidRPr="00616E41">
        <w:rPr>
          <w:rFonts w:ascii="Verdana" w:hAnsi="Verdana" w:cs="Verdana"/>
          <w:color w:val="B090B0"/>
          <w:sz w:val="20"/>
          <w:szCs w:val="20"/>
          <w:lang w:val="en-US"/>
        </w:rPr>
        <w:t>"Date"</w:t>
      </w:r>
      <w:r w:rsidRPr="00616E41">
        <w:rPr>
          <w:rFonts w:ascii="Verdana" w:hAnsi="Verdana" w:cs="Verdana"/>
          <w:b/>
          <w:bCs/>
          <w:color w:val="B0B0B0"/>
          <w:sz w:val="20"/>
          <w:szCs w:val="20"/>
          <w:lang w:val="en-US"/>
        </w:rPr>
        <w:t>]</w:t>
      </w:r>
      <w:r w:rsidRPr="00616E41">
        <w:rPr>
          <w:rFonts w:ascii="Verdana" w:hAnsi="Verdana" w:cs="Verdana"/>
          <w:color w:val="C0C0C0"/>
          <w:sz w:val="20"/>
          <w:szCs w:val="20"/>
          <w:lang w:val="en-US"/>
        </w:rPr>
        <w:t xml:space="preserve"> </w:t>
      </w:r>
      <w:r w:rsidRPr="00616E41">
        <w:rPr>
          <w:rFonts w:ascii="Verdana" w:hAnsi="Verdana" w:cs="Verdana"/>
          <w:b/>
          <w:bCs/>
          <w:color w:val="B0B0B0"/>
          <w:sz w:val="20"/>
          <w:szCs w:val="20"/>
          <w:lang w:val="en-US"/>
        </w:rPr>
        <w:t>=</w:t>
      </w:r>
      <w:r w:rsidRPr="00616E41">
        <w:rPr>
          <w:rFonts w:ascii="Verdana" w:hAnsi="Verdana" w:cs="Verdana"/>
          <w:color w:val="C0C0C0"/>
          <w:sz w:val="20"/>
          <w:szCs w:val="20"/>
          <w:lang w:val="en-US"/>
        </w:rPr>
        <w:t xml:space="preserve"> </w:t>
      </w:r>
      <w:r w:rsidRPr="00616E41">
        <w:rPr>
          <w:rFonts w:ascii="Verdana" w:hAnsi="Verdana" w:cs="Verdana"/>
          <w:color w:val="B0B0B0"/>
          <w:sz w:val="20"/>
          <w:szCs w:val="20"/>
          <w:lang w:val="en-US"/>
        </w:rPr>
        <w:t>date</w:t>
      </w:r>
      <w:r w:rsidRPr="00616E41">
        <w:rPr>
          <w:rFonts w:ascii="Verdana" w:hAnsi="Verdana" w:cs="Verdana"/>
          <w:b/>
          <w:bCs/>
          <w:color w:val="B0B0B0"/>
          <w:sz w:val="20"/>
          <w:szCs w:val="20"/>
          <w:lang w:val="en-US"/>
        </w:rPr>
        <w:t>;</w:t>
      </w:r>
    </w:p>
    <w:p w14:paraId="578018FC" w14:textId="77777777" w:rsidR="00616E41" w:rsidRPr="00616E41" w:rsidRDefault="00616E41" w:rsidP="00616E41">
      <w:pPr>
        <w:autoSpaceDE w:val="0"/>
        <w:autoSpaceDN w:val="0"/>
        <w:adjustRightInd w:val="0"/>
        <w:spacing w:after="0" w:line="240" w:lineRule="auto"/>
        <w:rPr>
          <w:rFonts w:ascii="Verdana" w:hAnsi="Verdana" w:cs="Verdana"/>
          <w:color w:val="C0C0C0"/>
          <w:sz w:val="20"/>
          <w:szCs w:val="20"/>
          <w:lang w:val="en-US"/>
        </w:rPr>
      </w:pPr>
      <w:r w:rsidRPr="00616E41">
        <w:rPr>
          <w:rFonts w:ascii="Verdana" w:hAnsi="Verdana" w:cs="Verdana"/>
          <w:color w:val="C0C0C0"/>
          <w:sz w:val="20"/>
          <w:szCs w:val="20"/>
          <w:lang w:val="en-US"/>
        </w:rPr>
        <w:t xml:space="preserve">    </w:t>
      </w:r>
      <w:r w:rsidRPr="00616E41">
        <w:rPr>
          <w:rFonts w:ascii="Verdana" w:hAnsi="Verdana" w:cs="Verdana"/>
          <w:color w:val="B0B0B0"/>
          <w:sz w:val="20"/>
          <w:szCs w:val="20"/>
          <w:lang w:val="en-US"/>
        </w:rPr>
        <w:t>json</w:t>
      </w:r>
      <w:r w:rsidRPr="00616E41">
        <w:rPr>
          <w:rFonts w:ascii="Verdana" w:hAnsi="Verdana" w:cs="Verdana"/>
          <w:b/>
          <w:bCs/>
          <w:color w:val="B0B0B0"/>
          <w:sz w:val="20"/>
          <w:szCs w:val="20"/>
          <w:lang w:val="en-US"/>
        </w:rPr>
        <w:t>[</w:t>
      </w:r>
      <w:r w:rsidRPr="00616E41">
        <w:rPr>
          <w:rFonts w:ascii="Verdana" w:hAnsi="Verdana" w:cs="Verdana"/>
          <w:color w:val="B090B0"/>
          <w:sz w:val="20"/>
          <w:szCs w:val="20"/>
          <w:lang w:val="en-US"/>
        </w:rPr>
        <w:t>"Time"</w:t>
      </w:r>
      <w:r w:rsidRPr="00616E41">
        <w:rPr>
          <w:rFonts w:ascii="Verdana" w:hAnsi="Verdana" w:cs="Verdana"/>
          <w:b/>
          <w:bCs/>
          <w:color w:val="B0B0B0"/>
          <w:sz w:val="20"/>
          <w:szCs w:val="20"/>
          <w:lang w:val="en-US"/>
        </w:rPr>
        <w:t>]</w:t>
      </w:r>
      <w:r w:rsidRPr="00616E41">
        <w:rPr>
          <w:rFonts w:ascii="Verdana" w:hAnsi="Verdana" w:cs="Verdana"/>
          <w:color w:val="C0C0C0"/>
          <w:sz w:val="20"/>
          <w:szCs w:val="20"/>
          <w:lang w:val="en-US"/>
        </w:rPr>
        <w:t xml:space="preserve"> </w:t>
      </w:r>
      <w:r w:rsidRPr="00616E41">
        <w:rPr>
          <w:rFonts w:ascii="Verdana" w:hAnsi="Verdana" w:cs="Verdana"/>
          <w:b/>
          <w:bCs/>
          <w:color w:val="B0B0B0"/>
          <w:sz w:val="20"/>
          <w:szCs w:val="20"/>
          <w:lang w:val="en-US"/>
        </w:rPr>
        <w:t>=</w:t>
      </w:r>
      <w:r w:rsidRPr="00616E41">
        <w:rPr>
          <w:rFonts w:ascii="Verdana" w:hAnsi="Verdana" w:cs="Verdana"/>
          <w:color w:val="C0C0C0"/>
          <w:sz w:val="20"/>
          <w:szCs w:val="20"/>
          <w:lang w:val="en-US"/>
        </w:rPr>
        <w:t xml:space="preserve"> </w:t>
      </w:r>
      <w:r w:rsidRPr="00616E41">
        <w:rPr>
          <w:rFonts w:ascii="Verdana" w:hAnsi="Verdana" w:cs="Verdana"/>
          <w:color w:val="B0B0B0"/>
          <w:sz w:val="20"/>
          <w:szCs w:val="20"/>
          <w:lang w:val="en-US"/>
        </w:rPr>
        <w:t>time</w:t>
      </w:r>
      <w:r w:rsidRPr="00616E41">
        <w:rPr>
          <w:rFonts w:ascii="Verdana" w:hAnsi="Verdana" w:cs="Verdana"/>
          <w:b/>
          <w:bCs/>
          <w:color w:val="B0B0B0"/>
          <w:sz w:val="20"/>
          <w:szCs w:val="20"/>
          <w:lang w:val="en-US"/>
        </w:rPr>
        <w:t>;</w:t>
      </w:r>
      <w:r w:rsidRPr="00616E41">
        <w:rPr>
          <w:rFonts w:ascii="Verdana" w:hAnsi="Verdana" w:cs="Verdana"/>
          <w:color w:val="C0C0C0"/>
          <w:sz w:val="20"/>
          <w:szCs w:val="20"/>
          <w:lang w:val="en-US"/>
        </w:rPr>
        <w:t xml:space="preserve"> </w:t>
      </w:r>
    </w:p>
    <w:p w14:paraId="684B535C" w14:textId="77777777" w:rsidR="00616E41" w:rsidRPr="00616E41" w:rsidRDefault="00616E41" w:rsidP="00616E41">
      <w:pPr>
        <w:autoSpaceDE w:val="0"/>
        <w:autoSpaceDN w:val="0"/>
        <w:adjustRightInd w:val="0"/>
        <w:spacing w:after="0" w:line="240" w:lineRule="auto"/>
        <w:rPr>
          <w:rFonts w:ascii="Verdana" w:hAnsi="Verdana" w:cs="Verdana"/>
          <w:color w:val="C0C0C0"/>
          <w:sz w:val="20"/>
          <w:szCs w:val="20"/>
          <w:lang w:val="en-US"/>
        </w:rPr>
      </w:pPr>
      <w:r w:rsidRPr="00616E41">
        <w:rPr>
          <w:rFonts w:ascii="Verdana" w:hAnsi="Verdana" w:cs="Verdana"/>
          <w:color w:val="C0C0C0"/>
          <w:sz w:val="20"/>
          <w:szCs w:val="20"/>
          <w:lang w:val="en-US"/>
        </w:rPr>
        <w:t xml:space="preserve">  </w:t>
      </w:r>
    </w:p>
    <w:p w14:paraId="2CC9EC21" w14:textId="77777777" w:rsidR="00616E41" w:rsidRPr="00616E41" w:rsidRDefault="00616E41" w:rsidP="00616E41">
      <w:pPr>
        <w:autoSpaceDE w:val="0"/>
        <w:autoSpaceDN w:val="0"/>
        <w:adjustRightInd w:val="0"/>
        <w:spacing w:after="0" w:line="240" w:lineRule="auto"/>
        <w:rPr>
          <w:rFonts w:ascii="Verdana" w:hAnsi="Verdana" w:cs="Verdana"/>
          <w:color w:val="7F7F00"/>
          <w:sz w:val="20"/>
          <w:szCs w:val="20"/>
          <w:lang w:val="en-US"/>
        </w:rPr>
      </w:pPr>
      <w:r w:rsidRPr="00616E41">
        <w:rPr>
          <w:rFonts w:ascii="Verdana" w:hAnsi="Verdana" w:cs="Verdana"/>
          <w:color w:val="7F7F00"/>
          <w:sz w:val="20"/>
          <w:szCs w:val="20"/>
          <w:lang w:val="en-US"/>
        </w:rPr>
        <w:t>#endif</w:t>
      </w:r>
    </w:p>
    <w:p w14:paraId="5974838E"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p>
    <w:p w14:paraId="65E7C90F"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deltaTime</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millis</w:t>
      </w:r>
      <w:r w:rsidRPr="00616E41">
        <w:rPr>
          <w:rFonts w:ascii="Verdana" w:hAnsi="Verdana" w:cs="Verdana"/>
          <w:b/>
          <w:bCs/>
          <w:color w:val="000000"/>
          <w:sz w:val="20"/>
          <w:szCs w:val="20"/>
          <w:lang w:val="en-US"/>
        </w:rPr>
        <w:t>(</w:t>
      </w:r>
      <w:proofErr w:type="gramEnd"/>
      <w:r w:rsidRPr="00616E41">
        <w:rPr>
          <w:rFonts w:ascii="Verdana" w:hAnsi="Verdana" w:cs="Verdana"/>
          <w:b/>
          <w:bCs/>
          <w:color w:val="000000"/>
          <w:sz w:val="20"/>
          <w:szCs w:val="20"/>
          <w:lang w:val="en-US"/>
        </w:rPr>
        <w:t>);</w:t>
      </w:r>
    </w:p>
    <w:p w14:paraId="08192290"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json</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printTo</w:t>
      </w:r>
      <w:proofErr w:type="gramEnd"/>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BT</w:t>
      </w:r>
      <w:r w:rsidRPr="00616E41">
        <w:rPr>
          <w:rFonts w:ascii="Verdana" w:hAnsi="Verdana" w:cs="Verdana"/>
          <w:b/>
          <w:bCs/>
          <w:color w:val="000000"/>
          <w:sz w:val="20"/>
          <w:szCs w:val="20"/>
          <w:lang w:val="en-US"/>
        </w:rPr>
        <w:t>);</w:t>
      </w:r>
    </w:p>
    <w:p w14:paraId="474FA72F"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BT</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println</w:t>
      </w:r>
      <w:proofErr w:type="gramEnd"/>
      <w:r w:rsidRPr="00616E41">
        <w:rPr>
          <w:rFonts w:ascii="Verdana" w:hAnsi="Verdana" w:cs="Verdana"/>
          <w:b/>
          <w:bCs/>
          <w:color w:val="000000"/>
          <w:sz w:val="20"/>
          <w:szCs w:val="20"/>
          <w:lang w:val="en-US"/>
        </w:rPr>
        <w:t>(</w:t>
      </w:r>
      <w:r w:rsidRPr="00616E41">
        <w:rPr>
          <w:rFonts w:ascii="Verdana" w:hAnsi="Verdana" w:cs="Verdana"/>
          <w:color w:val="7F007F"/>
          <w:sz w:val="20"/>
          <w:szCs w:val="20"/>
          <w:lang w:val="en-US"/>
        </w:rPr>
        <w:t>""</w:t>
      </w:r>
      <w:r w:rsidRPr="00616E41">
        <w:rPr>
          <w:rFonts w:ascii="Verdana" w:hAnsi="Verdana" w:cs="Verdana"/>
          <w:b/>
          <w:bCs/>
          <w:color w:val="000000"/>
          <w:sz w:val="20"/>
          <w:szCs w:val="20"/>
          <w:lang w:val="en-US"/>
        </w:rPr>
        <w:t>);</w:t>
      </w:r>
    </w:p>
    <w:p w14:paraId="55CD8ABE"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p>
    <w:p w14:paraId="49507E9A"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b/>
          <w:bCs/>
          <w:color w:val="000000"/>
          <w:sz w:val="20"/>
          <w:szCs w:val="20"/>
          <w:lang w:val="en-US"/>
        </w:rPr>
        <w:t>}</w:t>
      </w:r>
    </w:p>
    <w:p w14:paraId="3015C325" w14:textId="60FB0E6F" w:rsidR="00616E41" w:rsidRPr="00616E41" w:rsidRDefault="00591FB2" w:rsidP="00591FB2">
      <w:pPr>
        <w:pStyle w:val="Heading4"/>
        <w:rPr>
          <w:lang w:val="en-US"/>
        </w:rPr>
      </w:pPr>
      <w:r>
        <w:rPr>
          <w:lang w:val="en-US"/>
        </w:rPr>
        <w:t>11.1.3 - processGPS</w:t>
      </w:r>
    </w:p>
    <w:p w14:paraId="4DEC3D2E"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b/>
          <w:bCs/>
          <w:color w:val="00007F"/>
          <w:sz w:val="20"/>
          <w:szCs w:val="20"/>
          <w:lang w:val="en-US"/>
        </w:rPr>
        <w:t>void</w:t>
      </w:r>
      <w:r w:rsidRPr="00616E41">
        <w:rPr>
          <w:rFonts w:ascii="Verdana" w:hAnsi="Verdana" w:cs="Verdana"/>
          <w:color w:val="808080"/>
          <w:sz w:val="20"/>
          <w:szCs w:val="20"/>
          <w:lang w:val="en-US"/>
        </w:rPr>
        <w:t xml:space="preserve"> </w:t>
      </w:r>
      <w:proofErr w:type="gramStart"/>
      <w:r w:rsidRPr="00616E41">
        <w:rPr>
          <w:rFonts w:ascii="Verdana" w:hAnsi="Verdana" w:cs="Verdana"/>
          <w:color w:val="000000"/>
          <w:sz w:val="18"/>
          <w:szCs w:val="18"/>
          <w:lang w:val="en-US"/>
        </w:rPr>
        <w:t>processGPS</w:t>
      </w:r>
      <w:r w:rsidRPr="00616E41">
        <w:rPr>
          <w:rFonts w:ascii="Verdana" w:hAnsi="Verdana" w:cs="Verdana"/>
          <w:b/>
          <w:bCs/>
          <w:color w:val="000000"/>
          <w:sz w:val="20"/>
          <w:szCs w:val="20"/>
          <w:lang w:val="en-US"/>
        </w:rPr>
        <w:t>(</w:t>
      </w:r>
      <w:proofErr w:type="gramEnd"/>
      <w:r w:rsidRPr="00616E41">
        <w:rPr>
          <w:rFonts w:ascii="Verdana" w:hAnsi="Verdana" w:cs="Verdana"/>
          <w:b/>
          <w:bCs/>
          <w:color w:val="000000"/>
          <w:sz w:val="20"/>
          <w:szCs w:val="20"/>
          <w:lang w:val="en-US"/>
        </w:rPr>
        <w:t>){</w:t>
      </w:r>
    </w:p>
    <w:p w14:paraId="7AF3E646"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b/>
          <w:bCs/>
          <w:color w:val="00007F"/>
          <w:sz w:val="20"/>
          <w:szCs w:val="20"/>
          <w:lang w:val="en-US"/>
        </w:rPr>
        <w:t>while</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GPS</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available</w:t>
      </w:r>
      <w:r w:rsidRPr="00616E41">
        <w:rPr>
          <w:rFonts w:ascii="Verdana" w:hAnsi="Verdana" w:cs="Verdana"/>
          <w:b/>
          <w:bCs/>
          <w:color w:val="000000"/>
          <w:sz w:val="20"/>
          <w:szCs w:val="20"/>
          <w:lang w:val="en-US"/>
        </w:rPr>
        <w:t>(</w:t>
      </w:r>
      <w:proofErr w:type="gramStart"/>
      <w:r w:rsidRPr="00616E41">
        <w:rPr>
          <w:rFonts w:ascii="Verdana" w:hAnsi="Verdana" w:cs="Verdana"/>
          <w:b/>
          <w:bCs/>
          <w:color w:val="000000"/>
          <w:sz w:val="20"/>
          <w:szCs w:val="20"/>
          <w:lang w:val="en-US"/>
        </w:rPr>
        <w:t>)){</w:t>
      </w:r>
      <w:proofErr w:type="gramEnd"/>
    </w:p>
    <w:p w14:paraId="79D60017"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b/>
          <w:bCs/>
          <w:color w:val="00007F"/>
          <w:sz w:val="20"/>
          <w:szCs w:val="20"/>
          <w:lang w:val="en-US"/>
        </w:rPr>
        <w:t>char</w:t>
      </w: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c</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GPS</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read</w:t>
      </w:r>
      <w:r w:rsidRPr="00616E41">
        <w:rPr>
          <w:rFonts w:ascii="Verdana" w:hAnsi="Verdana" w:cs="Verdana"/>
          <w:b/>
          <w:bCs/>
          <w:color w:val="000000"/>
          <w:sz w:val="20"/>
          <w:szCs w:val="20"/>
          <w:lang w:val="en-US"/>
        </w:rPr>
        <w:t>();</w:t>
      </w:r>
    </w:p>
    <w:p w14:paraId="21CE6B84"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p>
    <w:p w14:paraId="06FF75DB"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b/>
          <w:bCs/>
          <w:color w:val="00007F"/>
          <w:sz w:val="20"/>
          <w:szCs w:val="20"/>
          <w:lang w:val="en-US"/>
        </w:rPr>
        <w:t>if</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proofErr w:type="gramStart"/>
      <w:r w:rsidRPr="00616E41">
        <w:rPr>
          <w:rFonts w:ascii="Verdana" w:hAnsi="Verdana" w:cs="Verdana"/>
          <w:color w:val="000000"/>
          <w:sz w:val="18"/>
          <w:szCs w:val="18"/>
          <w:lang w:val="en-US"/>
        </w:rPr>
        <w:t>gps</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encode</w:t>
      </w:r>
      <w:proofErr w:type="gramEnd"/>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c</w:t>
      </w:r>
      <w:r w:rsidRPr="00616E41">
        <w:rPr>
          <w:rFonts w:ascii="Verdana" w:hAnsi="Verdana" w:cs="Verdana"/>
          <w:b/>
          <w:bCs/>
          <w:color w:val="000000"/>
          <w:sz w:val="20"/>
          <w:szCs w:val="20"/>
          <w:lang w:val="en-US"/>
        </w:rPr>
        <w:t>)){</w:t>
      </w:r>
    </w:p>
    <w:p w14:paraId="1159104D" w14:textId="77777777" w:rsidR="00616E41" w:rsidRPr="00616E41" w:rsidRDefault="00616E41" w:rsidP="00616E41">
      <w:pPr>
        <w:autoSpaceDE w:val="0"/>
        <w:autoSpaceDN w:val="0"/>
        <w:adjustRightInd w:val="0"/>
        <w:spacing w:after="0" w:line="240" w:lineRule="auto"/>
        <w:rPr>
          <w:rFonts w:ascii="Georgia" w:hAnsi="Georgia" w:cs="Georgia"/>
          <w:color w:val="007F00"/>
          <w:sz w:val="20"/>
          <w:szCs w:val="20"/>
          <w:lang w:val="en-US"/>
        </w:rPr>
      </w:pPr>
      <w:r w:rsidRPr="00616E41">
        <w:rPr>
          <w:rFonts w:ascii="Verdana" w:hAnsi="Verdana" w:cs="Verdana"/>
          <w:color w:val="808080"/>
          <w:sz w:val="20"/>
          <w:szCs w:val="20"/>
          <w:lang w:val="en-US"/>
        </w:rPr>
        <w:t xml:space="preserve">        </w:t>
      </w:r>
      <w:r w:rsidRPr="00616E41">
        <w:rPr>
          <w:rFonts w:ascii="Georgia" w:hAnsi="Georgia" w:cs="Georgia"/>
          <w:color w:val="007F00"/>
          <w:sz w:val="20"/>
          <w:szCs w:val="20"/>
          <w:lang w:val="en-US"/>
        </w:rPr>
        <w:t>// retrieves +/- lat/long in 100000ths of a degree</w:t>
      </w:r>
    </w:p>
    <w:p w14:paraId="20D3273A"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gps</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get_</w:t>
      </w:r>
      <w:proofErr w:type="gramStart"/>
      <w:r w:rsidRPr="00616E41">
        <w:rPr>
          <w:rFonts w:ascii="Verdana" w:hAnsi="Verdana" w:cs="Verdana"/>
          <w:color w:val="000000"/>
          <w:sz w:val="18"/>
          <w:szCs w:val="18"/>
          <w:lang w:val="en-US"/>
        </w:rPr>
        <w:t>position</w:t>
      </w:r>
      <w:r w:rsidRPr="00616E41">
        <w:rPr>
          <w:rFonts w:ascii="Verdana" w:hAnsi="Verdana" w:cs="Verdana"/>
          <w:b/>
          <w:bCs/>
          <w:color w:val="000000"/>
          <w:sz w:val="20"/>
          <w:szCs w:val="20"/>
          <w:lang w:val="en-US"/>
        </w:rPr>
        <w:t>(</w:t>
      </w:r>
      <w:proofErr w:type="gramEnd"/>
      <w:r w:rsidRPr="00616E41">
        <w:rPr>
          <w:rFonts w:ascii="Verdana" w:hAnsi="Verdana" w:cs="Verdana"/>
          <w:b/>
          <w:bCs/>
          <w:color w:val="000000"/>
          <w:sz w:val="20"/>
          <w:szCs w:val="20"/>
          <w:lang w:val="en-US"/>
        </w:rPr>
        <w:t>&amp;</w:t>
      </w:r>
      <w:r w:rsidRPr="00616E41">
        <w:rPr>
          <w:rFonts w:ascii="Verdana" w:hAnsi="Verdana" w:cs="Verdana"/>
          <w:color w:val="000000"/>
          <w:sz w:val="18"/>
          <w:szCs w:val="18"/>
          <w:lang w:val="en-US"/>
        </w:rPr>
        <w:t>lat</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&amp;</w:t>
      </w:r>
      <w:r w:rsidRPr="00616E41">
        <w:rPr>
          <w:rFonts w:ascii="Verdana" w:hAnsi="Verdana" w:cs="Verdana"/>
          <w:color w:val="000000"/>
          <w:sz w:val="18"/>
          <w:szCs w:val="18"/>
          <w:lang w:val="en-US"/>
        </w:rPr>
        <w:t>lng</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007F7F"/>
          <w:sz w:val="20"/>
          <w:szCs w:val="20"/>
          <w:lang w:val="en-US"/>
        </w:rPr>
        <w:t>0</w:t>
      </w:r>
      <w:r w:rsidRPr="00616E41">
        <w:rPr>
          <w:rFonts w:ascii="Verdana" w:hAnsi="Verdana" w:cs="Verdana"/>
          <w:b/>
          <w:bCs/>
          <w:color w:val="000000"/>
          <w:sz w:val="20"/>
          <w:szCs w:val="20"/>
          <w:lang w:val="en-US"/>
        </w:rPr>
        <w:t>);</w:t>
      </w:r>
    </w:p>
    <w:p w14:paraId="5F9499F6"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p>
    <w:p w14:paraId="62E34D8E" w14:textId="77777777" w:rsidR="00616E41" w:rsidRPr="00616E41" w:rsidRDefault="00616E41" w:rsidP="00616E41">
      <w:pPr>
        <w:autoSpaceDE w:val="0"/>
        <w:autoSpaceDN w:val="0"/>
        <w:adjustRightInd w:val="0"/>
        <w:spacing w:after="0" w:line="240" w:lineRule="auto"/>
        <w:rPr>
          <w:rFonts w:ascii="Georgia" w:hAnsi="Georgia" w:cs="Georgia"/>
          <w:color w:val="007F00"/>
          <w:sz w:val="20"/>
          <w:szCs w:val="20"/>
          <w:lang w:val="en-US"/>
        </w:rPr>
      </w:pPr>
      <w:r w:rsidRPr="00616E41">
        <w:rPr>
          <w:rFonts w:ascii="Verdana" w:hAnsi="Verdana" w:cs="Verdana"/>
          <w:color w:val="808080"/>
          <w:sz w:val="20"/>
          <w:szCs w:val="20"/>
          <w:lang w:val="en-US"/>
        </w:rPr>
        <w:t xml:space="preserve">        </w:t>
      </w:r>
      <w:r w:rsidRPr="00616E41">
        <w:rPr>
          <w:rFonts w:ascii="Georgia" w:hAnsi="Georgia" w:cs="Georgia"/>
          <w:color w:val="007F00"/>
          <w:sz w:val="20"/>
          <w:szCs w:val="20"/>
          <w:lang w:val="en-US"/>
        </w:rPr>
        <w:t>// time in hhmmsscc, date in ddmmyy</w:t>
      </w:r>
    </w:p>
    <w:p w14:paraId="45231C99"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color w:val="000000"/>
          <w:sz w:val="18"/>
          <w:szCs w:val="18"/>
          <w:lang w:val="en-US"/>
        </w:rPr>
        <w:t>gps</w:t>
      </w:r>
      <w:r w:rsidRPr="00616E41">
        <w:rPr>
          <w:rFonts w:ascii="Verdana" w:hAnsi="Verdana" w:cs="Verdana"/>
          <w:b/>
          <w:bCs/>
          <w:color w:val="000000"/>
          <w:sz w:val="20"/>
          <w:szCs w:val="20"/>
          <w:lang w:val="en-US"/>
        </w:rPr>
        <w:t>.</w:t>
      </w:r>
      <w:r w:rsidRPr="00616E41">
        <w:rPr>
          <w:rFonts w:ascii="Verdana" w:hAnsi="Verdana" w:cs="Verdana"/>
          <w:color w:val="000000"/>
          <w:sz w:val="18"/>
          <w:szCs w:val="18"/>
          <w:lang w:val="en-US"/>
        </w:rPr>
        <w:t>get_</w:t>
      </w:r>
      <w:proofErr w:type="gramStart"/>
      <w:r w:rsidRPr="00616E41">
        <w:rPr>
          <w:rFonts w:ascii="Verdana" w:hAnsi="Verdana" w:cs="Verdana"/>
          <w:color w:val="000000"/>
          <w:sz w:val="18"/>
          <w:szCs w:val="18"/>
          <w:lang w:val="en-US"/>
        </w:rPr>
        <w:t>datetime</w:t>
      </w:r>
      <w:r w:rsidRPr="00616E41">
        <w:rPr>
          <w:rFonts w:ascii="Verdana" w:hAnsi="Verdana" w:cs="Verdana"/>
          <w:b/>
          <w:bCs/>
          <w:color w:val="000000"/>
          <w:sz w:val="20"/>
          <w:szCs w:val="20"/>
          <w:lang w:val="en-US"/>
        </w:rPr>
        <w:t>(</w:t>
      </w:r>
      <w:proofErr w:type="gramEnd"/>
      <w:r w:rsidRPr="00616E41">
        <w:rPr>
          <w:rFonts w:ascii="Verdana" w:hAnsi="Verdana" w:cs="Verdana"/>
          <w:b/>
          <w:bCs/>
          <w:color w:val="000000"/>
          <w:sz w:val="20"/>
          <w:szCs w:val="20"/>
          <w:lang w:val="en-US"/>
        </w:rPr>
        <w:t>&amp;</w:t>
      </w:r>
      <w:r w:rsidRPr="00616E41">
        <w:rPr>
          <w:rFonts w:ascii="Verdana" w:hAnsi="Verdana" w:cs="Verdana"/>
          <w:color w:val="000000"/>
          <w:sz w:val="18"/>
          <w:szCs w:val="18"/>
          <w:lang w:val="en-US"/>
        </w:rPr>
        <w:t>date</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&amp;</w:t>
      </w:r>
      <w:r w:rsidRPr="00616E41">
        <w:rPr>
          <w:rFonts w:ascii="Verdana" w:hAnsi="Verdana" w:cs="Verdana"/>
          <w:color w:val="000000"/>
          <w:sz w:val="18"/>
          <w:szCs w:val="18"/>
          <w:lang w:val="en-US"/>
        </w:rPr>
        <w:t>time</w:t>
      </w:r>
      <w:r w:rsidRPr="00616E41">
        <w:rPr>
          <w:rFonts w:ascii="Verdana" w:hAnsi="Verdana" w:cs="Verdana"/>
          <w:b/>
          <w:bCs/>
          <w:color w:val="000000"/>
          <w:sz w:val="20"/>
          <w:szCs w:val="20"/>
          <w:lang w:val="en-US"/>
        </w:rPr>
        <w:t>,</w:t>
      </w:r>
      <w:r w:rsidRPr="00616E41">
        <w:rPr>
          <w:rFonts w:ascii="Verdana" w:hAnsi="Verdana" w:cs="Verdana"/>
          <w:color w:val="808080"/>
          <w:sz w:val="20"/>
          <w:szCs w:val="20"/>
          <w:lang w:val="en-US"/>
        </w:rPr>
        <w:t xml:space="preserve"> </w:t>
      </w:r>
      <w:r w:rsidRPr="00616E41">
        <w:rPr>
          <w:rFonts w:ascii="Verdana" w:hAnsi="Verdana" w:cs="Verdana"/>
          <w:color w:val="007F7F"/>
          <w:sz w:val="20"/>
          <w:szCs w:val="20"/>
          <w:lang w:val="en-US"/>
        </w:rPr>
        <w:t>0</w:t>
      </w:r>
      <w:r w:rsidRPr="00616E41">
        <w:rPr>
          <w:rFonts w:ascii="Verdana" w:hAnsi="Verdana" w:cs="Verdana"/>
          <w:b/>
          <w:bCs/>
          <w:color w:val="000000"/>
          <w:sz w:val="20"/>
          <w:szCs w:val="20"/>
          <w:lang w:val="en-US"/>
        </w:rPr>
        <w:t>);</w:t>
      </w:r>
    </w:p>
    <w:p w14:paraId="6F0CF584"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b/>
          <w:bCs/>
          <w:color w:val="000000"/>
          <w:sz w:val="20"/>
          <w:szCs w:val="20"/>
          <w:lang w:val="en-US"/>
        </w:rPr>
        <w:t>}</w:t>
      </w:r>
    </w:p>
    <w:p w14:paraId="5F33C449" w14:textId="77777777" w:rsidR="00616E41" w:rsidRPr="00616E41" w:rsidRDefault="00616E41" w:rsidP="00616E41">
      <w:pPr>
        <w:autoSpaceDE w:val="0"/>
        <w:autoSpaceDN w:val="0"/>
        <w:adjustRightInd w:val="0"/>
        <w:spacing w:after="0" w:line="240" w:lineRule="auto"/>
        <w:rPr>
          <w:rFonts w:ascii="Verdana" w:hAnsi="Verdana" w:cs="Verdana"/>
          <w:color w:val="808080"/>
          <w:sz w:val="20"/>
          <w:szCs w:val="20"/>
          <w:lang w:val="en-US"/>
        </w:rPr>
      </w:pPr>
    </w:p>
    <w:p w14:paraId="5FFDFDC2" w14:textId="77777777" w:rsidR="00616E41" w:rsidRPr="00616E41" w:rsidRDefault="00616E41" w:rsidP="00616E41">
      <w:pPr>
        <w:autoSpaceDE w:val="0"/>
        <w:autoSpaceDN w:val="0"/>
        <w:adjustRightInd w:val="0"/>
        <w:spacing w:after="0" w:line="240" w:lineRule="auto"/>
        <w:rPr>
          <w:rFonts w:ascii="Verdana" w:hAnsi="Verdana" w:cs="Verdana"/>
          <w:color w:val="7F7F00"/>
          <w:sz w:val="20"/>
          <w:szCs w:val="20"/>
          <w:lang w:val="en-US"/>
        </w:rPr>
      </w:pPr>
      <w:r w:rsidRPr="00616E41">
        <w:rPr>
          <w:rFonts w:ascii="Verdana" w:hAnsi="Verdana" w:cs="Verdana"/>
          <w:color w:val="808080"/>
          <w:sz w:val="20"/>
          <w:szCs w:val="20"/>
          <w:lang w:val="en-US"/>
        </w:rPr>
        <w:t xml:space="preserve">      </w:t>
      </w:r>
      <w:r w:rsidRPr="00616E41">
        <w:rPr>
          <w:rFonts w:ascii="Verdana" w:hAnsi="Verdana" w:cs="Verdana"/>
          <w:color w:val="7F7F00"/>
          <w:sz w:val="20"/>
          <w:szCs w:val="20"/>
          <w:lang w:val="en-US"/>
        </w:rPr>
        <w:t>#if DEBUG_MODE</w:t>
      </w:r>
    </w:p>
    <w:p w14:paraId="2DFCE221" w14:textId="77777777" w:rsidR="00616E41" w:rsidRPr="00616E41" w:rsidRDefault="00616E41" w:rsidP="00616E41">
      <w:pPr>
        <w:autoSpaceDE w:val="0"/>
        <w:autoSpaceDN w:val="0"/>
        <w:adjustRightInd w:val="0"/>
        <w:spacing w:after="0" w:line="240" w:lineRule="auto"/>
        <w:rPr>
          <w:rFonts w:ascii="Verdana" w:hAnsi="Verdana" w:cs="Verdana"/>
          <w:color w:val="C0C0C0"/>
          <w:sz w:val="20"/>
          <w:szCs w:val="20"/>
          <w:lang w:val="en-US"/>
        </w:rPr>
      </w:pPr>
      <w:r w:rsidRPr="00616E41">
        <w:rPr>
          <w:rFonts w:ascii="Verdana" w:hAnsi="Verdana" w:cs="Verdana"/>
          <w:color w:val="C0C0C0"/>
          <w:sz w:val="20"/>
          <w:szCs w:val="20"/>
          <w:lang w:val="en-US"/>
        </w:rPr>
        <w:t xml:space="preserve">        </w:t>
      </w:r>
      <w:r w:rsidRPr="00616E41">
        <w:rPr>
          <w:rFonts w:ascii="Verdana" w:hAnsi="Verdana" w:cs="Verdana"/>
          <w:color w:val="B0B0B0"/>
          <w:sz w:val="20"/>
          <w:szCs w:val="20"/>
          <w:lang w:val="en-US"/>
        </w:rPr>
        <w:t>_speed</w:t>
      </w:r>
      <w:r w:rsidRPr="00616E41">
        <w:rPr>
          <w:rFonts w:ascii="Verdana" w:hAnsi="Verdana" w:cs="Verdana"/>
          <w:color w:val="C0C0C0"/>
          <w:sz w:val="20"/>
          <w:szCs w:val="20"/>
          <w:lang w:val="en-US"/>
        </w:rPr>
        <w:t xml:space="preserve"> </w:t>
      </w:r>
      <w:r w:rsidRPr="00616E41">
        <w:rPr>
          <w:rFonts w:ascii="Verdana" w:hAnsi="Verdana" w:cs="Verdana"/>
          <w:b/>
          <w:bCs/>
          <w:color w:val="B0B0B0"/>
          <w:sz w:val="20"/>
          <w:szCs w:val="20"/>
          <w:lang w:val="en-US"/>
        </w:rPr>
        <w:t>=</w:t>
      </w:r>
      <w:r w:rsidRPr="00616E41">
        <w:rPr>
          <w:rFonts w:ascii="Verdana" w:hAnsi="Verdana" w:cs="Verdana"/>
          <w:color w:val="C0C0C0"/>
          <w:sz w:val="20"/>
          <w:szCs w:val="20"/>
          <w:lang w:val="en-US"/>
        </w:rPr>
        <w:t xml:space="preserve"> </w:t>
      </w:r>
      <w:r w:rsidRPr="00616E41">
        <w:rPr>
          <w:rFonts w:ascii="Verdana" w:hAnsi="Verdana" w:cs="Verdana"/>
          <w:color w:val="B0B0B0"/>
          <w:sz w:val="20"/>
          <w:szCs w:val="20"/>
          <w:lang w:val="en-US"/>
        </w:rPr>
        <w:t>_speed</w:t>
      </w:r>
      <w:r w:rsidRPr="00616E41">
        <w:rPr>
          <w:rFonts w:ascii="Verdana" w:hAnsi="Verdana" w:cs="Verdana"/>
          <w:color w:val="C0C0C0"/>
          <w:sz w:val="20"/>
          <w:szCs w:val="20"/>
          <w:lang w:val="en-US"/>
        </w:rPr>
        <w:t xml:space="preserve"> </w:t>
      </w:r>
      <w:r w:rsidRPr="00616E41">
        <w:rPr>
          <w:rFonts w:ascii="Verdana" w:hAnsi="Verdana" w:cs="Verdana"/>
          <w:b/>
          <w:bCs/>
          <w:color w:val="B0B0B0"/>
          <w:sz w:val="20"/>
          <w:szCs w:val="20"/>
          <w:lang w:val="en-US"/>
        </w:rPr>
        <w:t>+</w:t>
      </w:r>
      <w:r w:rsidRPr="00616E41">
        <w:rPr>
          <w:rFonts w:ascii="Verdana" w:hAnsi="Verdana" w:cs="Verdana"/>
          <w:color w:val="C0C0C0"/>
          <w:sz w:val="20"/>
          <w:szCs w:val="20"/>
          <w:lang w:val="en-US"/>
        </w:rPr>
        <w:t xml:space="preserve"> </w:t>
      </w:r>
      <w:r w:rsidRPr="00616E41">
        <w:rPr>
          <w:rFonts w:ascii="Verdana" w:hAnsi="Verdana" w:cs="Verdana"/>
          <w:color w:val="90B0B0"/>
          <w:sz w:val="20"/>
          <w:szCs w:val="20"/>
          <w:lang w:val="en-US"/>
        </w:rPr>
        <w:t>1</w:t>
      </w:r>
      <w:r w:rsidRPr="00616E41">
        <w:rPr>
          <w:rFonts w:ascii="Verdana" w:hAnsi="Verdana" w:cs="Verdana"/>
          <w:b/>
          <w:bCs/>
          <w:color w:val="B0B0B0"/>
          <w:sz w:val="20"/>
          <w:szCs w:val="20"/>
          <w:lang w:val="en-US"/>
        </w:rPr>
        <w:t>;</w:t>
      </w:r>
    </w:p>
    <w:p w14:paraId="597BDFFB" w14:textId="77777777" w:rsidR="00616E41" w:rsidRDefault="00616E41" w:rsidP="00616E41">
      <w:pPr>
        <w:autoSpaceDE w:val="0"/>
        <w:autoSpaceDN w:val="0"/>
        <w:adjustRightInd w:val="0"/>
        <w:spacing w:after="0" w:line="240" w:lineRule="auto"/>
        <w:rPr>
          <w:rFonts w:ascii="Verdana" w:hAnsi="Verdana" w:cs="Verdana"/>
          <w:color w:val="7F7F00"/>
          <w:sz w:val="20"/>
          <w:szCs w:val="20"/>
        </w:rPr>
      </w:pPr>
      <w:r w:rsidRPr="00616E41">
        <w:rPr>
          <w:rFonts w:ascii="Verdana" w:hAnsi="Verdana" w:cs="Verdana"/>
          <w:color w:val="C0C0C0"/>
          <w:sz w:val="20"/>
          <w:szCs w:val="20"/>
          <w:lang w:val="en-US"/>
        </w:rPr>
        <w:t xml:space="preserve">      </w:t>
      </w:r>
      <w:r>
        <w:rPr>
          <w:rFonts w:ascii="Verdana" w:hAnsi="Verdana" w:cs="Verdana"/>
          <w:color w:val="7F7F00"/>
          <w:sz w:val="20"/>
          <w:szCs w:val="20"/>
        </w:rPr>
        <w:t>#endif</w:t>
      </w:r>
    </w:p>
    <w:p w14:paraId="004C91C7" w14:textId="77777777" w:rsidR="00616E41" w:rsidRDefault="00616E41" w:rsidP="00616E41">
      <w:pPr>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b/>
          <w:bCs/>
          <w:color w:val="000000"/>
          <w:sz w:val="20"/>
          <w:szCs w:val="20"/>
        </w:rPr>
        <w:t>}</w:t>
      </w:r>
    </w:p>
    <w:p w14:paraId="0262AE41" w14:textId="148140DC" w:rsidR="00616E41" w:rsidRPr="00616E41" w:rsidRDefault="00616E41" w:rsidP="00616E41">
      <w:pPr>
        <w:rPr>
          <w:lang w:val="en-US"/>
        </w:rPr>
      </w:pPr>
      <w:r>
        <w:rPr>
          <w:rFonts w:ascii="Verdana" w:hAnsi="Verdana" w:cs="Verdana"/>
          <w:b/>
          <w:bCs/>
          <w:color w:val="000000"/>
          <w:sz w:val="20"/>
          <w:szCs w:val="20"/>
        </w:rPr>
        <w:t>}</w:t>
      </w:r>
    </w:p>
    <w:p w14:paraId="2F3E6376" w14:textId="718E5BB6" w:rsidR="00AF7455" w:rsidRPr="00CC7C25" w:rsidRDefault="00CC7C25" w:rsidP="007B72A3">
      <w:pPr>
        <w:pStyle w:val="Heading2"/>
        <w:rPr>
          <w:lang w:val="en-US"/>
        </w:rPr>
      </w:pPr>
      <w:bookmarkStart w:id="219" w:name="_Toc485813026"/>
      <w:bookmarkStart w:id="220" w:name="_Toc485814360"/>
      <w:r w:rsidRPr="00CC7C25">
        <w:rPr>
          <w:lang w:val="en-US"/>
        </w:rPr>
        <w:t>SQL Script</w:t>
      </w:r>
      <w:bookmarkEnd w:id="209"/>
      <w:bookmarkEnd w:id="211"/>
      <w:bookmarkEnd w:id="219"/>
      <w:bookmarkEnd w:id="220"/>
    </w:p>
    <w:p w14:paraId="7FB4761A" w14:textId="013AF60E" w:rsidR="00CC7C25" w:rsidRPr="00CC7C25" w:rsidRDefault="0086436A" w:rsidP="00CC7C25">
      <w:pPr>
        <w:autoSpaceDE w:val="0"/>
        <w:autoSpaceDN w:val="0"/>
        <w:adjustRightInd w:val="0"/>
        <w:spacing w:after="0" w:line="240" w:lineRule="auto"/>
        <w:rPr>
          <w:rFonts w:ascii="Verdana" w:hAnsi="Verdana" w:cs="Verdana"/>
          <w:color w:val="808080"/>
          <w:sz w:val="18"/>
          <w:szCs w:val="18"/>
          <w:lang w:val="en-US"/>
        </w:rPr>
      </w:pPr>
      <w:r>
        <w:rPr>
          <w:rFonts w:ascii="Verdana" w:hAnsi="Verdana" w:cs="Verdana"/>
          <w:b/>
          <w:bCs/>
          <w:color w:val="00007F"/>
          <w:sz w:val="18"/>
          <w:szCs w:val="18"/>
          <w:lang w:val="en-US"/>
        </w:rPr>
        <w:t>USE</w:t>
      </w:r>
      <w:r w:rsidR="00CC7C25" w:rsidRPr="00CC7C25">
        <w:rPr>
          <w:rFonts w:ascii="Verdana" w:hAnsi="Verdana" w:cs="Verdana"/>
          <w:color w:val="808080"/>
          <w:sz w:val="18"/>
          <w:szCs w:val="18"/>
          <w:lang w:val="en-US"/>
        </w:rPr>
        <w:t xml:space="preserve"> </w:t>
      </w:r>
      <w:r w:rsidR="00CC7C25" w:rsidRPr="00CC7C25">
        <w:rPr>
          <w:rFonts w:ascii="Verdana" w:hAnsi="Verdana" w:cs="Verdana"/>
          <w:color w:val="000000"/>
          <w:sz w:val="18"/>
          <w:szCs w:val="18"/>
          <w:lang w:val="en-US"/>
        </w:rPr>
        <w:t>raven</w:t>
      </w:r>
      <w:r w:rsidR="00CC7C25" w:rsidRPr="00CC7C25">
        <w:rPr>
          <w:rFonts w:ascii="Verdana" w:hAnsi="Verdana" w:cs="Verdana"/>
          <w:b/>
          <w:bCs/>
          <w:color w:val="000000"/>
          <w:sz w:val="18"/>
          <w:szCs w:val="18"/>
          <w:lang w:val="en-US"/>
        </w:rPr>
        <w:t>;</w:t>
      </w:r>
    </w:p>
    <w:p w14:paraId="4923C11A" w14:textId="77777777" w:rsidR="00CC7C25" w:rsidRPr="00CC7C25" w:rsidRDefault="00CC7C25" w:rsidP="00CC7C25">
      <w:pPr>
        <w:autoSpaceDE w:val="0"/>
        <w:autoSpaceDN w:val="0"/>
        <w:adjustRightInd w:val="0"/>
        <w:spacing w:after="0" w:line="240" w:lineRule="auto"/>
        <w:rPr>
          <w:rFonts w:ascii="Verdana" w:hAnsi="Verdana" w:cs="Verdana"/>
          <w:color w:val="808080"/>
          <w:sz w:val="18"/>
          <w:szCs w:val="18"/>
          <w:lang w:val="en-US"/>
        </w:rPr>
      </w:pPr>
    </w:p>
    <w:p w14:paraId="7BB3CD72" w14:textId="77777777" w:rsidR="00CC7C25" w:rsidRPr="00CC7C25" w:rsidRDefault="00CC7C25" w:rsidP="00CC7C25">
      <w:pPr>
        <w:autoSpaceDE w:val="0"/>
        <w:autoSpaceDN w:val="0"/>
        <w:adjustRightInd w:val="0"/>
        <w:spacing w:after="0" w:line="240" w:lineRule="auto"/>
        <w:rPr>
          <w:rFonts w:ascii="Verdana" w:hAnsi="Verdana" w:cs="Verdana"/>
          <w:color w:val="808080"/>
          <w:sz w:val="18"/>
          <w:szCs w:val="18"/>
          <w:lang w:val="en-US"/>
        </w:rPr>
      </w:pPr>
      <w:r w:rsidRPr="00CC7C25">
        <w:rPr>
          <w:rFonts w:ascii="Verdana" w:hAnsi="Verdana" w:cs="Verdana"/>
          <w:b/>
          <w:bCs/>
          <w:color w:val="00007F"/>
          <w:sz w:val="18"/>
          <w:szCs w:val="18"/>
          <w:lang w:val="en-US"/>
        </w:rPr>
        <w:t>DROP</w:t>
      </w: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TABLE</w:t>
      </w: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if</w:t>
      </w: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exists</w:t>
      </w:r>
      <w:r w:rsidRPr="00CC7C25">
        <w:rPr>
          <w:rFonts w:ascii="Verdana" w:hAnsi="Verdana" w:cs="Verdana"/>
          <w:color w:val="808080"/>
          <w:sz w:val="18"/>
          <w:szCs w:val="18"/>
          <w:lang w:val="en-US"/>
        </w:rPr>
        <w:t xml:space="preserve"> </w:t>
      </w:r>
      <w:proofErr w:type="gramStart"/>
      <w:r w:rsidRPr="00CC7C25">
        <w:rPr>
          <w:rFonts w:ascii="Verdana" w:hAnsi="Verdana" w:cs="Verdana"/>
          <w:color w:val="000000"/>
          <w:sz w:val="18"/>
          <w:szCs w:val="18"/>
          <w:lang w:val="en-US"/>
        </w:rPr>
        <w:t>raven</w:t>
      </w:r>
      <w:r w:rsidRPr="00CC7C25">
        <w:rPr>
          <w:rFonts w:ascii="Verdana" w:hAnsi="Verdana" w:cs="Verdana"/>
          <w:b/>
          <w:bCs/>
          <w:color w:val="000000"/>
          <w:sz w:val="18"/>
          <w:szCs w:val="18"/>
          <w:lang w:val="en-US"/>
        </w:rPr>
        <w:t>.</w:t>
      </w:r>
      <w:r w:rsidRPr="00CC7C25">
        <w:rPr>
          <w:rFonts w:ascii="Verdana" w:hAnsi="Verdana" w:cs="Verdana"/>
          <w:color w:val="000000"/>
          <w:sz w:val="18"/>
          <w:szCs w:val="18"/>
          <w:lang w:val="en-US"/>
        </w:rPr>
        <w:t>trips</w:t>
      </w:r>
      <w:proofErr w:type="gramEnd"/>
      <w:r w:rsidRPr="00CC7C25">
        <w:rPr>
          <w:rFonts w:ascii="Verdana" w:hAnsi="Verdana" w:cs="Verdana"/>
          <w:b/>
          <w:bCs/>
          <w:color w:val="000000"/>
          <w:sz w:val="18"/>
          <w:szCs w:val="18"/>
          <w:lang w:val="en-US"/>
        </w:rPr>
        <w:t>;</w:t>
      </w:r>
    </w:p>
    <w:p w14:paraId="3BDD87CC" w14:textId="77777777" w:rsidR="00CC7C25" w:rsidRPr="00CC7C25" w:rsidRDefault="00CC7C25" w:rsidP="00CC7C25">
      <w:pPr>
        <w:autoSpaceDE w:val="0"/>
        <w:autoSpaceDN w:val="0"/>
        <w:adjustRightInd w:val="0"/>
        <w:spacing w:after="0" w:line="240" w:lineRule="auto"/>
        <w:rPr>
          <w:rFonts w:ascii="Verdana" w:hAnsi="Verdana" w:cs="Verdana"/>
          <w:color w:val="808080"/>
          <w:sz w:val="18"/>
          <w:szCs w:val="18"/>
          <w:lang w:val="en-US"/>
        </w:rPr>
      </w:pPr>
      <w:r w:rsidRPr="00CC7C25">
        <w:rPr>
          <w:rFonts w:ascii="Verdana" w:hAnsi="Verdana" w:cs="Verdana"/>
          <w:b/>
          <w:bCs/>
          <w:color w:val="00007F"/>
          <w:sz w:val="18"/>
          <w:szCs w:val="18"/>
          <w:lang w:val="en-US"/>
        </w:rPr>
        <w:t>DROP</w:t>
      </w: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TABLE</w:t>
      </w: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if</w:t>
      </w: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exists</w:t>
      </w:r>
      <w:r w:rsidRPr="00CC7C25">
        <w:rPr>
          <w:rFonts w:ascii="Verdana" w:hAnsi="Verdana" w:cs="Verdana"/>
          <w:color w:val="808080"/>
          <w:sz w:val="18"/>
          <w:szCs w:val="18"/>
          <w:lang w:val="en-US"/>
        </w:rPr>
        <w:t xml:space="preserve"> </w:t>
      </w:r>
      <w:proofErr w:type="gramStart"/>
      <w:r w:rsidRPr="00CC7C25">
        <w:rPr>
          <w:rFonts w:ascii="Verdana" w:hAnsi="Verdana" w:cs="Verdana"/>
          <w:color w:val="000000"/>
          <w:sz w:val="18"/>
          <w:szCs w:val="18"/>
          <w:lang w:val="en-US"/>
        </w:rPr>
        <w:t>raven</w:t>
      </w:r>
      <w:r w:rsidRPr="00CC7C25">
        <w:rPr>
          <w:rFonts w:ascii="Verdana" w:hAnsi="Verdana" w:cs="Verdana"/>
          <w:b/>
          <w:bCs/>
          <w:color w:val="000000"/>
          <w:sz w:val="18"/>
          <w:szCs w:val="18"/>
          <w:lang w:val="en-US"/>
        </w:rPr>
        <w:t>.</w:t>
      </w:r>
      <w:r w:rsidRPr="00CC7C25">
        <w:rPr>
          <w:rFonts w:ascii="Verdana" w:hAnsi="Verdana" w:cs="Verdana"/>
          <w:color w:val="000000"/>
          <w:sz w:val="18"/>
          <w:szCs w:val="18"/>
          <w:lang w:val="en-US"/>
        </w:rPr>
        <w:t>logins</w:t>
      </w:r>
      <w:proofErr w:type="gramEnd"/>
      <w:r w:rsidRPr="00CC7C25">
        <w:rPr>
          <w:rFonts w:ascii="Verdana" w:hAnsi="Verdana" w:cs="Verdana"/>
          <w:b/>
          <w:bCs/>
          <w:color w:val="000000"/>
          <w:sz w:val="18"/>
          <w:szCs w:val="18"/>
          <w:lang w:val="en-US"/>
        </w:rPr>
        <w:t>;</w:t>
      </w:r>
    </w:p>
    <w:p w14:paraId="3CAF80D7" w14:textId="77777777" w:rsidR="00CC7C25" w:rsidRPr="00CC7C25" w:rsidRDefault="00CC7C25" w:rsidP="00CC7C25">
      <w:pPr>
        <w:autoSpaceDE w:val="0"/>
        <w:autoSpaceDN w:val="0"/>
        <w:adjustRightInd w:val="0"/>
        <w:spacing w:after="0" w:line="240" w:lineRule="auto"/>
        <w:rPr>
          <w:rFonts w:ascii="Verdana" w:hAnsi="Verdana" w:cs="Verdana"/>
          <w:color w:val="808080"/>
          <w:sz w:val="18"/>
          <w:szCs w:val="18"/>
          <w:lang w:val="en-US"/>
        </w:rPr>
      </w:pPr>
    </w:p>
    <w:p w14:paraId="33EE88E1" w14:textId="77777777" w:rsidR="00CC7C25" w:rsidRPr="00CC7C25" w:rsidRDefault="00CC7C25" w:rsidP="00CC7C25">
      <w:pPr>
        <w:autoSpaceDE w:val="0"/>
        <w:autoSpaceDN w:val="0"/>
        <w:adjustRightInd w:val="0"/>
        <w:spacing w:after="0" w:line="240" w:lineRule="auto"/>
        <w:rPr>
          <w:rFonts w:ascii="Verdana" w:hAnsi="Verdana" w:cs="Verdana"/>
          <w:color w:val="808080"/>
          <w:sz w:val="18"/>
          <w:szCs w:val="18"/>
          <w:lang w:val="en-US"/>
        </w:rPr>
      </w:pPr>
      <w:r w:rsidRPr="00CC7C25">
        <w:rPr>
          <w:rFonts w:ascii="Verdana" w:hAnsi="Verdana" w:cs="Verdana"/>
          <w:b/>
          <w:bCs/>
          <w:color w:val="00007F"/>
          <w:sz w:val="18"/>
          <w:szCs w:val="18"/>
          <w:lang w:val="en-US"/>
        </w:rPr>
        <w:t>CREATE</w:t>
      </w: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TABLE</w:t>
      </w: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IF</w:t>
      </w: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NOT</w:t>
      </w: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EXISTS</w:t>
      </w:r>
      <w:r w:rsidRPr="00CC7C25">
        <w:rPr>
          <w:rFonts w:ascii="Verdana" w:hAnsi="Verdana" w:cs="Verdana"/>
          <w:color w:val="808080"/>
          <w:sz w:val="18"/>
          <w:szCs w:val="18"/>
          <w:lang w:val="en-US"/>
        </w:rPr>
        <w:t xml:space="preserve"> `</w:t>
      </w:r>
      <w:r w:rsidRPr="00CC7C25">
        <w:rPr>
          <w:rFonts w:ascii="Verdana" w:hAnsi="Verdana" w:cs="Verdana"/>
          <w:color w:val="000000"/>
          <w:sz w:val="18"/>
          <w:szCs w:val="18"/>
          <w:lang w:val="en-US"/>
        </w:rPr>
        <w:t>raven</w:t>
      </w:r>
      <w:proofErr w:type="gramStart"/>
      <w:r w:rsidRPr="00CC7C25">
        <w:rPr>
          <w:rFonts w:ascii="Verdana" w:hAnsi="Verdana" w:cs="Verdana"/>
          <w:color w:val="808080"/>
          <w:sz w:val="18"/>
          <w:szCs w:val="18"/>
          <w:lang w:val="en-US"/>
        </w:rPr>
        <w:t>`</w:t>
      </w:r>
      <w:r w:rsidRPr="00CC7C25">
        <w:rPr>
          <w:rFonts w:ascii="Verdana" w:hAnsi="Verdana" w:cs="Verdana"/>
          <w:b/>
          <w:bCs/>
          <w:color w:val="000000"/>
          <w:sz w:val="18"/>
          <w:szCs w:val="18"/>
          <w:lang w:val="en-US"/>
        </w:rPr>
        <w:t>.</w:t>
      </w:r>
      <w:r w:rsidRPr="00CC7C25">
        <w:rPr>
          <w:rFonts w:ascii="Verdana" w:hAnsi="Verdana" w:cs="Verdana"/>
          <w:color w:val="808080"/>
          <w:sz w:val="18"/>
          <w:szCs w:val="18"/>
          <w:lang w:val="en-US"/>
        </w:rPr>
        <w:t>`</w:t>
      </w:r>
      <w:proofErr w:type="gramEnd"/>
      <w:r w:rsidRPr="00CC7C25">
        <w:rPr>
          <w:rFonts w:ascii="Verdana" w:hAnsi="Verdana" w:cs="Verdana"/>
          <w:color w:val="000000"/>
          <w:sz w:val="18"/>
          <w:szCs w:val="18"/>
          <w:lang w:val="en-US"/>
        </w:rPr>
        <w:t>logins</w:t>
      </w:r>
      <w:r w:rsidRPr="00CC7C25">
        <w:rPr>
          <w:rFonts w:ascii="Verdana" w:hAnsi="Verdana" w:cs="Verdana"/>
          <w:color w:val="808080"/>
          <w:sz w:val="18"/>
          <w:szCs w:val="18"/>
          <w:lang w:val="en-US"/>
        </w:rPr>
        <w:t xml:space="preserve">` </w:t>
      </w:r>
      <w:r w:rsidRPr="00CC7C25">
        <w:rPr>
          <w:rFonts w:ascii="Verdana" w:hAnsi="Verdana" w:cs="Verdana"/>
          <w:b/>
          <w:bCs/>
          <w:color w:val="000000"/>
          <w:sz w:val="18"/>
          <w:szCs w:val="18"/>
          <w:lang w:val="en-US"/>
        </w:rPr>
        <w:t>(</w:t>
      </w:r>
    </w:p>
    <w:p w14:paraId="6105F23C" w14:textId="77777777" w:rsidR="00CC7C25" w:rsidRPr="00CC7C25" w:rsidRDefault="00CC7C25" w:rsidP="00CC7C25">
      <w:pPr>
        <w:autoSpaceDE w:val="0"/>
        <w:autoSpaceDN w:val="0"/>
        <w:adjustRightInd w:val="0"/>
        <w:spacing w:after="0" w:line="240" w:lineRule="auto"/>
        <w:rPr>
          <w:rFonts w:ascii="Verdana" w:hAnsi="Verdana" w:cs="Verdana"/>
          <w:color w:val="808080"/>
          <w:sz w:val="18"/>
          <w:szCs w:val="18"/>
          <w:lang w:val="en-US"/>
        </w:rPr>
      </w:pPr>
      <w:r w:rsidRPr="00CC7C25">
        <w:rPr>
          <w:rFonts w:ascii="Verdana" w:hAnsi="Verdana" w:cs="Verdana"/>
          <w:color w:val="808080"/>
          <w:sz w:val="18"/>
          <w:szCs w:val="18"/>
          <w:lang w:val="en-US"/>
        </w:rPr>
        <w:t xml:space="preserve">  `</w:t>
      </w:r>
      <w:r w:rsidRPr="00CC7C25">
        <w:rPr>
          <w:rFonts w:ascii="Verdana" w:hAnsi="Verdana" w:cs="Verdana"/>
          <w:color w:val="000000"/>
          <w:sz w:val="18"/>
          <w:szCs w:val="18"/>
          <w:lang w:val="en-US"/>
        </w:rPr>
        <w:t>id</w:t>
      </w: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INT</w:t>
      </w: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NOT</w:t>
      </w: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NULL</w:t>
      </w:r>
      <w:r w:rsidRPr="00CC7C25">
        <w:rPr>
          <w:rFonts w:ascii="Verdana" w:hAnsi="Verdana" w:cs="Verdana"/>
          <w:color w:val="808080"/>
          <w:sz w:val="18"/>
          <w:szCs w:val="18"/>
          <w:lang w:val="en-US"/>
        </w:rPr>
        <w:t xml:space="preserve"> </w:t>
      </w:r>
      <w:r w:rsidRPr="00CC7C25">
        <w:rPr>
          <w:rFonts w:ascii="Verdana" w:hAnsi="Verdana" w:cs="Verdana"/>
          <w:color w:val="000000"/>
          <w:sz w:val="18"/>
          <w:szCs w:val="18"/>
          <w:lang w:val="en-US"/>
        </w:rPr>
        <w:t>AUTO_INCREMENT</w:t>
      </w:r>
      <w:r w:rsidRPr="00CC7C25">
        <w:rPr>
          <w:rFonts w:ascii="Verdana" w:hAnsi="Verdana" w:cs="Verdana"/>
          <w:b/>
          <w:bCs/>
          <w:color w:val="000000"/>
          <w:sz w:val="18"/>
          <w:szCs w:val="18"/>
          <w:lang w:val="en-US"/>
        </w:rPr>
        <w:t>,</w:t>
      </w:r>
    </w:p>
    <w:p w14:paraId="3C2AC11D" w14:textId="77777777" w:rsidR="00CC7C25" w:rsidRPr="00CC7C25" w:rsidRDefault="00CC7C25" w:rsidP="00CC7C25">
      <w:pPr>
        <w:autoSpaceDE w:val="0"/>
        <w:autoSpaceDN w:val="0"/>
        <w:adjustRightInd w:val="0"/>
        <w:spacing w:after="0" w:line="240" w:lineRule="auto"/>
        <w:rPr>
          <w:rFonts w:ascii="Verdana" w:hAnsi="Verdana" w:cs="Verdana"/>
          <w:color w:val="808080"/>
          <w:sz w:val="18"/>
          <w:szCs w:val="18"/>
          <w:lang w:val="en-US"/>
        </w:rPr>
      </w:pPr>
      <w:r w:rsidRPr="00CC7C25">
        <w:rPr>
          <w:rFonts w:ascii="Verdana" w:hAnsi="Verdana" w:cs="Verdana"/>
          <w:color w:val="808080"/>
          <w:sz w:val="18"/>
          <w:szCs w:val="18"/>
          <w:lang w:val="en-US"/>
        </w:rPr>
        <w:t xml:space="preserve">  `</w:t>
      </w:r>
      <w:r w:rsidRPr="00CC7C25">
        <w:rPr>
          <w:rFonts w:ascii="Verdana" w:hAnsi="Verdana" w:cs="Verdana"/>
          <w:color w:val="000000"/>
          <w:sz w:val="18"/>
          <w:szCs w:val="18"/>
          <w:lang w:val="en-US"/>
        </w:rPr>
        <w:t>reg</w:t>
      </w:r>
      <w:r w:rsidRPr="00CC7C25">
        <w:rPr>
          <w:rFonts w:ascii="Verdana" w:hAnsi="Verdana" w:cs="Verdana"/>
          <w:color w:val="808080"/>
          <w:sz w:val="18"/>
          <w:szCs w:val="18"/>
          <w:lang w:val="en-US"/>
        </w:rPr>
        <w:t xml:space="preserve">` </w:t>
      </w:r>
      <w:proofErr w:type="gramStart"/>
      <w:r w:rsidRPr="00CC7C25">
        <w:rPr>
          <w:rFonts w:ascii="Verdana" w:hAnsi="Verdana" w:cs="Verdana"/>
          <w:b/>
          <w:bCs/>
          <w:color w:val="00007F"/>
          <w:sz w:val="18"/>
          <w:szCs w:val="18"/>
          <w:lang w:val="en-US"/>
        </w:rPr>
        <w:t>VARCHAR</w:t>
      </w:r>
      <w:r w:rsidRPr="00CC7C25">
        <w:rPr>
          <w:rFonts w:ascii="Verdana" w:hAnsi="Verdana" w:cs="Verdana"/>
          <w:b/>
          <w:bCs/>
          <w:color w:val="000000"/>
          <w:sz w:val="18"/>
          <w:szCs w:val="18"/>
          <w:lang w:val="en-US"/>
        </w:rPr>
        <w:t>(</w:t>
      </w:r>
      <w:proofErr w:type="gramEnd"/>
      <w:r w:rsidRPr="00CC7C25">
        <w:rPr>
          <w:rFonts w:ascii="Verdana" w:hAnsi="Verdana" w:cs="Verdana"/>
          <w:color w:val="007F7F"/>
          <w:sz w:val="18"/>
          <w:szCs w:val="18"/>
          <w:lang w:val="en-US"/>
        </w:rPr>
        <w:t>10</w:t>
      </w:r>
      <w:r w:rsidRPr="00CC7C25">
        <w:rPr>
          <w:rFonts w:ascii="Verdana" w:hAnsi="Verdana" w:cs="Verdana"/>
          <w:b/>
          <w:bCs/>
          <w:color w:val="000000"/>
          <w:sz w:val="18"/>
          <w:szCs w:val="18"/>
          <w:lang w:val="en-US"/>
        </w:rPr>
        <w:t>)</w:t>
      </w: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NOT</w:t>
      </w: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NULL</w:t>
      </w:r>
      <w:r w:rsidRPr="00CC7C25">
        <w:rPr>
          <w:rFonts w:ascii="Verdana" w:hAnsi="Verdana" w:cs="Verdana"/>
          <w:b/>
          <w:bCs/>
          <w:color w:val="000000"/>
          <w:sz w:val="18"/>
          <w:szCs w:val="18"/>
          <w:lang w:val="en-US"/>
        </w:rPr>
        <w:t>,</w:t>
      </w:r>
    </w:p>
    <w:p w14:paraId="4F3F3CCB" w14:textId="77777777" w:rsidR="00CC7C25" w:rsidRPr="00CC7C25" w:rsidRDefault="00CC7C25" w:rsidP="00CC7C25">
      <w:pPr>
        <w:autoSpaceDE w:val="0"/>
        <w:autoSpaceDN w:val="0"/>
        <w:adjustRightInd w:val="0"/>
        <w:spacing w:after="0" w:line="240" w:lineRule="auto"/>
        <w:rPr>
          <w:rFonts w:ascii="Verdana" w:hAnsi="Verdana" w:cs="Verdana"/>
          <w:color w:val="808080"/>
          <w:sz w:val="18"/>
          <w:szCs w:val="18"/>
          <w:lang w:val="en-US"/>
        </w:rPr>
      </w:pPr>
      <w:r w:rsidRPr="00CC7C25">
        <w:rPr>
          <w:rFonts w:ascii="Verdana" w:hAnsi="Verdana" w:cs="Verdana"/>
          <w:color w:val="808080"/>
          <w:sz w:val="18"/>
          <w:szCs w:val="18"/>
          <w:lang w:val="en-US"/>
        </w:rPr>
        <w:t xml:space="preserve">  `</w:t>
      </w:r>
      <w:r w:rsidRPr="00CC7C25">
        <w:rPr>
          <w:rFonts w:ascii="Verdana" w:hAnsi="Verdana" w:cs="Verdana"/>
          <w:color w:val="000000"/>
          <w:sz w:val="18"/>
          <w:szCs w:val="18"/>
          <w:lang w:val="en-US"/>
        </w:rPr>
        <w:t>username</w:t>
      </w:r>
      <w:r w:rsidRPr="00CC7C25">
        <w:rPr>
          <w:rFonts w:ascii="Verdana" w:hAnsi="Verdana" w:cs="Verdana"/>
          <w:color w:val="808080"/>
          <w:sz w:val="18"/>
          <w:szCs w:val="18"/>
          <w:lang w:val="en-US"/>
        </w:rPr>
        <w:t xml:space="preserve">` </w:t>
      </w:r>
      <w:proofErr w:type="gramStart"/>
      <w:r w:rsidRPr="00CC7C25">
        <w:rPr>
          <w:rFonts w:ascii="Verdana" w:hAnsi="Verdana" w:cs="Verdana"/>
          <w:b/>
          <w:bCs/>
          <w:color w:val="00007F"/>
          <w:sz w:val="18"/>
          <w:szCs w:val="18"/>
          <w:lang w:val="en-US"/>
        </w:rPr>
        <w:t>VARCHAR</w:t>
      </w:r>
      <w:r w:rsidRPr="00CC7C25">
        <w:rPr>
          <w:rFonts w:ascii="Verdana" w:hAnsi="Verdana" w:cs="Verdana"/>
          <w:b/>
          <w:bCs/>
          <w:color w:val="000000"/>
          <w:sz w:val="18"/>
          <w:szCs w:val="18"/>
          <w:lang w:val="en-US"/>
        </w:rPr>
        <w:t>(</w:t>
      </w:r>
      <w:proofErr w:type="gramEnd"/>
      <w:r w:rsidRPr="00CC7C25">
        <w:rPr>
          <w:rFonts w:ascii="Verdana" w:hAnsi="Verdana" w:cs="Verdana"/>
          <w:color w:val="007F7F"/>
          <w:sz w:val="18"/>
          <w:szCs w:val="18"/>
          <w:lang w:val="en-US"/>
        </w:rPr>
        <w:t>32</w:t>
      </w:r>
      <w:r w:rsidRPr="00CC7C25">
        <w:rPr>
          <w:rFonts w:ascii="Verdana" w:hAnsi="Verdana" w:cs="Verdana"/>
          <w:b/>
          <w:bCs/>
          <w:color w:val="000000"/>
          <w:sz w:val="18"/>
          <w:szCs w:val="18"/>
          <w:lang w:val="en-US"/>
        </w:rPr>
        <w:t>)</w:t>
      </w: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NOT</w:t>
      </w: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NULL</w:t>
      </w:r>
      <w:r w:rsidRPr="00CC7C25">
        <w:rPr>
          <w:rFonts w:ascii="Verdana" w:hAnsi="Verdana" w:cs="Verdana"/>
          <w:b/>
          <w:bCs/>
          <w:color w:val="000000"/>
          <w:sz w:val="18"/>
          <w:szCs w:val="18"/>
          <w:lang w:val="en-US"/>
        </w:rPr>
        <w:t>,</w:t>
      </w:r>
    </w:p>
    <w:p w14:paraId="480C079F" w14:textId="77777777" w:rsidR="00CC7C25" w:rsidRPr="00CC7C25" w:rsidRDefault="00CC7C25" w:rsidP="00CC7C25">
      <w:pPr>
        <w:autoSpaceDE w:val="0"/>
        <w:autoSpaceDN w:val="0"/>
        <w:adjustRightInd w:val="0"/>
        <w:spacing w:after="0" w:line="240" w:lineRule="auto"/>
        <w:rPr>
          <w:rFonts w:ascii="Verdana" w:hAnsi="Verdana" w:cs="Verdana"/>
          <w:color w:val="808080"/>
          <w:sz w:val="18"/>
          <w:szCs w:val="18"/>
          <w:lang w:val="en-US"/>
        </w:rPr>
      </w:pPr>
      <w:r w:rsidRPr="00CC7C25">
        <w:rPr>
          <w:rFonts w:ascii="Verdana" w:hAnsi="Verdana" w:cs="Verdana"/>
          <w:color w:val="808080"/>
          <w:sz w:val="18"/>
          <w:szCs w:val="18"/>
          <w:lang w:val="en-US"/>
        </w:rPr>
        <w:t xml:space="preserve">  `</w:t>
      </w:r>
      <w:r w:rsidRPr="00CC7C25">
        <w:rPr>
          <w:rFonts w:ascii="Verdana" w:hAnsi="Verdana" w:cs="Verdana"/>
          <w:color w:val="7F7F00"/>
          <w:sz w:val="18"/>
          <w:szCs w:val="18"/>
          <w:lang w:val="en-US"/>
        </w:rPr>
        <w:t>password</w:t>
      </w:r>
      <w:r w:rsidRPr="00CC7C25">
        <w:rPr>
          <w:rFonts w:ascii="Verdana" w:hAnsi="Verdana" w:cs="Verdana"/>
          <w:color w:val="808080"/>
          <w:sz w:val="18"/>
          <w:szCs w:val="18"/>
          <w:lang w:val="en-US"/>
        </w:rPr>
        <w:t xml:space="preserve">` </w:t>
      </w:r>
      <w:r w:rsidRPr="00CC7C25">
        <w:rPr>
          <w:rFonts w:ascii="Verdana" w:hAnsi="Verdana" w:cs="Verdana"/>
          <w:color w:val="000000"/>
          <w:sz w:val="18"/>
          <w:szCs w:val="18"/>
          <w:lang w:val="en-US"/>
        </w:rPr>
        <w:t>mediumtext</w:t>
      </w: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NOT</w:t>
      </w: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NULL</w:t>
      </w:r>
      <w:r w:rsidRPr="00CC7C25">
        <w:rPr>
          <w:rFonts w:ascii="Verdana" w:hAnsi="Verdana" w:cs="Verdana"/>
          <w:b/>
          <w:bCs/>
          <w:color w:val="000000"/>
          <w:sz w:val="18"/>
          <w:szCs w:val="18"/>
          <w:lang w:val="en-US"/>
        </w:rPr>
        <w:t>,</w:t>
      </w:r>
    </w:p>
    <w:p w14:paraId="108D2A5E" w14:textId="77777777" w:rsidR="00CC7C25" w:rsidRPr="00CC7C25" w:rsidRDefault="00CC7C25" w:rsidP="00CC7C25">
      <w:pPr>
        <w:autoSpaceDE w:val="0"/>
        <w:autoSpaceDN w:val="0"/>
        <w:adjustRightInd w:val="0"/>
        <w:spacing w:after="0" w:line="240" w:lineRule="auto"/>
        <w:rPr>
          <w:rFonts w:ascii="Verdana" w:hAnsi="Verdana" w:cs="Verdana"/>
          <w:color w:val="808080"/>
          <w:sz w:val="18"/>
          <w:szCs w:val="18"/>
          <w:lang w:val="en-US"/>
        </w:rPr>
      </w:pP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PRIMARY</w:t>
      </w: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KEY</w:t>
      </w:r>
      <w:r w:rsidRPr="00CC7C25">
        <w:rPr>
          <w:rFonts w:ascii="Verdana" w:hAnsi="Verdana" w:cs="Verdana"/>
          <w:color w:val="808080"/>
          <w:sz w:val="18"/>
          <w:szCs w:val="18"/>
          <w:lang w:val="en-US"/>
        </w:rPr>
        <w:t xml:space="preserve"> </w:t>
      </w:r>
      <w:r w:rsidRPr="00CC7C25">
        <w:rPr>
          <w:rFonts w:ascii="Verdana" w:hAnsi="Verdana" w:cs="Verdana"/>
          <w:b/>
          <w:bCs/>
          <w:color w:val="000000"/>
          <w:sz w:val="18"/>
          <w:szCs w:val="18"/>
          <w:lang w:val="en-US"/>
        </w:rPr>
        <w:t>(</w:t>
      </w:r>
      <w:r w:rsidRPr="00CC7C25">
        <w:rPr>
          <w:rFonts w:ascii="Verdana" w:hAnsi="Verdana" w:cs="Verdana"/>
          <w:color w:val="808080"/>
          <w:sz w:val="18"/>
          <w:szCs w:val="18"/>
          <w:lang w:val="en-US"/>
        </w:rPr>
        <w:t>`</w:t>
      </w:r>
      <w:r w:rsidRPr="00CC7C25">
        <w:rPr>
          <w:rFonts w:ascii="Verdana" w:hAnsi="Verdana" w:cs="Verdana"/>
          <w:color w:val="000000"/>
          <w:sz w:val="18"/>
          <w:szCs w:val="18"/>
          <w:lang w:val="en-US"/>
        </w:rPr>
        <w:t>id</w:t>
      </w:r>
      <w:r w:rsidRPr="00CC7C25">
        <w:rPr>
          <w:rFonts w:ascii="Verdana" w:hAnsi="Verdana" w:cs="Verdana"/>
          <w:color w:val="808080"/>
          <w:sz w:val="18"/>
          <w:szCs w:val="18"/>
          <w:lang w:val="en-US"/>
        </w:rPr>
        <w:t>`</w:t>
      </w:r>
      <w:r w:rsidRPr="00CC7C25">
        <w:rPr>
          <w:rFonts w:ascii="Verdana" w:hAnsi="Verdana" w:cs="Verdana"/>
          <w:b/>
          <w:bCs/>
          <w:color w:val="000000"/>
          <w:sz w:val="18"/>
          <w:szCs w:val="18"/>
          <w:lang w:val="en-US"/>
        </w:rPr>
        <w:t>,</w:t>
      </w:r>
      <w:r w:rsidRPr="00CC7C25">
        <w:rPr>
          <w:rFonts w:ascii="Verdana" w:hAnsi="Verdana" w:cs="Verdana"/>
          <w:color w:val="808080"/>
          <w:sz w:val="18"/>
          <w:szCs w:val="18"/>
          <w:lang w:val="en-US"/>
        </w:rPr>
        <w:t xml:space="preserve"> `</w:t>
      </w:r>
      <w:r w:rsidRPr="00CC7C25">
        <w:rPr>
          <w:rFonts w:ascii="Verdana" w:hAnsi="Verdana" w:cs="Verdana"/>
          <w:color w:val="000000"/>
          <w:sz w:val="18"/>
          <w:szCs w:val="18"/>
          <w:lang w:val="en-US"/>
        </w:rPr>
        <w:t>username</w:t>
      </w:r>
      <w:r w:rsidRPr="00CC7C25">
        <w:rPr>
          <w:rFonts w:ascii="Verdana" w:hAnsi="Verdana" w:cs="Verdana"/>
          <w:color w:val="808080"/>
          <w:sz w:val="18"/>
          <w:szCs w:val="18"/>
          <w:lang w:val="en-US"/>
        </w:rPr>
        <w:t>`</w:t>
      </w:r>
      <w:r w:rsidRPr="00CC7C25">
        <w:rPr>
          <w:rFonts w:ascii="Verdana" w:hAnsi="Verdana" w:cs="Verdana"/>
          <w:b/>
          <w:bCs/>
          <w:color w:val="000000"/>
          <w:sz w:val="18"/>
          <w:szCs w:val="18"/>
          <w:lang w:val="en-US"/>
        </w:rPr>
        <w:t>),</w:t>
      </w:r>
    </w:p>
    <w:p w14:paraId="129F1631" w14:textId="77777777" w:rsidR="00CC7C25" w:rsidRPr="00CC7C25" w:rsidRDefault="00CC7C25" w:rsidP="00CC7C25">
      <w:pPr>
        <w:autoSpaceDE w:val="0"/>
        <w:autoSpaceDN w:val="0"/>
        <w:adjustRightInd w:val="0"/>
        <w:spacing w:after="0" w:line="240" w:lineRule="auto"/>
        <w:rPr>
          <w:rFonts w:ascii="Verdana" w:hAnsi="Verdana" w:cs="Verdana"/>
          <w:color w:val="808080"/>
          <w:sz w:val="18"/>
          <w:szCs w:val="18"/>
          <w:lang w:val="en-US"/>
        </w:rPr>
      </w:pP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UNIQUE</w:t>
      </w:r>
      <w:r w:rsidRPr="00CC7C25">
        <w:rPr>
          <w:rFonts w:ascii="Verdana" w:hAnsi="Verdana" w:cs="Verdana"/>
          <w:color w:val="808080"/>
          <w:sz w:val="18"/>
          <w:szCs w:val="18"/>
          <w:lang w:val="en-US"/>
        </w:rPr>
        <w:t xml:space="preserve"> </w:t>
      </w:r>
      <w:r w:rsidRPr="00CC7C25">
        <w:rPr>
          <w:rFonts w:ascii="Verdana" w:hAnsi="Verdana" w:cs="Verdana"/>
          <w:color w:val="000000"/>
          <w:sz w:val="18"/>
          <w:szCs w:val="18"/>
          <w:lang w:val="en-US"/>
        </w:rPr>
        <w:t>INDEX</w:t>
      </w:r>
      <w:r w:rsidRPr="00CC7C25">
        <w:rPr>
          <w:rFonts w:ascii="Verdana" w:hAnsi="Verdana" w:cs="Verdana"/>
          <w:color w:val="808080"/>
          <w:sz w:val="18"/>
          <w:szCs w:val="18"/>
          <w:lang w:val="en-US"/>
        </w:rPr>
        <w:t xml:space="preserve"> `</w:t>
      </w:r>
      <w:r w:rsidRPr="00CC7C25">
        <w:rPr>
          <w:rFonts w:ascii="Verdana" w:hAnsi="Verdana" w:cs="Verdana"/>
          <w:color w:val="000000"/>
          <w:sz w:val="18"/>
          <w:szCs w:val="18"/>
          <w:lang w:val="en-US"/>
        </w:rPr>
        <w:t>username_UNIQUE</w:t>
      </w:r>
      <w:r w:rsidRPr="00CC7C25">
        <w:rPr>
          <w:rFonts w:ascii="Verdana" w:hAnsi="Verdana" w:cs="Verdana"/>
          <w:color w:val="808080"/>
          <w:sz w:val="18"/>
          <w:szCs w:val="18"/>
          <w:lang w:val="en-US"/>
        </w:rPr>
        <w:t xml:space="preserve">` </w:t>
      </w:r>
      <w:r w:rsidRPr="00CC7C25">
        <w:rPr>
          <w:rFonts w:ascii="Verdana" w:hAnsi="Verdana" w:cs="Verdana"/>
          <w:b/>
          <w:bCs/>
          <w:color w:val="000000"/>
          <w:sz w:val="18"/>
          <w:szCs w:val="18"/>
          <w:lang w:val="en-US"/>
        </w:rPr>
        <w:t>(</w:t>
      </w:r>
      <w:r w:rsidRPr="00CC7C25">
        <w:rPr>
          <w:rFonts w:ascii="Verdana" w:hAnsi="Verdana" w:cs="Verdana"/>
          <w:color w:val="808080"/>
          <w:sz w:val="18"/>
          <w:szCs w:val="18"/>
          <w:lang w:val="en-US"/>
        </w:rPr>
        <w:t>`</w:t>
      </w:r>
      <w:r w:rsidRPr="00CC7C25">
        <w:rPr>
          <w:rFonts w:ascii="Verdana" w:hAnsi="Verdana" w:cs="Verdana"/>
          <w:color w:val="000000"/>
          <w:sz w:val="18"/>
          <w:szCs w:val="18"/>
          <w:lang w:val="en-US"/>
        </w:rPr>
        <w:t>username</w:t>
      </w: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ASC</w:t>
      </w:r>
      <w:r w:rsidRPr="00CC7C25">
        <w:rPr>
          <w:rFonts w:ascii="Verdana" w:hAnsi="Verdana" w:cs="Verdana"/>
          <w:b/>
          <w:bCs/>
          <w:color w:val="000000"/>
          <w:sz w:val="18"/>
          <w:szCs w:val="18"/>
          <w:lang w:val="en-US"/>
        </w:rPr>
        <w:t>))</w:t>
      </w:r>
    </w:p>
    <w:p w14:paraId="7C23188F" w14:textId="77777777" w:rsidR="00CC7C25" w:rsidRPr="00CC7C25" w:rsidRDefault="00CC7C25" w:rsidP="00CC7C25">
      <w:pPr>
        <w:autoSpaceDE w:val="0"/>
        <w:autoSpaceDN w:val="0"/>
        <w:adjustRightInd w:val="0"/>
        <w:spacing w:after="0" w:line="240" w:lineRule="auto"/>
        <w:rPr>
          <w:rFonts w:ascii="Verdana" w:hAnsi="Verdana" w:cs="Verdana"/>
          <w:color w:val="808080"/>
          <w:sz w:val="18"/>
          <w:szCs w:val="18"/>
          <w:lang w:val="en-US"/>
        </w:rPr>
      </w:pPr>
      <w:r w:rsidRPr="00CC7C25">
        <w:rPr>
          <w:rFonts w:ascii="Verdana" w:hAnsi="Verdana" w:cs="Verdana"/>
          <w:color w:val="000000"/>
          <w:sz w:val="18"/>
          <w:szCs w:val="18"/>
          <w:lang w:val="en-US"/>
        </w:rPr>
        <w:t>COMMENT</w:t>
      </w:r>
      <w:r w:rsidRPr="00CC7C25">
        <w:rPr>
          <w:rFonts w:ascii="Verdana" w:hAnsi="Verdana" w:cs="Verdana"/>
          <w:color w:val="808080"/>
          <w:sz w:val="18"/>
          <w:szCs w:val="18"/>
          <w:lang w:val="en-US"/>
        </w:rPr>
        <w:t xml:space="preserve"> </w:t>
      </w:r>
      <w:r w:rsidRPr="00CC7C25">
        <w:rPr>
          <w:rFonts w:ascii="Verdana" w:hAnsi="Verdana" w:cs="Verdana"/>
          <w:b/>
          <w:bCs/>
          <w:color w:val="000000"/>
          <w:sz w:val="18"/>
          <w:szCs w:val="18"/>
          <w:lang w:val="en-US"/>
        </w:rPr>
        <w:t>=</w:t>
      </w:r>
      <w:r w:rsidRPr="00CC7C25">
        <w:rPr>
          <w:rFonts w:ascii="Verdana" w:hAnsi="Verdana" w:cs="Verdana"/>
          <w:color w:val="808080"/>
          <w:sz w:val="18"/>
          <w:szCs w:val="18"/>
          <w:lang w:val="en-US"/>
        </w:rPr>
        <w:t xml:space="preserve"> </w:t>
      </w:r>
      <w:r w:rsidRPr="00CC7C25">
        <w:rPr>
          <w:rFonts w:ascii="Consolas" w:hAnsi="Consolas" w:cs="Consolas"/>
          <w:color w:val="7F007F"/>
          <w:sz w:val="18"/>
          <w:szCs w:val="18"/>
          <w:lang w:val="en-US"/>
        </w:rPr>
        <w:t>'Login table for Raven-GPS authentication'</w:t>
      </w:r>
      <w:r w:rsidRPr="00CC7C25">
        <w:rPr>
          <w:rFonts w:ascii="Verdana" w:hAnsi="Verdana" w:cs="Verdana"/>
          <w:b/>
          <w:bCs/>
          <w:color w:val="000000"/>
          <w:sz w:val="18"/>
          <w:szCs w:val="18"/>
          <w:lang w:val="en-US"/>
        </w:rPr>
        <w:t>;</w:t>
      </w:r>
    </w:p>
    <w:p w14:paraId="69722015" w14:textId="77777777" w:rsidR="00CC7C25" w:rsidRPr="00CC7C25" w:rsidRDefault="00CC7C25" w:rsidP="00CC7C25">
      <w:pPr>
        <w:autoSpaceDE w:val="0"/>
        <w:autoSpaceDN w:val="0"/>
        <w:adjustRightInd w:val="0"/>
        <w:spacing w:after="0" w:line="240" w:lineRule="auto"/>
        <w:rPr>
          <w:rFonts w:ascii="Verdana" w:hAnsi="Verdana" w:cs="Verdana"/>
          <w:color w:val="808080"/>
          <w:sz w:val="18"/>
          <w:szCs w:val="18"/>
          <w:lang w:val="en-US"/>
        </w:rPr>
      </w:pPr>
    </w:p>
    <w:p w14:paraId="5A45A277" w14:textId="77777777" w:rsidR="00CC7C25" w:rsidRPr="00CC7C25" w:rsidRDefault="00CC7C25" w:rsidP="00CC7C25">
      <w:pPr>
        <w:autoSpaceDE w:val="0"/>
        <w:autoSpaceDN w:val="0"/>
        <w:adjustRightInd w:val="0"/>
        <w:spacing w:after="0" w:line="240" w:lineRule="auto"/>
        <w:rPr>
          <w:rFonts w:ascii="Verdana" w:hAnsi="Verdana" w:cs="Verdana"/>
          <w:color w:val="808080"/>
          <w:sz w:val="18"/>
          <w:szCs w:val="18"/>
          <w:lang w:val="en-US"/>
        </w:rPr>
      </w:pPr>
      <w:r w:rsidRPr="00CC7C25">
        <w:rPr>
          <w:rFonts w:ascii="Verdana" w:hAnsi="Verdana" w:cs="Verdana"/>
          <w:b/>
          <w:bCs/>
          <w:color w:val="00007F"/>
          <w:sz w:val="18"/>
          <w:szCs w:val="18"/>
          <w:lang w:val="en-US"/>
        </w:rPr>
        <w:t>INSERT</w:t>
      </w: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INTO</w:t>
      </w:r>
      <w:r w:rsidRPr="00CC7C25">
        <w:rPr>
          <w:rFonts w:ascii="Verdana" w:hAnsi="Verdana" w:cs="Verdana"/>
          <w:color w:val="808080"/>
          <w:sz w:val="18"/>
          <w:szCs w:val="18"/>
          <w:lang w:val="en-US"/>
        </w:rPr>
        <w:t xml:space="preserve"> </w:t>
      </w:r>
      <w:r w:rsidRPr="00CC7C25">
        <w:rPr>
          <w:rFonts w:ascii="Verdana" w:hAnsi="Verdana" w:cs="Verdana"/>
          <w:color w:val="000000"/>
          <w:sz w:val="18"/>
          <w:szCs w:val="18"/>
          <w:lang w:val="en-US"/>
        </w:rPr>
        <w:t>logins</w:t>
      </w:r>
      <w:r w:rsidRPr="00CC7C25">
        <w:rPr>
          <w:rFonts w:ascii="Verdana" w:hAnsi="Verdana" w:cs="Verdana"/>
          <w:color w:val="808080"/>
          <w:sz w:val="18"/>
          <w:szCs w:val="18"/>
          <w:lang w:val="en-US"/>
        </w:rPr>
        <w:t xml:space="preserve"> </w:t>
      </w:r>
      <w:r w:rsidRPr="00CC7C25">
        <w:rPr>
          <w:rFonts w:ascii="Verdana" w:hAnsi="Verdana" w:cs="Verdana"/>
          <w:b/>
          <w:bCs/>
          <w:color w:val="000000"/>
          <w:sz w:val="18"/>
          <w:szCs w:val="18"/>
          <w:lang w:val="en-US"/>
        </w:rPr>
        <w:t>(</w:t>
      </w:r>
      <w:r w:rsidRPr="00CC7C25">
        <w:rPr>
          <w:rFonts w:ascii="Verdana" w:hAnsi="Verdana" w:cs="Verdana"/>
          <w:color w:val="808080"/>
          <w:sz w:val="18"/>
          <w:szCs w:val="18"/>
          <w:lang w:val="en-US"/>
        </w:rPr>
        <w:t>`</w:t>
      </w:r>
      <w:r w:rsidRPr="00CC7C25">
        <w:rPr>
          <w:rFonts w:ascii="Verdana" w:hAnsi="Verdana" w:cs="Verdana"/>
          <w:color w:val="000000"/>
          <w:sz w:val="18"/>
          <w:szCs w:val="18"/>
          <w:lang w:val="en-US"/>
        </w:rPr>
        <w:t>reg</w:t>
      </w:r>
      <w:proofErr w:type="gramStart"/>
      <w:r w:rsidRPr="00CC7C25">
        <w:rPr>
          <w:rFonts w:ascii="Verdana" w:hAnsi="Verdana" w:cs="Verdana"/>
          <w:color w:val="808080"/>
          <w:sz w:val="18"/>
          <w:szCs w:val="18"/>
          <w:lang w:val="en-US"/>
        </w:rPr>
        <w:t>`</w:t>
      </w:r>
      <w:r w:rsidRPr="00CC7C25">
        <w:rPr>
          <w:rFonts w:ascii="Verdana" w:hAnsi="Verdana" w:cs="Verdana"/>
          <w:b/>
          <w:bCs/>
          <w:color w:val="000000"/>
          <w:sz w:val="18"/>
          <w:szCs w:val="18"/>
          <w:lang w:val="en-US"/>
        </w:rPr>
        <w:t>,</w:t>
      </w:r>
      <w:r w:rsidRPr="00CC7C25">
        <w:rPr>
          <w:rFonts w:ascii="Verdana" w:hAnsi="Verdana" w:cs="Verdana"/>
          <w:color w:val="808080"/>
          <w:sz w:val="18"/>
          <w:szCs w:val="18"/>
          <w:lang w:val="en-US"/>
        </w:rPr>
        <w:t>`</w:t>
      </w:r>
      <w:proofErr w:type="gramEnd"/>
      <w:r w:rsidRPr="00CC7C25">
        <w:rPr>
          <w:rFonts w:ascii="Verdana" w:hAnsi="Verdana" w:cs="Verdana"/>
          <w:color w:val="000000"/>
          <w:sz w:val="18"/>
          <w:szCs w:val="18"/>
          <w:lang w:val="en-US"/>
        </w:rPr>
        <w:t>username</w:t>
      </w:r>
      <w:r w:rsidRPr="00CC7C25">
        <w:rPr>
          <w:rFonts w:ascii="Verdana" w:hAnsi="Verdana" w:cs="Verdana"/>
          <w:color w:val="808080"/>
          <w:sz w:val="18"/>
          <w:szCs w:val="18"/>
          <w:lang w:val="en-US"/>
        </w:rPr>
        <w:t>`</w:t>
      </w:r>
      <w:r w:rsidRPr="00CC7C25">
        <w:rPr>
          <w:rFonts w:ascii="Verdana" w:hAnsi="Verdana" w:cs="Verdana"/>
          <w:b/>
          <w:bCs/>
          <w:color w:val="000000"/>
          <w:sz w:val="18"/>
          <w:szCs w:val="18"/>
          <w:lang w:val="en-US"/>
        </w:rPr>
        <w:t>,</w:t>
      </w:r>
      <w:r w:rsidRPr="00CC7C25">
        <w:rPr>
          <w:rFonts w:ascii="Verdana" w:hAnsi="Verdana" w:cs="Verdana"/>
          <w:color w:val="808080"/>
          <w:sz w:val="18"/>
          <w:szCs w:val="18"/>
          <w:lang w:val="en-US"/>
        </w:rPr>
        <w:t>`</w:t>
      </w:r>
      <w:r w:rsidRPr="00CC7C25">
        <w:rPr>
          <w:rFonts w:ascii="Verdana" w:hAnsi="Verdana" w:cs="Verdana"/>
          <w:color w:val="7F7F00"/>
          <w:sz w:val="18"/>
          <w:szCs w:val="18"/>
          <w:lang w:val="en-US"/>
        </w:rPr>
        <w:t>password</w:t>
      </w:r>
      <w:r w:rsidRPr="00CC7C25">
        <w:rPr>
          <w:rFonts w:ascii="Verdana" w:hAnsi="Verdana" w:cs="Verdana"/>
          <w:color w:val="808080"/>
          <w:sz w:val="18"/>
          <w:szCs w:val="18"/>
          <w:lang w:val="en-US"/>
        </w:rPr>
        <w:t>`</w:t>
      </w:r>
      <w:r w:rsidRPr="00CC7C25">
        <w:rPr>
          <w:rFonts w:ascii="Verdana" w:hAnsi="Verdana" w:cs="Verdana"/>
          <w:b/>
          <w:bCs/>
          <w:color w:val="000000"/>
          <w:sz w:val="18"/>
          <w:szCs w:val="18"/>
          <w:lang w:val="en-US"/>
        </w:rPr>
        <w:t>)</w:t>
      </w: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VALUES</w:t>
      </w:r>
      <w:r w:rsidRPr="00CC7C25">
        <w:rPr>
          <w:rFonts w:ascii="Verdana" w:hAnsi="Verdana" w:cs="Verdana"/>
          <w:color w:val="808080"/>
          <w:sz w:val="18"/>
          <w:szCs w:val="18"/>
          <w:lang w:val="en-US"/>
        </w:rPr>
        <w:t xml:space="preserve"> </w:t>
      </w:r>
      <w:r w:rsidRPr="00CC7C25">
        <w:rPr>
          <w:rFonts w:ascii="Verdana" w:hAnsi="Verdana" w:cs="Verdana"/>
          <w:b/>
          <w:bCs/>
          <w:color w:val="000000"/>
          <w:sz w:val="18"/>
          <w:szCs w:val="18"/>
          <w:lang w:val="en-US"/>
        </w:rPr>
        <w:t>(</w:t>
      </w:r>
    </w:p>
    <w:p w14:paraId="3C768B18" w14:textId="77777777" w:rsidR="00CC7C25" w:rsidRPr="00CC7C25" w:rsidRDefault="00CC7C25" w:rsidP="00CC7C25">
      <w:pPr>
        <w:autoSpaceDE w:val="0"/>
        <w:autoSpaceDN w:val="0"/>
        <w:adjustRightInd w:val="0"/>
        <w:spacing w:after="0" w:line="240" w:lineRule="auto"/>
        <w:rPr>
          <w:rFonts w:ascii="Verdana" w:hAnsi="Verdana" w:cs="Verdana"/>
          <w:color w:val="808080"/>
          <w:sz w:val="18"/>
          <w:szCs w:val="18"/>
          <w:lang w:val="en-US"/>
        </w:rPr>
      </w:pPr>
      <w:r w:rsidRPr="00CC7C25">
        <w:rPr>
          <w:rFonts w:ascii="Verdana" w:hAnsi="Verdana" w:cs="Verdana"/>
          <w:color w:val="808080"/>
          <w:sz w:val="18"/>
          <w:szCs w:val="18"/>
          <w:lang w:val="en-US"/>
        </w:rPr>
        <w:t xml:space="preserve">    </w:t>
      </w:r>
      <w:r w:rsidRPr="00CC7C25">
        <w:rPr>
          <w:rFonts w:ascii="Consolas" w:hAnsi="Consolas" w:cs="Consolas"/>
          <w:color w:val="7F007F"/>
          <w:sz w:val="18"/>
          <w:szCs w:val="18"/>
          <w:lang w:val="en-US"/>
        </w:rPr>
        <w:t>"BK79499"</w:t>
      </w:r>
      <w:r w:rsidRPr="00CC7C25">
        <w:rPr>
          <w:rFonts w:ascii="Verdana" w:hAnsi="Verdana" w:cs="Verdana"/>
          <w:b/>
          <w:bCs/>
          <w:color w:val="000000"/>
          <w:sz w:val="18"/>
          <w:szCs w:val="18"/>
          <w:lang w:val="en-US"/>
        </w:rPr>
        <w:t>,</w:t>
      </w:r>
    </w:p>
    <w:p w14:paraId="5B50C7D3" w14:textId="77777777" w:rsidR="00CC7C25" w:rsidRPr="00CC7C25" w:rsidRDefault="00CC7C25" w:rsidP="00CC7C25">
      <w:pPr>
        <w:autoSpaceDE w:val="0"/>
        <w:autoSpaceDN w:val="0"/>
        <w:adjustRightInd w:val="0"/>
        <w:spacing w:after="0" w:line="240" w:lineRule="auto"/>
        <w:rPr>
          <w:rFonts w:ascii="Verdana" w:hAnsi="Verdana" w:cs="Verdana"/>
          <w:color w:val="808080"/>
          <w:sz w:val="18"/>
          <w:szCs w:val="18"/>
          <w:lang w:val="en-US"/>
        </w:rPr>
      </w:pPr>
      <w:r w:rsidRPr="00CC7C25">
        <w:rPr>
          <w:rFonts w:ascii="Verdana" w:hAnsi="Verdana" w:cs="Verdana"/>
          <w:color w:val="808080"/>
          <w:sz w:val="18"/>
          <w:szCs w:val="18"/>
          <w:lang w:val="en-US"/>
        </w:rPr>
        <w:t xml:space="preserve">    </w:t>
      </w:r>
      <w:r w:rsidRPr="00CC7C25">
        <w:rPr>
          <w:rFonts w:ascii="Consolas" w:hAnsi="Consolas" w:cs="Consolas"/>
          <w:color w:val="7F007F"/>
          <w:sz w:val="18"/>
          <w:szCs w:val="18"/>
          <w:lang w:val="en-US"/>
        </w:rPr>
        <w:t>"rwejlgaard"</w:t>
      </w:r>
      <w:r w:rsidRPr="00CC7C25">
        <w:rPr>
          <w:rFonts w:ascii="Verdana" w:hAnsi="Verdana" w:cs="Verdana"/>
          <w:b/>
          <w:bCs/>
          <w:color w:val="000000"/>
          <w:sz w:val="18"/>
          <w:szCs w:val="18"/>
          <w:lang w:val="en-US"/>
        </w:rPr>
        <w:t>,</w:t>
      </w:r>
    </w:p>
    <w:p w14:paraId="11F3A10F" w14:textId="74A1F4DE" w:rsidR="00CC7C25" w:rsidRPr="00CC7C25" w:rsidRDefault="00CC7C25" w:rsidP="00CC7C25">
      <w:pPr>
        <w:autoSpaceDE w:val="0"/>
        <w:autoSpaceDN w:val="0"/>
        <w:adjustRightInd w:val="0"/>
        <w:spacing w:after="0" w:line="240" w:lineRule="auto"/>
        <w:rPr>
          <w:rFonts w:ascii="Verdana" w:hAnsi="Verdana" w:cs="Verdana"/>
          <w:color w:val="808080"/>
          <w:sz w:val="18"/>
          <w:szCs w:val="18"/>
          <w:lang w:val="en-US"/>
        </w:rPr>
      </w:pPr>
      <w:r w:rsidRPr="00CC7C25">
        <w:rPr>
          <w:rFonts w:ascii="Consolas" w:hAnsi="Consolas" w:cs="Consolas"/>
          <w:color w:val="7F007F"/>
          <w:sz w:val="18"/>
          <w:szCs w:val="18"/>
          <w:lang w:val="en-US"/>
        </w:rPr>
        <w:t>"B109F3BBBC244EB82441917ED06D618B9008DD09B3BEFD1B5E07394C706A8BB980B1D7785E5976EC049B46DF5F1326AF5A2EA6D103FD07C95385FFAB0CACBC86"</w:t>
      </w:r>
    </w:p>
    <w:p w14:paraId="4A766E6D" w14:textId="77777777" w:rsidR="00CC7C25" w:rsidRPr="00CC7C25" w:rsidRDefault="00CC7C25" w:rsidP="00CC7C25">
      <w:pPr>
        <w:autoSpaceDE w:val="0"/>
        <w:autoSpaceDN w:val="0"/>
        <w:adjustRightInd w:val="0"/>
        <w:spacing w:after="0" w:line="240" w:lineRule="auto"/>
        <w:rPr>
          <w:rFonts w:ascii="Verdana" w:hAnsi="Verdana" w:cs="Verdana"/>
          <w:color w:val="808080"/>
          <w:sz w:val="18"/>
          <w:szCs w:val="18"/>
          <w:lang w:val="en-US"/>
        </w:rPr>
      </w:pPr>
      <w:r w:rsidRPr="00CC7C25">
        <w:rPr>
          <w:rFonts w:ascii="Verdana" w:hAnsi="Verdana" w:cs="Verdana"/>
          <w:b/>
          <w:bCs/>
          <w:color w:val="000000"/>
          <w:sz w:val="18"/>
          <w:szCs w:val="18"/>
          <w:lang w:val="en-US"/>
        </w:rPr>
        <w:t>);</w:t>
      </w:r>
    </w:p>
    <w:p w14:paraId="3C772B5B" w14:textId="77777777" w:rsidR="00CC7C25" w:rsidRPr="00CC7C25" w:rsidRDefault="00CC7C25" w:rsidP="00CC7C25">
      <w:pPr>
        <w:autoSpaceDE w:val="0"/>
        <w:autoSpaceDN w:val="0"/>
        <w:adjustRightInd w:val="0"/>
        <w:spacing w:after="0" w:line="240" w:lineRule="auto"/>
        <w:rPr>
          <w:rFonts w:ascii="Verdana" w:hAnsi="Verdana" w:cs="Verdana"/>
          <w:color w:val="808080"/>
          <w:sz w:val="18"/>
          <w:szCs w:val="18"/>
          <w:lang w:val="en-US"/>
        </w:rPr>
      </w:pPr>
    </w:p>
    <w:p w14:paraId="42C72125" w14:textId="77777777" w:rsidR="00CC7C25" w:rsidRPr="00CC7C25" w:rsidRDefault="00CC7C25" w:rsidP="00CC7C25">
      <w:pPr>
        <w:autoSpaceDE w:val="0"/>
        <w:autoSpaceDN w:val="0"/>
        <w:adjustRightInd w:val="0"/>
        <w:spacing w:after="0" w:line="240" w:lineRule="auto"/>
        <w:rPr>
          <w:rFonts w:ascii="Verdana" w:hAnsi="Verdana" w:cs="Verdana"/>
          <w:color w:val="808080"/>
          <w:sz w:val="18"/>
          <w:szCs w:val="18"/>
          <w:lang w:val="en-US"/>
        </w:rPr>
      </w:pPr>
      <w:r w:rsidRPr="00CC7C25">
        <w:rPr>
          <w:rFonts w:ascii="Verdana" w:hAnsi="Verdana" w:cs="Verdana"/>
          <w:b/>
          <w:bCs/>
          <w:color w:val="00007F"/>
          <w:sz w:val="18"/>
          <w:szCs w:val="18"/>
          <w:lang w:val="en-US"/>
        </w:rPr>
        <w:t>INSERT</w:t>
      </w: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INTO</w:t>
      </w:r>
      <w:r w:rsidRPr="00CC7C25">
        <w:rPr>
          <w:rFonts w:ascii="Verdana" w:hAnsi="Verdana" w:cs="Verdana"/>
          <w:color w:val="808080"/>
          <w:sz w:val="18"/>
          <w:szCs w:val="18"/>
          <w:lang w:val="en-US"/>
        </w:rPr>
        <w:t xml:space="preserve"> </w:t>
      </w:r>
      <w:r w:rsidRPr="00CC7C25">
        <w:rPr>
          <w:rFonts w:ascii="Verdana" w:hAnsi="Verdana" w:cs="Verdana"/>
          <w:color w:val="000000"/>
          <w:sz w:val="18"/>
          <w:szCs w:val="18"/>
          <w:lang w:val="en-US"/>
        </w:rPr>
        <w:t>logins</w:t>
      </w:r>
      <w:r w:rsidRPr="00CC7C25">
        <w:rPr>
          <w:rFonts w:ascii="Verdana" w:hAnsi="Verdana" w:cs="Verdana"/>
          <w:color w:val="808080"/>
          <w:sz w:val="18"/>
          <w:szCs w:val="18"/>
          <w:lang w:val="en-US"/>
        </w:rPr>
        <w:t xml:space="preserve"> </w:t>
      </w:r>
      <w:r w:rsidRPr="00CC7C25">
        <w:rPr>
          <w:rFonts w:ascii="Verdana" w:hAnsi="Verdana" w:cs="Verdana"/>
          <w:b/>
          <w:bCs/>
          <w:color w:val="000000"/>
          <w:sz w:val="18"/>
          <w:szCs w:val="18"/>
          <w:lang w:val="en-US"/>
        </w:rPr>
        <w:t>(</w:t>
      </w:r>
      <w:r w:rsidRPr="00CC7C25">
        <w:rPr>
          <w:rFonts w:ascii="Verdana" w:hAnsi="Verdana" w:cs="Verdana"/>
          <w:color w:val="808080"/>
          <w:sz w:val="18"/>
          <w:szCs w:val="18"/>
          <w:lang w:val="en-US"/>
        </w:rPr>
        <w:t>`</w:t>
      </w:r>
      <w:r w:rsidRPr="00CC7C25">
        <w:rPr>
          <w:rFonts w:ascii="Verdana" w:hAnsi="Verdana" w:cs="Verdana"/>
          <w:color w:val="000000"/>
          <w:sz w:val="18"/>
          <w:szCs w:val="18"/>
          <w:lang w:val="en-US"/>
        </w:rPr>
        <w:t>reg</w:t>
      </w:r>
      <w:proofErr w:type="gramStart"/>
      <w:r w:rsidRPr="00CC7C25">
        <w:rPr>
          <w:rFonts w:ascii="Verdana" w:hAnsi="Verdana" w:cs="Verdana"/>
          <w:color w:val="808080"/>
          <w:sz w:val="18"/>
          <w:szCs w:val="18"/>
          <w:lang w:val="en-US"/>
        </w:rPr>
        <w:t>`</w:t>
      </w:r>
      <w:r w:rsidRPr="00CC7C25">
        <w:rPr>
          <w:rFonts w:ascii="Verdana" w:hAnsi="Verdana" w:cs="Verdana"/>
          <w:b/>
          <w:bCs/>
          <w:color w:val="000000"/>
          <w:sz w:val="18"/>
          <w:szCs w:val="18"/>
          <w:lang w:val="en-US"/>
        </w:rPr>
        <w:t>,</w:t>
      </w:r>
      <w:r w:rsidRPr="00CC7C25">
        <w:rPr>
          <w:rFonts w:ascii="Verdana" w:hAnsi="Verdana" w:cs="Verdana"/>
          <w:color w:val="808080"/>
          <w:sz w:val="18"/>
          <w:szCs w:val="18"/>
          <w:lang w:val="en-US"/>
        </w:rPr>
        <w:t>`</w:t>
      </w:r>
      <w:proofErr w:type="gramEnd"/>
      <w:r w:rsidRPr="00CC7C25">
        <w:rPr>
          <w:rFonts w:ascii="Verdana" w:hAnsi="Verdana" w:cs="Verdana"/>
          <w:color w:val="000000"/>
          <w:sz w:val="18"/>
          <w:szCs w:val="18"/>
          <w:lang w:val="en-US"/>
        </w:rPr>
        <w:t>username</w:t>
      </w:r>
      <w:r w:rsidRPr="00CC7C25">
        <w:rPr>
          <w:rFonts w:ascii="Verdana" w:hAnsi="Verdana" w:cs="Verdana"/>
          <w:color w:val="808080"/>
          <w:sz w:val="18"/>
          <w:szCs w:val="18"/>
          <w:lang w:val="en-US"/>
        </w:rPr>
        <w:t>`</w:t>
      </w:r>
      <w:r w:rsidRPr="00CC7C25">
        <w:rPr>
          <w:rFonts w:ascii="Verdana" w:hAnsi="Verdana" w:cs="Verdana"/>
          <w:b/>
          <w:bCs/>
          <w:color w:val="000000"/>
          <w:sz w:val="18"/>
          <w:szCs w:val="18"/>
          <w:lang w:val="en-US"/>
        </w:rPr>
        <w:t>,</w:t>
      </w:r>
      <w:r w:rsidRPr="00CC7C25">
        <w:rPr>
          <w:rFonts w:ascii="Verdana" w:hAnsi="Verdana" w:cs="Verdana"/>
          <w:color w:val="808080"/>
          <w:sz w:val="18"/>
          <w:szCs w:val="18"/>
          <w:lang w:val="en-US"/>
        </w:rPr>
        <w:t>`</w:t>
      </w:r>
      <w:r w:rsidRPr="00CC7C25">
        <w:rPr>
          <w:rFonts w:ascii="Verdana" w:hAnsi="Verdana" w:cs="Verdana"/>
          <w:color w:val="7F7F00"/>
          <w:sz w:val="18"/>
          <w:szCs w:val="18"/>
          <w:lang w:val="en-US"/>
        </w:rPr>
        <w:t>password</w:t>
      </w:r>
      <w:r w:rsidRPr="00CC7C25">
        <w:rPr>
          <w:rFonts w:ascii="Verdana" w:hAnsi="Verdana" w:cs="Verdana"/>
          <w:color w:val="808080"/>
          <w:sz w:val="18"/>
          <w:szCs w:val="18"/>
          <w:lang w:val="en-US"/>
        </w:rPr>
        <w:t>`</w:t>
      </w:r>
      <w:r w:rsidRPr="00CC7C25">
        <w:rPr>
          <w:rFonts w:ascii="Verdana" w:hAnsi="Verdana" w:cs="Verdana"/>
          <w:b/>
          <w:bCs/>
          <w:color w:val="000000"/>
          <w:sz w:val="18"/>
          <w:szCs w:val="18"/>
          <w:lang w:val="en-US"/>
        </w:rPr>
        <w:t>)</w:t>
      </w: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VALUES</w:t>
      </w:r>
      <w:r w:rsidRPr="00CC7C25">
        <w:rPr>
          <w:rFonts w:ascii="Verdana" w:hAnsi="Verdana" w:cs="Verdana"/>
          <w:color w:val="808080"/>
          <w:sz w:val="18"/>
          <w:szCs w:val="18"/>
          <w:lang w:val="en-US"/>
        </w:rPr>
        <w:t xml:space="preserve"> </w:t>
      </w:r>
      <w:r w:rsidRPr="00CC7C25">
        <w:rPr>
          <w:rFonts w:ascii="Verdana" w:hAnsi="Verdana" w:cs="Verdana"/>
          <w:b/>
          <w:bCs/>
          <w:color w:val="000000"/>
          <w:sz w:val="18"/>
          <w:szCs w:val="18"/>
          <w:lang w:val="en-US"/>
        </w:rPr>
        <w:t>(</w:t>
      </w:r>
    </w:p>
    <w:p w14:paraId="6C4F4F2C" w14:textId="77777777" w:rsidR="00CC7C25" w:rsidRPr="00CC7C25" w:rsidRDefault="00CC7C25" w:rsidP="00CC7C25">
      <w:pPr>
        <w:autoSpaceDE w:val="0"/>
        <w:autoSpaceDN w:val="0"/>
        <w:adjustRightInd w:val="0"/>
        <w:spacing w:after="0" w:line="240" w:lineRule="auto"/>
        <w:rPr>
          <w:rFonts w:ascii="Verdana" w:hAnsi="Verdana" w:cs="Verdana"/>
          <w:color w:val="808080"/>
          <w:sz w:val="18"/>
          <w:szCs w:val="18"/>
          <w:lang w:val="en-US"/>
        </w:rPr>
      </w:pPr>
      <w:r w:rsidRPr="00CC7C25">
        <w:rPr>
          <w:rFonts w:ascii="Verdana" w:hAnsi="Verdana" w:cs="Verdana"/>
          <w:color w:val="808080"/>
          <w:sz w:val="18"/>
          <w:szCs w:val="18"/>
          <w:lang w:val="en-US"/>
        </w:rPr>
        <w:t xml:space="preserve">    </w:t>
      </w:r>
      <w:r w:rsidRPr="00CC7C25">
        <w:rPr>
          <w:rFonts w:ascii="Consolas" w:hAnsi="Consolas" w:cs="Consolas"/>
          <w:color w:val="7F007F"/>
          <w:sz w:val="18"/>
          <w:szCs w:val="18"/>
          <w:lang w:val="en-US"/>
        </w:rPr>
        <w:t>"BE70846"</w:t>
      </w:r>
      <w:r w:rsidRPr="00CC7C25">
        <w:rPr>
          <w:rFonts w:ascii="Verdana" w:hAnsi="Verdana" w:cs="Verdana"/>
          <w:b/>
          <w:bCs/>
          <w:color w:val="000000"/>
          <w:sz w:val="18"/>
          <w:szCs w:val="18"/>
          <w:lang w:val="en-US"/>
        </w:rPr>
        <w:t>,</w:t>
      </w:r>
    </w:p>
    <w:p w14:paraId="399D36CF" w14:textId="77777777" w:rsidR="00CC7C25" w:rsidRPr="00CC7C25" w:rsidRDefault="00CC7C25" w:rsidP="00CC7C25">
      <w:pPr>
        <w:autoSpaceDE w:val="0"/>
        <w:autoSpaceDN w:val="0"/>
        <w:adjustRightInd w:val="0"/>
        <w:spacing w:after="0" w:line="240" w:lineRule="auto"/>
        <w:rPr>
          <w:rFonts w:ascii="Verdana" w:hAnsi="Verdana" w:cs="Verdana"/>
          <w:color w:val="808080"/>
          <w:sz w:val="18"/>
          <w:szCs w:val="18"/>
          <w:lang w:val="en-US"/>
        </w:rPr>
      </w:pPr>
      <w:r w:rsidRPr="00CC7C25">
        <w:rPr>
          <w:rFonts w:ascii="Verdana" w:hAnsi="Verdana" w:cs="Verdana"/>
          <w:color w:val="808080"/>
          <w:sz w:val="18"/>
          <w:szCs w:val="18"/>
          <w:lang w:val="en-US"/>
        </w:rPr>
        <w:t xml:space="preserve">    </w:t>
      </w:r>
      <w:r w:rsidRPr="00CC7C25">
        <w:rPr>
          <w:rFonts w:ascii="Consolas" w:hAnsi="Consolas" w:cs="Consolas"/>
          <w:color w:val="7F007F"/>
          <w:sz w:val="18"/>
          <w:szCs w:val="18"/>
          <w:lang w:val="en-US"/>
        </w:rPr>
        <w:t>"nwmicheelsen"</w:t>
      </w:r>
      <w:r w:rsidRPr="00CC7C25">
        <w:rPr>
          <w:rFonts w:ascii="Verdana" w:hAnsi="Verdana" w:cs="Verdana"/>
          <w:b/>
          <w:bCs/>
          <w:color w:val="000000"/>
          <w:sz w:val="18"/>
          <w:szCs w:val="18"/>
          <w:lang w:val="en-US"/>
        </w:rPr>
        <w:t>,</w:t>
      </w:r>
    </w:p>
    <w:p w14:paraId="5F4C655C" w14:textId="677B4244" w:rsidR="00CC7C25" w:rsidRPr="00CC7C25" w:rsidRDefault="00CC7C25" w:rsidP="00CC7C25">
      <w:pPr>
        <w:autoSpaceDE w:val="0"/>
        <w:autoSpaceDN w:val="0"/>
        <w:adjustRightInd w:val="0"/>
        <w:spacing w:after="0" w:line="240" w:lineRule="auto"/>
        <w:rPr>
          <w:rFonts w:ascii="Verdana" w:hAnsi="Verdana" w:cs="Verdana"/>
          <w:color w:val="808080"/>
          <w:sz w:val="18"/>
          <w:szCs w:val="18"/>
          <w:lang w:val="en-US"/>
        </w:rPr>
      </w:pPr>
      <w:r w:rsidRPr="00CC7C25">
        <w:rPr>
          <w:rFonts w:ascii="Consolas" w:hAnsi="Consolas" w:cs="Consolas"/>
          <w:color w:val="7F007F"/>
          <w:sz w:val="18"/>
          <w:szCs w:val="18"/>
          <w:lang w:val="en-US"/>
        </w:rPr>
        <w:t>"B109F3BBBC244EB82441917ED06D618B9008DD09B3BEFD1B5E07394C706A8BB980B1D7785E5976EC049B46DF5F1326AF5A2EA6D103FD07C95385FFAB0CACBC86"</w:t>
      </w:r>
    </w:p>
    <w:p w14:paraId="10D9632D" w14:textId="77777777" w:rsidR="00CC7C25" w:rsidRPr="00CC7C25" w:rsidRDefault="00CC7C25" w:rsidP="00CC7C25">
      <w:pPr>
        <w:autoSpaceDE w:val="0"/>
        <w:autoSpaceDN w:val="0"/>
        <w:adjustRightInd w:val="0"/>
        <w:spacing w:after="0" w:line="240" w:lineRule="auto"/>
        <w:rPr>
          <w:rFonts w:ascii="Verdana" w:hAnsi="Verdana" w:cs="Verdana"/>
          <w:color w:val="808080"/>
          <w:sz w:val="18"/>
          <w:szCs w:val="18"/>
          <w:lang w:val="en-US"/>
        </w:rPr>
      </w:pPr>
      <w:r w:rsidRPr="00CC7C25">
        <w:rPr>
          <w:rFonts w:ascii="Verdana" w:hAnsi="Verdana" w:cs="Verdana"/>
          <w:b/>
          <w:bCs/>
          <w:color w:val="000000"/>
          <w:sz w:val="18"/>
          <w:szCs w:val="18"/>
          <w:lang w:val="en-US"/>
        </w:rPr>
        <w:t>);</w:t>
      </w:r>
    </w:p>
    <w:p w14:paraId="7EBE6646" w14:textId="77777777" w:rsidR="00CC7C25" w:rsidRPr="00CC7C25" w:rsidRDefault="00CC7C25" w:rsidP="00CC7C25">
      <w:pPr>
        <w:autoSpaceDE w:val="0"/>
        <w:autoSpaceDN w:val="0"/>
        <w:adjustRightInd w:val="0"/>
        <w:spacing w:after="0" w:line="240" w:lineRule="auto"/>
        <w:rPr>
          <w:rFonts w:ascii="Verdana" w:hAnsi="Verdana" w:cs="Verdana"/>
          <w:color w:val="808080"/>
          <w:sz w:val="18"/>
          <w:szCs w:val="18"/>
          <w:lang w:val="en-US"/>
        </w:rPr>
      </w:pPr>
    </w:p>
    <w:p w14:paraId="69667CB8" w14:textId="77777777" w:rsidR="00CC7C25" w:rsidRPr="00CC7C25" w:rsidRDefault="00CC7C25" w:rsidP="00CC7C25">
      <w:pPr>
        <w:autoSpaceDE w:val="0"/>
        <w:autoSpaceDN w:val="0"/>
        <w:adjustRightInd w:val="0"/>
        <w:spacing w:after="0" w:line="240" w:lineRule="auto"/>
        <w:rPr>
          <w:rFonts w:ascii="Verdana" w:hAnsi="Verdana" w:cs="Verdana"/>
          <w:color w:val="808080"/>
          <w:sz w:val="18"/>
          <w:szCs w:val="18"/>
          <w:lang w:val="en-US"/>
        </w:rPr>
      </w:pPr>
      <w:r w:rsidRPr="00CC7C25">
        <w:rPr>
          <w:rFonts w:ascii="Verdana" w:hAnsi="Verdana" w:cs="Verdana"/>
          <w:b/>
          <w:bCs/>
          <w:color w:val="00007F"/>
          <w:sz w:val="18"/>
          <w:szCs w:val="18"/>
          <w:lang w:val="en-US"/>
        </w:rPr>
        <w:t>CREATE</w:t>
      </w: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TABLE</w:t>
      </w:r>
      <w:r w:rsidRPr="00CC7C25">
        <w:rPr>
          <w:rFonts w:ascii="Verdana" w:hAnsi="Verdana" w:cs="Verdana"/>
          <w:color w:val="808080"/>
          <w:sz w:val="18"/>
          <w:szCs w:val="18"/>
          <w:lang w:val="en-US"/>
        </w:rPr>
        <w:t xml:space="preserve"> `</w:t>
      </w:r>
      <w:r w:rsidRPr="00CC7C25">
        <w:rPr>
          <w:rFonts w:ascii="Verdana" w:hAnsi="Verdana" w:cs="Verdana"/>
          <w:color w:val="000000"/>
          <w:sz w:val="18"/>
          <w:szCs w:val="18"/>
          <w:lang w:val="en-US"/>
        </w:rPr>
        <w:t>raven</w:t>
      </w:r>
      <w:proofErr w:type="gramStart"/>
      <w:r w:rsidRPr="00CC7C25">
        <w:rPr>
          <w:rFonts w:ascii="Verdana" w:hAnsi="Verdana" w:cs="Verdana"/>
          <w:color w:val="808080"/>
          <w:sz w:val="18"/>
          <w:szCs w:val="18"/>
          <w:lang w:val="en-US"/>
        </w:rPr>
        <w:t>`</w:t>
      </w:r>
      <w:r w:rsidRPr="00CC7C25">
        <w:rPr>
          <w:rFonts w:ascii="Verdana" w:hAnsi="Verdana" w:cs="Verdana"/>
          <w:b/>
          <w:bCs/>
          <w:color w:val="000000"/>
          <w:sz w:val="18"/>
          <w:szCs w:val="18"/>
          <w:lang w:val="en-US"/>
        </w:rPr>
        <w:t>.</w:t>
      </w:r>
      <w:r w:rsidRPr="00CC7C25">
        <w:rPr>
          <w:rFonts w:ascii="Verdana" w:hAnsi="Verdana" w:cs="Verdana"/>
          <w:color w:val="808080"/>
          <w:sz w:val="18"/>
          <w:szCs w:val="18"/>
          <w:lang w:val="en-US"/>
        </w:rPr>
        <w:t>`</w:t>
      </w:r>
      <w:proofErr w:type="gramEnd"/>
      <w:r w:rsidRPr="00CC7C25">
        <w:rPr>
          <w:rFonts w:ascii="Verdana" w:hAnsi="Verdana" w:cs="Verdana"/>
          <w:color w:val="000000"/>
          <w:sz w:val="18"/>
          <w:szCs w:val="18"/>
          <w:lang w:val="en-US"/>
        </w:rPr>
        <w:t>trips</w:t>
      </w:r>
      <w:r w:rsidRPr="00CC7C25">
        <w:rPr>
          <w:rFonts w:ascii="Verdana" w:hAnsi="Verdana" w:cs="Verdana"/>
          <w:color w:val="808080"/>
          <w:sz w:val="18"/>
          <w:szCs w:val="18"/>
          <w:lang w:val="en-US"/>
        </w:rPr>
        <w:t xml:space="preserve">` </w:t>
      </w:r>
      <w:r w:rsidRPr="00CC7C25">
        <w:rPr>
          <w:rFonts w:ascii="Verdana" w:hAnsi="Verdana" w:cs="Verdana"/>
          <w:b/>
          <w:bCs/>
          <w:color w:val="000000"/>
          <w:sz w:val="18"/>
          <w:szCs w:val="18"/>
          <w:lang w:val="en-US"/>
        </w:rPr>
        <w:t>(</w:t>
      </w:r>
    </w:p>
    <w:p w14:paraId="1BCB9143" w14:textId="77777777" w:rsidR="00CC7C25" w:rsidRPr="00CC7C25" w:rsidRDefault="00CC7C25" w:rsidP="00CC7C25">
      <w:pPr>
        <w:autoSpaceDE w:val="0"/>
        <w:autoSpaceDN w:val="0"/>
        <w:adjustRightInd w:val="0"/>
        <w:spacing w:after="0" w:line="240" w:lineRule="auto"/>
        <w:rPr>
          <w:rFonts w:ascii="Verdana" w:hAnsi="Verdana" w:cs="Verdana"/>
          <w:color w:val="808080"/>
          <w:sz w:val="18"/>
          <w:szCs w:val="18"/>
          <w:lang w:val="en-US"/>
        </w:rPr>
      </w:pPr>
      <w:r w:rsidRPr="00CC7C25">
        <w:rPr>
          <w:rFonts w:ascii="Verdana" w:hAnsi="Verdana" w:cs="Verdana"/>
          <w:color w:val="808080"/>
          <w:sz w:val="18"/>
          <w:szCs w:val="18"/>
          <w:lang w:val="en-US"/>
        </w:rPr>
        <w:t xml:space="preserve">  `</w:t>
      </w:r>
      <w:r w:rsidRPr="00CC7C25">
        <w:rPr>
          <w:rFonts w:ascii="Verdana" w:hAnsi="Verdana" w:cs="Verdana"/>
          <w:color w:val="000000"/>
          <w:sz w:val="18"/>
          <w:szCs w:val="18"/>
          <w:lang w:val="en-US"/>
        </w:rPr>
        <w:t>id</w:t>
      </w: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INT</w:t>
      </w: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NOT</w:t>
      </w: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NULL</w:t>
      </w:r>
      <w:r w:rsidRPr="00CC7C25">
        <w:rPr>
          <w:rFonts w:ascii="Verdana" w:hAnsi="Verdana" w:cs="Verdana"/>
          <w:color w:val="808080"/>
          <w:sz w:val="18"/>
          <w:szCs w:val="18"/>
          <w:lang w:val="en-US"/>
        </w:rPr>
        <w:t xml:space="preserve"> </w:t>
      </w:r>
      <w:r w:rsidRPr="00CC7C25">
        <w:rPr>
          <w:rFonts w:ascii="Verdana" w:hAnsi="Verdana" w:cs="Verdana"/>
          <w:color w:val="000000"/>
          <w:sz w:val="18"/>
          <w:szCs w:val="18"/>
          <w:lang w:val="en-US"/>
        </w:rPr>
        <w:t>AUTO_INCREMENT</w:t>
      </w:r>
      <w:r w:rsidRPr="00CC7C25">
        <w:rPr>
          <w:rFonts w:ascii="Verdana" w:hAnsi="Verdana" w:cs="Verdana"/>
          <w:b/>
          <w:bCs/>
          <w:color w:val="000000"/>
          <w:sz w:val="18"/>
          <w:szCs w:val="18"/>
          <w:lang w:val="en-US"/>
        </w:rPr>
        <w:t>,</w:t>
      </w:r>
    </w:p>
    <w:p w14:paraId="6B9078D3" w14:textId="77777777" w:rsidR="00CC7C25" w:rsidRPr="00CC7C25" w:rsidRDefault="00CC7C25" w:rsidP="00CC7C25">
      <w:pPr>
        <w:autoSpaceDE w:val="0"/>
        <w:autoSpaceDN w:val="0"/>
        <w:adjustRightInd w:val="0"/>
        <w:spacing w:after="0" w:line="240" w:lineRule="auto"/>
        <w:rPr>
          <w:rFonts w:ascii="Verdana" w:hAnsi="Verdana" w:cs="Verdana"/>
          <w:color w:val="808080"/>
          <w:sz w:val="18"/>
          <w:szCs w:val="18"/>
          <w:lang w:val="en-US"/>
        </w:rPr>
      </w:pPr>
      <w:r w:rsidRPr="00CC7C25">
        <w:rPr>
          <w:rFonts w:ascii="Verdana" w:hAnsi="Verdana" w:cs="Verdana"/>
          <w:color w:val="808080"/>
          <w:sz w:val="18"/>
          <w:szCs w:val="18"/>
          <w:lang w:val="en-US"/>
        </w:rPr>
        <w:t xml:space="preserve">  `</w:t>
      </w:r>
      <w:r w:rsidRPr="00CC7C25">
        <w:rPr>
          <w:rFonts w:ascii="Verdana" w:hAnsi="Verdana" w:cs="Verdana"/>
          <w:color w:val="000000"/>
          <w:sz w:val="18"/>
          <w:szCs w:val="18"/>
          <w:lang w:val="en-US"/>
        </w:rPr>
        <w:t>time_started</w:t>
      </w:r>
      <w:r w:rsidRPr="00CC7C25">
        <w:rPr>
          <w:rFonts w:ascii="Verdana" w:hAnsi="Verdana" w:cs="Verdana"/>
          <w:color w:val="808080"/>
          <w:sz w:val="18"/>
          <w:szCs w:val="18"/>
          <w:lang w:val="en-US"/>
        </w:rPr>
        <w:t xml:space="preserve">` </w:t>
      </w:r>
      <w:r w:rsidRPr="00CC7C25">
        <w:rPr>
          <w:rFonts w:ascii="Verdana" w:hAnsi="Verdana" w:cs="Verdana"/>
          <w:color w:val="000000"/>
          <w:sz w:val="18"/>
          <w:szCs w:val="18"/>
          <w:lang w:val="en-US"/>
        </w:rPr>
        <w:t>DATETIME</w:t>
      </w: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NOT</w:t>
      </w: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NULL</w:t>
      </w:r>
      <w:r w:rsidRPr="00CC7C25">
        <w:rPr>
          <w:rFonts w:ascii="Verdana" w:hAnsi="Verdana" w:cs="Verdana"/>
          <w:b/>
          <w:bCs/>
          <w:color w:val="000000"/>
          <w:sz w:val="18"/>
          <w:szCs w:val="18"/>
          <w:lang w:val="en-US"/>
        </w:rPr>
        <w:t>,</w:t>
      </w:r>
    </w:p>
    <w:p w14:paraId="20782D6A" w14:textId="77777777" w:rsidR="00CC7C25" w:rsidRPr="00CC7C25" w:rsidRDefault="00CC7C25" w:rsidP="00CC7C25">
      <w:pPr>
        <w:autoSpaceDE w:val="0"/>
        <w:autoSpaceDN w:val="0"/>
        <w:adjustRightInd w:val="0"/>
        <w:spacing w:after="0" w:line="240" w:lineRule="auto"/>
        <w:rPr>
          <w:rFonts w:ascii="Verdana" w:hAnsi="Verdana" w:cs="Verdana"/>
          <w:color w:val="808080"/>
          <w:sz w:val="18"/>
          <w:szCs w:val="18"/>
          <w:lang w:val="en-US"/>
        </w:rPr>
      </w:pPr>
      <w:r w:rsidRPr="00CC7C25">
        <w:rPr>
          <w:rFonts w:ascii="Verdana" w:hAnsi="Verdana" w:cs="Verdana"/>
          <w:color w:val="808080"/>
          <w:sz w:val="18"/>
          <w:szCs w:val="18"/>
          <w:lang w:val="en-US"/>
        </w:rPr>
        <w:t xml:space="preserve">  `</w:t>
      </w:r>
      <w:r w:rsidRPr="00CC7C25">
        <w:rPr>
          <w:rFonts w:ascii="Verdana" w:hAnsi="Verdana" w:cs="Verdana"/>
          <w:color w:val="000000"/>
          <w:sz w:val="18"/>
          <w:szCs w:val="18"/>
          <w:lang w:val="en-US"/>
        </w:rPr>
        <w:t>time_ended</w:t>
      </w:r>
      <w:r w:rsidRPr="00CC7C25">
        <w:rPr>
          <w:rFonts w:ascii="Verdana" w:hAnsi="Verdana" w:cs="Verdana"/>
          <w:color w:val="808080"/>
          <w:sz w:val="18"/>
          <w:szCs w:val="18"/>
          <w:lang w:val="en-US"/>
        </w:rPr>
        <w:t xml:space="preserve">` </w:t>
      </w:r>
      <w:r w:rsidRPr="00CC7C25">
        <w:rPr>
          <w:rFonts w:ascii="Verdana" w:hAnsi="Verdana" w:cs="Verdana"/>
          <w:color w:val="000000"/>
          <w:sz w:val="18"/>
          <w:szCs w:val="18"/>
          <w:lang w:val="en-US"/>
        </w:rPr>
        <w:t>DATETIME</w:t>
      </w: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NOT</w:t>
      </w: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NULL</w:t>
      </w:r>
      <w:r w:rsidRPr="00CC7C25">
        <w:rPr>
          <w:rFonts w:ascii="Verdana" w:hAnsi="Verdana" w:cs="Verdana"/>
          <w:b/>
          <w:bCs/>
          <w:color w:val="000000"/>
          <w:sz w:val="18"/>
          <w:szCs w:val="18"/>
          <w:lang w:val="en-US"/>
        </w:rPr>
        <w:t>,</w:t>
      </w:r>
    </w:p>
    <w:p w14:paraId="3D73119A" w14:textId="77777777" w:rsidR="00CC7C25" w:rsidRPr="00CC7C25" w:rsidRDefault="00CC7C25" w:rsidP="00CC7C25">
      <w:pPr>
        <w:autoSpaceDE w:val="0"/>
        <w:autoSpaceDN w:val="0"/>
        <w:adjustRightInd w:val="0"/>
        <w:spacing w:after="0" w:line="240" w:lineRule="auto"/>
        <w:rPr>
          <w:rFonts w:ascii="Verdana" w:hAnsi="Verdana" w:cs="Verdana"/>
          <w:color w:val="808080"/>
          <w:sz w:val="18"/>
          <w:szCs w:val="18"/>
          <w:lang w:val="en-US"/>
        </w:rPr>
      </w:pPr>
      <w:r w:rsidRPr="00CC7C25">
        <w:rPr>
          <w:rFonts w:ascii="Verdana" w:hAnsi="Verdana" w:cs="Verdana"/>
          <w:color w:val="808080"/>
          <w:sz w:val="18"/>
          <w:szCs w:val="18"/>
          <w:lang w:val="en-US"/>
        </w:rPr>
        <w:t xml:space="preserve">  `</w:t>
      </w:r>
      <w:r w:rsidRPr="00CC7C25">
        <w:rPr>
          <w:rFonts w:ascii="Verdana" w:hAnsi="Verdana" w:cs="Verdana"/>
          <w:color w:val="000000"/>
          <w:sz w:val="18"/>
          <w:szCs w:val="18"/>
          <w:lang w:val="en-US"/>
        </w:rPr>
        <w:t>driver_username</w:t>
      </w:r>
      <w:r w:rsidRPr="00CC7C25">
        <w:rPr>
          <w:rFonts w:ascii="Verdana" w:hAnsi="Verdana" w:cs="Verdana"/>
          <w:color w:val="808080"/>
          <w:sz w:val="18"/>
          <w:szCs w:val="18"/>
          <w:lang w:val="en-US"/>
        </w:rPr>
        <w:t xml:space="preserve">` </w:t>
      </w:r>
      <w:proofErr w:type="gramStart"/>
      <w:r w:rsidRPr="00CC7C25">
        <w:rPr>
          <w:rFonts w:ascii="Verdana" w:hAnsi="Verdana" w:cs="Verdana"/>
          <w:b/>
          <w:bCs/>
          <w:color w:val="00007F"/>
          <w:sz w:val="18"/>
          <w:szCs w:val="18"/>
          <w:lang w:val="en-US"/>
        </w:rPr>
        <w:t>VARCHAR</w:t>
      </w:r>
      <w:r w:rsidRPr="00CC7C25">
        <w:rPr>
          <w:rFonts w:ascii="Verdana" w:hAnsi="Verdana" w:cs="Verdana"/>
          <w:b/>
          <w:bCs/>
          <w:color w:val="000000"/>
          <w:sz w:val="18"/>
          <w:szCs w:val="18"/>
          <w:lang w:val="en-US"/>
        </w:rPr>
        <w:t>(</w:t>
      </w:r>
      <w:proofErr w:type="gramEnd"/>
      <w:r w:rsidRPr="00CC7C25">
        <w:rPr>
          <w:rFonts w:ascii="Verdana" w:hAnsi="Verdana" w:cs="Verdana"/>
          <w:color w:val="007F7F"/>
          <w:sz w:val="18"/>
          <w:szCs w:val="18"/>
          <w:lang w:val="en-US"/>
        </w:rPr>
        <w:t>32</w:t>
      </w:r>
      <w:r w:rsidRPr="00CC7C25">
        <w:rPr>
          <w:rFonts w:ascii="Verdana" w:hAnsi="Verdana" w:cs="Verdana"/>
          <w:b/>
          <w:bCs/>
          <w:color w:val="000000"/>
          <w:sz w:val="18"/>
          <w:szCs w:val="18"/>
          <w:lang w:val="en-US"/>
        </w:rPr>
        <w:t>)</w:t>
      </w: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NOT</w:t>
      </w: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NULL</w:t>
      </w:r>
      <w:r w:rsidRPr="00CC7C25">
        <w:rPr>
          <w:rFonts w:ascii="Verdana" w:hAnsi="Verdana" w:cs="Verdana"/>
          <w:b/>
          <w:bCs/>
          <w:color w:val="000000"/>
          <w:sz w:val="18"/>
          <w:szCs w:val="18"/>
          <w:lang w:val="en-US"/>
        </w:rPr>
        <w:t>,</w:t>
      </w:r>
    </w:p>
    <w:p w14:paraId="02770F79" w14:textId="77777777" w:rsidR="00CC7C25" w:rsidRPr="00CC7C25" w:rsidRDefault="00CC7C25" w:rsidP="00CC7C25">
      <w:pPr>
        <w:autoSpaceDE w:val="0"/>
        <w:autoSpaceDN w:val="0"/>
        <w:adjustRightInd w:val="0"/>
        <w:spacing w:after="0" w:line="240" w:lineRule="auto"/>
        <w:rPr>
          <w:rFonts w:ascii="Verdana" w:hAnsi="Verdana" w:cs="Verdana"/>
          <w:color w:val="808080"/>
          <w:sz w:val="18"/>
          <w:szCs w:val="18"/>
          <w:lang w:val="en-US"/>
        </w:rPr>
      </w:pPr>
      <w:r w:rsidRPr="00CC7C25">
        <w:rPr>
          <w:rFonts w:ascii="Verdana" w:hAnsi="Verdana" w:cs="Verdana"/>
          <w:color w:val="808080"/>
          <w:sz w:val="18"/>
          <w:szCs w:val="18"/>
          <w:lang w:val="en-US"/>
        </w:rPr>
        <w:t xml:space="preserve">  `</w:t>
      </w:r>
      <w:r w:rsidRPr="00CC7C25">
        <w:rPr>
          <w:rFonts w:ascii="Verdana" w:hAnsi="Verdana" w:cs="Verdana"/>
          <w:color w:val="000000"/>
          <w:sz w:val="18"/>
          <w:szCs w:val="18"/>
          <w:lang w:val="en-US"/>
        </w:rPr>
        <w:t>driver_reg</w:t>
      </w:r>
      <w:r w:rsidRPr="00CC7C25">
        <w:rPr>
          <w:rFonts w:ascii="Verdana" w:hAnsi="Verdana" w:cs="Verdana"/>
          <w:color w:val="808080"/>
          <w:sz w:val="18"/>
          <w:szCs w:val="18"/>
          <w:lang w:val="en-US"/>
        </w:rPr>
        <w:t xml:space="preserve">` </w:t>
      </w:r>
      <w:proofErr w:type="gramStart"/>
      <w:r w:rsidRPr="00CC7C25">
        <w:rPr>
          <w:rFonts w:ascii="Verdana" w:hAnsi="Verdana" w:cs="Verdana"/>
          <w:b/>
          <w:bCs/>
          <w:color w:val="00007F"/>
          <w:sz w:val="18"/>
          <w:szCs w:val="18"/>
          <w:lang w:val="en-US"/>
        </w:rPr>
        <w:t>VARCHAR</w:t>
      </w:r>
      <w:r w:rsidRPr="00CC7C25">
        <w:rPr>
          <w:rFonts w:ascii="Verdana" w:hAnsi="Verdana" w:cs="Verdana"/>
          <w:b/>
          <w:bCs/>
          <w:color w:val="000000"/>
          <w:sz w:val="18"/>
          <w:szCs w:val="18"/>
          <w:lang w:val="en-US"/>
        </w:rPr>
        <w:t>(</w:t>
      </w:r>
      <w:proofErr w:type="gramEnd"/>
      <w:r w:rsidRPr="00CC7C25">
        <w:rPr>
          <w:rFonts w:ascii="Verdana" w:hAnsi="Verdana" w:cs="Verdana"/>
          <w:color w:val="007F7F"/>
          <w:sz w:val="18"/>
          <w:szCs w:val="18"/>
          <w:lang w:val="en-US"/>
        </w:rPr>
        <w:t>20</w:t>
      </w:r>
      <w:r w:rsidRPr="00CC7C25">
        <w:rPr>
          <w:rFonts w:ascii="Verdana" w:hAnsi="Verdana" w:cs="Verdana"/>
          <w:b/>
          <w:bCs/>
          <w:color w:val="000000"/>
          <w:sz w:val="18"/>
          <w:szCs w:val="18"/>
          <w:lang w:val="en-US"/>
        </w:rPr>
        <w:t>)</w:t>
      </w: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NOT</w:t>
      </w: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NULL</w:t>
      </w:r>
      <w:r w:rsidRPr="00CC7C25">
        <w:rPr>
          <w:rFonts w:ascii="Verdana" w:hAnsi="Verdana" w:cs="Verdana"/>
          <w:b/>
          <w:bCs/>
          <w:color w:val="000000"/>
          <w:sz w:val="18"/>
          <w:szCs w:val="18"/>
          <w:lang w:val="en-US"/>
        </w:rPr>
        <w:t>,</w:t>
      </w:r>
    </w:p>
    <w:p w14:paraId="2C995639" w14:textId="77777777" w:rsidR="00CC7C25" w:rsidRPr="00CC7C25" w:rsidRDefault="00CC7C25" w:rsidP="00CC7C25">
      <w:pPr>
        <w:autoSpaceDE w:val="0"/>
        <w:autoSpaceDN w:val="0"/>
        <w:adjustRightInd w:val="0"/>
        <w:spacing w:after="0" w:line="240" w:lineRule="auto"/>
        <w:rPr>
          <w:rFonts w:ascii="Verdana" w:hAnsi="Verdana" w:cs="Verdana"/>
          <w:color w:val="808080"/>
          <w:sz w:val="18"/>
          <w:szCs w:val="18"/>
          <w:lang w:val="en-US"/>
        </w:rPr>
      </w:pPr>
      <w:r w:rsidRPr="00CC7C25">
        <w:rPr>
          <w:rFonts w:ascii="Verdana" w:hAnsi="Verdana" w:cs="Verdana"/>
          <w:color w:val="808080"/>
          <w:sz w:val="18"/>
          <w:szCs w:val="18"/>
          <w:lang w:val="en-US"/>
        </w:rPr>
        <w:t xml:space="preserve">  `</w:t>
      </w:r>
      <w:r w:rsidRPr="00CC7C25">
        <w:rPr>
          <w:rFonts w:ascii="Verdana" w:hAnsi="Verdana" w:cs="Verdana"/>
          <w:color w:val="000000"/>
          <w:sz w:val="18"/>
          <w:szCs w:val="18"/>
          <w:lang w:val="en-US"/>
        </w:rPr>
        <w:t>log_file</w:t>
      </w:r>
      <w:r w:rsidRPr="00CC7C25">
        <w:rPr>
          <w:rFonts w:ascii="Verdana" w:hAnsi="Verdana" w:cs="Verdana"/>
          <w:color w:val="808080"/>
          <w:sz w:val="18"/>
          <w:szCs w:val="18"/>
          <w:lang w:val="en-US"/>
        </w:rPr>
        <w:t xml:space="preserve">` </w:t>
      </w:r>
      <w:r w:rsidRPr="00CC7C25">
        <w:rPr>
          <w:rFonts w:ascii="Verdana" w:hAnsi="Verdana" w:cs="Verdana"/>
          <w:color w:val="000000"/>
          <w:sz w:val="18"/>
          <w:szCs w:val="18"/>
          <w:lang w:val="en-US"/>
        </w:rPr>
        <w:t>LONGTEXT</w:t>
      </w: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NOT</w:t>
      </w: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NULL</w:t>
      </w:r>
      <w:r w:rsidRPr="00CC7C25">
        <w:rPr>
          <w:rFonts w:ascii="Verdana" w:hAnsi="Verdana" w:cs="Verdana"/>
          <w:b/>
          <w:bCs/>
          <w:color w:val="000000"/>
          <w:sz w:val="18"/>
          <w:szCs w:val="18"/>
          <w:lang w:val="en-US"/>
        </w:rPr>
        <w:t>,</w:t>
      </w:r>
    </w:p>
    <w:p w14:paraId="118D8435" w14:textId="77777777" w:rsidR="00CC7C25" w:rsidRPr="00CC7C25" w:rsidRDefault="00CC7C25" w:rsidP="00CC7C25">
      <w:pPr>
        <w:autoSpaceDE w:val="0"/>
        <w:autoSpaceDN w:val="0"/>
        <w:adjustRightInd w:val="0"/>
        <w:spacing w:after="0" w:line="240" w:lineRule="auto"/>
        <w:rPr>
          <w:rFonts w:ascii="Verdana" w:hAnsi="Verdana" w:cs="Verdana"/>
          <w:color w:val="808080"/>
          <w:sz w:val="18"/>
          <w:szCs w:val="18"/>
          <w:lang w:val="en-US"/>
        </w:rPr>
      </w:pP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PRIMARY</w:t>
      </w: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KEY</w:t>
      </w:r>
      <w:r w:rsidRPr="00CC7C25">
        <w:rPr>
          <w:rFonts w:ascii="Verdana" w:hAnsi="Verdana" w:cs="Verdana"/>
          <w:color w:val="808080"/>
          <w:sz w:val="18"/>
          <w:szCs w:val="18"/>
          <w:lang w:val="en-US"/>
        </w:rPr>
        <w:t xml:space="preserve"> </w:t>
      </w:r>
      <w:r w:rsidRPr="00CC7C25">
        <w:rPr>
          <w:rFonts w:ascii="Verdana" w:hAnsi="Verdana" w:cs="Verdana"/>
          <w:b/>
          <w:bCs/>
          <w:color w:val="000000"/>
          <w:sz w:val="18"/>
          <w:szCs w:val="18"/>
          <w:lang w:val="en-US"/>
        </w:rPr>
        <w:t>(</w:t>
      </w:r>
      <w:r w:rsidRPr="00CC7C25">
        <w:rPr>
          <w:rFonts w:ascii="Verdana" w:hAnsi="Verdana" w:cs="Verdana"/>
          <w:color w:val="808080"/>
          <w:sz w:val="18"/>
          <w:szCs w:val="18"/>
          <w:lang w:val="en-US"/>
        </w:rPr>
        <w:t>`</w:t>
      </w:r>
      <w:r w:rsidRPr="00CC7C25">
        <w:rPr>
          <w:rFonts w:ascii="Verdana" w:hAnsi="Verdana" w:cs="Verdana"/>
          <w:color w:val="000000"/>
          <w:sz w:val="18"/>
          <w:szCs w:val="18"/>
          <w:lang w:val="en-US"/>
        </w:rPr>
        <w:t>id</w:t>
      </w:r>
      <w:r w:rsidRPr="00CC7C25">
        <w:rPr>
          <w:rFonts w:ascii="Verdana" w:hAnsi="Verdana" w:cs="Verdana"/>
          <w:color w:val="808080"/>
          <w:sz w:val="18"/>
          <w:szCs w:val="18"/>
          <w:lang w:val="en-US"/>
        </w:rPr>
        <w:t>`</w:t>
      </w:r>
      <w:r w:rsidRPr="00CC7C25">
        <w:rPr>
          <w:rFonts w:ascii="Verdana" w:hAnsi="Verdana" w:cs="Verdana"/>
          <w:b/>
          <w:bCs/>
          <w:color w:val="000000"/>
          <w:sz w:val="18"/>
          <w:szCs w:val="18"/>
          <w:lang w:val="en-US"/>
        </w:rPr>
        <w:t>),</w:t>
      </w:r>
    </w:p>
    <w:p w14:paraId="7D1591E8" w14:textId="77777777" w:rsidR="00CC7C25" w:rsidRPr="00CC7C25" w:rsidRDefault="00CC7C25" w:rsidP="00CC7C25">
      <w:pPr>
        <w:autoSpaceDE w:val="0"/>
        <w:autoSpaceDN w:val="0"/>
        <w:adjustRightInd w:val="0"/>
        <w:spacing w:after="0" w:line="240" w:lineRule="auto"/>
        <w:rPr>
          <w:rFonts w:ascii="Verdana" w:hAnsi="Verdana" w:cs="Verdana"/>
          <w:color w:val="808080"/>
          <w:sz w:val="18"/>
          <w:szCs w:val="18"/>
          <w:lang w:val="en-US"/>
        </w:rPr>
      </w:pP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UNIQUE</w:t>
      </w:r>
      <w:r w:rsidRPr="00CC7C25">
        <w:rPr>
          <w:rFonts w:ascii="Verdana" w:hAnsi="Verdana" w:cs="Verdana"/>
          <w:color w:val="808080"/>
          <w:sz w:val="18"/>
          <w:szCs w:val="18"/>
          <w:lang w:val="en-US"/>
        </w:rPr>
        <w:t xml:space="preserve"> </w:t>
      </w:r>
      <w:r w:rsidRPr="00CC7C25">
        <w:rPr>
          <w:rFonts w:ascii="Verdana" w:hAnsi="Verdana" w:cs="Verdana"/>
          <w:color w:val="000000"/>
          <w:sz w:val="18"/>
          <w:szCs w:val="18"/>
          <w:lang w:val="en-US"/>
        </w:rPr>
        <w:t>INDEX</w:t>
      </w:r>
      <w:r w:rsidRPr="00CC7C25">
        <w:rPr>
          <w:rFonts w:ascii="Verdana" w:hAnsi="Verdana" w:cs="Verdana"/>
          <w:color w:val="808080"/>
          <w:sz w:val="18"/>
          <w:szCs w:val="18"/>
          <w:lang w:val="en-US"/>
        </w:rPr>
        <w:t xml:space="preserve"> `</w:t>
      </w:r>
      <w:r w:rsidRPr="00CC7C25">
        <w:rPr>
          <w:rFonts w:ascii="Verdana" w:hAnsi="Verdana" w:cs="Verdana"/>
          <w:color w:val="000000"/>
          <w:sz w:val="18"/>
          <w:szCs w:val="18"/>
          <w:lang w:val="en-US"/>
        </w:rPr>
        <w:t>id_UNIQUE</w:t>
      </w:r>
      <w:r w:rsidRPr="00CC7C25">
        <w:rPr>
          <w:rFonts w:ascii="Verdana" w:hAnsi="Verdana" w:cs="Verdana"/>
          <w:color w:val="808080"/>
          <w:sz w:val="18"/>
          <w:szCs w:val="18"/>
          <w:lang w:val="en-US"/>
        </w:rPr>
        <w:t xml:space="preserve">` </w:t>
      </w:r>
      <w:r w:rsidRPr="00CC7C25">
        <w:rPr>
          <w:rFonts w:ascii="Verdana" w:hAnsi="Verdana" w:cs="Verdana"/>
          <w:b/>
          <w:bCs/>
          <w:color w:val="000000"/>
          <w:sz w:val="18"/>
          <w:szCs w:val="18"/>
          <w:lang w:val="en-US"/>
        </w:rPr>
        <w:t>(</w:t>
      </w:r>
      <w:r w:rsidRPr="00CC7C25">
        <w:rPr>
          <w:rFonts w:ascii="Verdana" w:hAnsi="Verdana" w:cs="Verdana"/>
          <w:color w:val="808080"/>
          <w:sz w:val="18"/>
          <w:szCs w:val="18"/>
          <w:lang w:val="en-US"/>
        </w:rPr>
        <w:t>`</w:t>
      </w:r>
      <w:r w:rsidRPr="00CC7C25">
        <w:rPr>
          <w:rFonts w:ascii="Verdana" w:hAnsi="Verdana" w:cs="Verdana"/>
          <w:color w:val="000000"/>
          <w:sz w:val="18"/>
          <w:szCs w:val="18"/>
          <w:lang w:val="en-US"/>
        </w:rPr>
        <w:t>id</w:t>
      </w: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ASC</w:t>
      </w:r>
      <w:r w:rsidRPr="00CC7C25">
        <w:rPr>
          <w:rFonts w:ascii="Verdana" w:hAnsi="Verdana" w:cs="Verdana"/>
          <w:b/>
          <w:bCs/>
          <w:color w:val="000000"/>
          <w:sz w:val="18"/>
          <w:szCs w:val="18"/>
          <w:lang w:val="en-US"/>
        </w:rPr>
        <w:t>),</w:t>
      </w:r>
    </w:p>
    <w:p w14:paraId="3F8B7B60" w14:textId="77777777" w:rsidR="00CC7C25" w:rsidRPr="00CC7C25" w:rsidRDefault="00CC7C25" w:rsidP="00CC7C25">
      <w:pPr>
        <w:autoSpaceDE w:val="0"/>
        <w:autoSpaceDN w:val="0"/>
        <w:adjustRightInd w:val="0"/>
        <w:spacing w:after="0" w:line="240" w:lineRule="auto"/>
        <w:rPr>
          <w:rFonts w:ascii="Verdana" w:hAnsi="Verdana" w:cs="Verdana"/>
          <w:color w:val="808080"/>
          <w:sz w:val="18"/>
          <w:szCs w:val="18"/>
        </w:rPr>
      </w:pPr>
      <w:r w:rsidRPr="00CC7C25">
        <w:rPr>
          <w:rFonts w:ascii="Verdana" w:hAnsi="Verdana" w:cs="Verdana"/>
          <w:color w:val="808080"/>
          <w:sz w:val="18"/>
          <w:szCs w:val="18"/>
          <w:lang w:val="en-US"/>
        </w:rPr>
        <w:t xml:space="preserve">  </w:t>
      </w:r>
      <w:r w:rsidRPr="00CC7C25">
        <w:rPr>
          <w:rFonts w:ascii="Verdana" w:hAnsi="Verdana" w:cs="Verdana"/>
          <w:color w:val="000000"/>
          <w:sz w:val="18"/>
          <w:szCs w:val="18"/>
        </w:rPr>
        <w:t>INDEX</w:t>
      </w:r>
      <w:r w:rsidRPr="00CC7C25">
        <w:rPr>
          <w:rFonts w:ascii="Verdana" w:hAnsi="Verdana" w:cs="Verdana"/>
          <w:color w:val="808080"/>
          <w:sz w:val="18"/>
          <w:szCs w:val="18"/>
        </w:rPr>
        <w:t xml:space="preserve"> `</w:t>
      </w:r>
      <w:r w:rsidRPr="00CC7C25">
        <w:rPr>
          <w:rFonts w:ascii="Verdana" w:hAnsi="Verdana" w:cs="Verdana"/>
          <w:color w:val="000000"/>
          <w:sz w:val="18"/>
          <w:szCs w:val="18"/>
        </w:rPr>
        <w:t>reg_idx</w:t>
      </w:r>
      <w:r w:rsidRPr="00CC7C25">
        <w:rPr>
          <w:rFonts w:ascii="Verdana" w:hAnsi="Verdana" w:cs="Verdana"/>
          <w:color w:val="808080"/>
          <w:sz w:val="18"/>
          <w:szCs w:val="18"/>
        </w:rPr>
        <w:t xml:space="preserve">` </w:t>
      </w:r>
      <w:r w:rsidRPr="00CC7C25">
        <w:rPr>
          <w:rFonts w:ascii="Verdana" w:hAnsi="Verdana" w:cs="Verdana"/>
          <w:b/>
          <w:bCs/>
          <w:color w:val="000000"/>
          <w:sz w:val="18"/>
          <w:szCs w:val="18"/>
        </w:rPr>
        <w:t>(</w:t>
      </w:r>
      <w:r w:rsidRPr="00CC7C25">
        <w:rPr>
          <w:rFonts w:ascii="Verdana" w:hAnsi="Verdana" w:cs="Verdana"/>
          <w:color w:val="808080"/>
          <w:sz w:val="18"/>
          <w:szCs w:val="18"/>
        </w:rPr>
        <w:t>`</w:t>
      </w:r>
      <w:r w:rsidRPr="00CC7C25">
        <w:rPr>
          <w:rFonts w:ascii="Verdana" w:hAnsi="Verdana" w:cs="Verdana"/>
          <w:color w:val="000000"/>
          <w:sz w:val="18"/>
          <w:szCs w:val="18"/>
        </w:rPr>
        <w:t>driver_reg</w:t>
      </w:r>
      <w:r w:rsidRPr="00CC7C25">
        <w:rPr>
          <w:rFonts w:ascii="Verdana" w:hAnsi="Verdana" w:cs="Verdana"/>
          <w:color w:val="808080"/>
          <w:sz w:val="18"/>
          <w:szCs w:val="18"/>
        </w:rPr>
        <w:t xml:space="preserve">` </w:t>
      </w:r>
      <w:r w:rsidRPr="00CC7C25">
        <w:rPr>
          <w:rFonts w:ascii="Verdana" w:hAnsi="Verdana" w:cs="Verdana"/>
          <w:b/>
          <w:bCs/>
          <w:color w:val="00007F"/>
          <w:sz w:val="18"/>
          <w:szCs w:val="18"/>
        </w:rPr>
        <w:t>ASC</w:t>
      </w:r>
      <w:r w:rsidRPr="00CC7C25">
        <w:rPr>
          <w:rFonts w:ascii="Verdana" w:hAnsi="Verdana" w:cs="Verdana"/>
          <w:b/>
          <w:bCs/>
          <w:color w:val="000000"/>
          <w:sz w:val="18"/>
          <w:szCs w:val="18"/>
        </w:rPr>
        <w:t>),</w:t>
      </w:r>
    </w:p>
    <w:p w14:paraId="6508E2B8" w14:textId="77777777" w:rsidR="00CC7C25" w:rsidRPr="00CC7C25" w:rsidRDefault="00CC7C25" w:rsidP="00CC7C25">
      <w:pPr>
        <w:autoSpaceDE w:val="0"/>
        <w:autoSpaceDN w:val="0"/>
        <w:adjustRightInd w:val="0"/>
        <w:spacing w:after="0" w:line="240" w:lineRule="auto"/>
        <w:rPr>
          <w:rFonts w:ascii="Verdana" w:hAnsi="Verdana" w:cs="Verdana"/>
          <w:color w:val="808080"/>
          <w:sz w:val="18"/>
          <w:szCs w:val="18"/>
          <w:lang w:val="en-US"/>
        </w:rPr>
      </w:pPr>
      <w:r w:rsidRPr="00CC7C25">
        <w:rPr>
          <w:rFonts w:ascii="Verdana" w:hAnsi="Verdana" w:cs="Verdana"/>
          <w:color w:val="808080"/>
          <w:sz w:val="18"/>
          <w:szCs w:val="18"/>
        </w:rPr>
        <w:t xml:space="preserve">  </w:t>
      </w:r>
      <w:r w:rsidRPr="00CC7C25">
        <w:rPr>
          <w:rFonts w:ascii="Verdana" w:hAnsi="Verdana" w:cs="Verdana"/>
          <w:color w:val="000000"/>
          <w:sz w:val="18"/>
          <w:szCs w:val="18"/>
          <w:lang w:val="en-US"/>
        </w:rPr>
        <w:t>INDEX</w:t>
      </w:r>
      <w:r w:rsidRPr="00CC7C25">
        <w:rPr>
          <w:rFonts w:ascii="Verdana" w:hAnsi="Verdana" w:cs="Verdana"/>
          <w:color w:val="808080"/>
          <w:sz w:val="18"/>
          <w:szCs w:val="18"/>
          <w:lang w:val="en-US"/>
        </w:rPr>
        <w:t xml:space="preserve"> `</w:t>
      </w:r>
      <w:r w:rsidRPr="00CC7C25">
        <w:rPr>
          <w:rFonts w:ascii="Verdana" w:hAnsi="Verdana" w:cs="Verdana"/>
          <w:color w:val="000000"/>
          <w:sz w:val="18"/>
          <w:szCs w:val="18"/>
          <w:lang w:val="en-US"/>
        </w:rPr>
        <w:t>driver_username_idx</w:t>
      </w:r>
      <w:r w:rsidRPr="00CC7C25">
        <w:rPr>
          <w:rFonts w:ascii="Verdana" w:hAnsi="Verdana" w:cs="Verdana"/>
          <w:color w:val="808080"/>
          <w:sz w:val="18"/>
          <w:szCs w:val="18"/>
          <w:lang w:val="en-US"/>
        </w:rPr>
        <w:t xml:space="preserve">` </w:t>
      </w:r>
      <w:r w:rsidRPr="00CC7C25">
        <w:rPr>
          <w:rFonts w:ascii="Verdana" w:hAnsi="Verdana" w:cs="Verdana"/>
          <w:b/>
          <w:bCs/>
          <w:color w:val="000000"/>
          <w:sz w:val="18"/>
          <w:szCs w:val="18"/>
          <w:lang w:val="en-US"/>
        </w:rPr>
        <w:t>(</w:t>
      </w:r>
      <w:r w:rsidRPr="00CC7C25">
        <w:rPr>
          <w:rFonts w:ascii="Verdana" w:hAnsi="Verdana" w:cs="Verdana"/>
          <w:color w:val="808080"/>
          <w:sz w:val="18"/>
          <w:szCs w:val="18"/>
          <w:lang w:val="en-US"/>
        </w:rPr>
        <w:t>`</w:t>
      </w:r>
      <w:r w:rsidRPr="00CC7C25">
        <w:rPr>
          <w:rFonts w:ascii="Verdana" w:hAnsi="Verdana" w:cs="Verdana"/>
          <w:color w:val="000000"/>
          <w:sz w:val="18"/>
          <w:szCs w:val="18"/>
          <w:lang w:val="en-US"/>
        </w:rPr>
        <w:t>driver_username</w:t>
      </w: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ASC</w:t>
      </w:r>
      <w:r w:rsidRPr="00CC7C25">
        <w:rPr>
          <w:rFonts w:ascii="Verdana" w:hAnsi="Verdana" w:cs="Verdana"/>
          <w:b/>
          <w:bCs/>
          <w:color w:val="000000"/>
          <w:sz w:val="18"/>
          <w:szCs w:val="18"/>
          <w:lang w:val="en-US"/>
        </w:rPr>
        <w:t>),</w:t>
      </w:r>
    </w:p>
    <w:p w14:paraId="20EEACAC" w14:textId="77777777" w:rsidR="00CC7C25" w:rsidRPr="00CC7C25" w:rsidRDefault="00CC7C25" w:rsidP="00CC7C25">
      <w:pPr>
        <w:autoSpaceDE w:val="0"/>
        <w:autoSpaceDN w:val="0"/>
        <w:adjustRightInd w:val="0"/>
        <w:spacing w:after="0" w:line="240" w:lineRule="auto"/>
        <w:rPr>
          <w:rFonts w:ascii="Verdana" w:hAnsi="Verdana" w:cs="Verdana"/>
          <w:color w:val="808080"/>
          <w:sz w:val="18"/>
          <w:szCs w:val="18"/>
          <w:lang w:val="en-US"/>
        </w:rPr>
      </w:pP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CONSTRAINT</w:t>
      </w:r>
      <w:r w:rsidRPr="00CC7C25">
        <w:rPr>
          <w:rFonts w:ascii="Verdana" w:hAnsi="Verdana" w:cs="Verdana"/>
          <w:color w:val="808080"/>
          <w:sz w:val="18"/>
          <w:szCs w:val="18"/>
          <w:lang w:val="en-US"/>
        </w:rPr>
        <w:t xml:space="preserve"> `</w:t>
      </w:r>
      <w:r w:rsidRPr="00CC7C25">
        <w:rPr>
          <w:rFonts w:ascii="Verdana" w:hAnsi="Verdana" w:cs="Verdana"/>
          <w:color w:val="000000"/>
          <w:sz w:val="18"/>
          <w:szCs w:val="18"/>
          <w:lang w:val="en-US"/>
        </w:rPr>
        <w:t>driver_username_FK</w:t>
      </w:r>
      <w:r w:rsidRPr="00CC7C25">
        <w:rPr>
          <w:rFonts w:ascii="Verdana" w:hAnsi="Verdana" w:cs="Verdana"/>
          <w:color w:val="808080"/>
          <w:sz w:val="18"/>
          <w:szCs w:val="18"/>
          <w:lang w:val="en-US"/>
        </w:rPr>
        <w:t>`</w:t>
      </w:r>
    </w:p>
    <w:p w14:paraId="7F6317AD" w14:textId="77777777" w:rsidR="00CC7C25" w:rsidRPr="00CC7C25" w:rsidRDefault="00CC7C25" w:rsidP="00CC7C25">
      <w:pPr>
        <w:autoSpaceDE w:val="0"/>
        <w:autoSpaceDN w:val="0"/>
        <w:adjustRightInd w:val="0"/>
        <w:spacing w:after="0" w:line="240" w:lineRule="auto"/>
        <w:rPr>
          <w:rFonts w:ascii="Verdana" w:hAnsi="Verdana" w:cs="Verdana"/>
          <w:color w:val="808080"/>
          <w:sz w:val="18"/>
          <w:szCs w:val="18"/>
          <w:lang w:val="en-US"/>
        </w:rPr>
      </w:pP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FOREIGN</w:t>
      </w: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KEY</w:t>
      </w:r>
      <w:r w:rsidRPr="00CC7C25">
        <w:rPr>
          <w:rFonts w:ascii="Verdana" w:hAnsi="Verdana" w:cs="Verdana"/>
          <w:color w:val="808080"/>
          <w:sz w:val="18"/>
          <w:szCs w:val="18"/>
          <w:lang w:val="en-US"/>
        </w:rPr>
        <w:t xml:space="preserve"> </w:t>
      </w:r>
      <w:r w:rsidRPr="00CC7C25">
        <w:rPr>
          <w:rFonts w:ascii="Verdana" w:hAnsi="Verdana" w:cs="Verdana"/>
          <w:b/>
          <w:bCs/>
          <w:color w:val="000000"/>
          <w:sz w:val="18"/>
          <w:szCs w:val="18"/>
          <w:lang w:val="en-US"/>
        </w:rPr>
        <w:t>(</w:t>
      </w:r>
      <w:r w:rsidRPr="00CC7C25">
        <w:rPr>
          <w:rFonts w:ascii="Verdana" w:hAnsi="Verdana" w:cs="Verdana"/>
          <w:color w:val="808080"/>
          <w:sz w:val="18"/>
          <w:szCs w:val="18"/>
          <w:lang w:val="en-US"/>
        </w:rPr>
        <w:t>`</w:t>
      </w:r>
      <w:r w:rsidRPr="00CC7C25">
        <w:rPr>
          <w:rFonts w:ascii="Verdana" w:hAnsi="Verdana" w:cs="Verdana"/>
          <w:color w:val="000000"/>
          <w:sz w:val="18"/>
          <w:szCs w:val="18"/>
          <w:lang w:val="en-US"/>
        </w:rPr>
        <w:t>driver_username</w:t>
      </w:r>
      <w:r w:rsidRPr="00CC7C25">
        <w:rPr>
          <w:rFonts w:ascii="Verdana" w:hAnsi="Verdana" w:cs="Verdana"/>
          <w:color w:val="808080"/>
          <w:sz w:val="18"/>
          <w:szCs w:val="18"/>
          <w:lang w:val="en-US"/>
        </w:rPr>
        <w:t>`</w:t>
      </w:r>
      <w:r w:rsidRPr="00CC7C25">
        <w:rPr>
          <w:rFonts w:ascii="Verdana" w:hAnsi="Verdana" w:cs="Verdana"/>
          <w:b/>
          <w:bCs/>
          <w:color w:val="000000"/>
          <w:sz w:val="18"/>
          <w:szCs w:val="18"/>
          <w:lang w:val="en-US"/>
        </w:rPr>
        <w:t>)</w:t>
      </w:r>
    </w:p>
    <w:p w14:paraId="179035D8" w14:textId="77777777" w:rsidR="00CC7C25" w:rsidRPr="00CC7C25" w:rsidRDefault="00CC7C25" w:rsidP="00CC7C25">
      <w:pPr>
        <w:autoSpaceDE w:val="0"/>
        <w:autoSpaceDN w:val="0"/>
        <w:adjustRightInd w:val="0"/>
        <w:spacing w:after="0" w:line="240" w:lineRule="auto"/>
        <w:rPr>
          <w:rFonts w:ascii="Verdana" w:hAnsi="Verdana" w:cs="Verdana"/>
          <w:color w:val="808080"/>
          <w:sz w:val="18"/>
          <w:szCs w:val="18"/>
          <w:lang w:val="en-US"/>
        </w:rPr>
      </w:pP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REFERENCES</w:t>
      </w:r>
      <w:r w:rsidRPr="00CC7C25">
        <w:rPr>
          <w:rFonts w:ascii="Verdana" w:hAnsi="Verdana" w:cs="Verdana"/>
          <w:color w:val="808080"/>
          <w:sz w:val="18"/>
          <w:szCs w:val="18"/>
          <w:lang w:val="en-US"/>
        </w:rPr>
        <w:t xml:space="preserve"> `</w:t>
      </w:r>
      <w:r w:rsidRPr="00CC7C25">
        <w:rPr>
          <w:rFonts w:ascii="Verdana" w:hAnsi="Verdana" w:cs="Verdana"/>
          <w:color w:val="000000"/>
          <w:sz w:val="18"/>
          <w:szCs w:val="18"/>
          <w:lang w:val="en-US"/>
        </w:rPr>
        <w:t>raven</w:t>
      </w:r>
      <w:proofErr w:type="gramStart"/>
      <w:r w:rsidRPr="00CC7C25">
        <w:rPr>
          <w:rFonts w:ascii="Verdana" w:hAnsi="Verdana" w:cs="Verdana"/>
          <w:color w:val="808080"/>
          <w:sz w:val="18"/>
          <w:szCs w:val="18"/>
          <w:lang w:val="en-US"/>
        </w:rPr>
        <w:t>`</w:t>
      </w:r>
      <w:r w:rsidRPr="00CC7C25">
        <w:rPr>
          <w:rFonts w:ascii="Verdana" w:hAnsi="Verdana" w:cs="Verdana"/>
          <w:b/>
          <w:bCs/>
          <w:color w:val="000000"/>
          <w:sz w:val="18"/>
          <w:szCs w:val="18"/>
          <w:lang w:val="en-US"/>
        </w:rPr>
        <w:t>.</w:t>
      </w:r>
      <w:r w:rsidRPr="00CC7C25">
        <w:rPr>
          <w:rFonts w:ascii="Verdana" w:hAnsi="Verdana" w:cs="Verdana"/>
          <w:color w:val="808080"/>
          <w:sz w:val="18"/>
          <w:szCs w:val="18"/>
          <w:lang w:val="en-US"/>
        </w:rPr>
        <w:t>`</w:t>
      </w:r>
      <w:proofErr w:type="gramEnd"/>
      <w:r w:rsidRPr="00CC7C25">
        <w:rPr>
          <w:rFonts w:ascii="Verdana" w:hAnsi="Verdana" w:cs="Verdana"/>
          <w:color w:val="000000"/>
          <w:sz w:val="18"/>
          <w:szCs w:val="18"/>
          <w:lang w:val="en-US"/>
        </w:rPr>
        <w:t>logins</w:t>
      </w:r>
      <w:r w:rsidRPr="00CC7C25">
        <w:rPr>
          <w:rFonts w:ascii="Verdana" w:hAnsi="Verdana" w:cs="Verdana"/>
          <w:color w:val="808080"/>
          <w:sz w:val="18"/>
          <w:szCs w:val="18"/>
          <w:lang w:val="en-US"/>
        </w:rPr>
        <w:t xml:space="preserve">` </w:t>
      </w:r>
      <w:r w:rsidRPr="00CC7C25">
        <w:rPr>
          <w:rFonts w:ascii="Verdana" w:hAnsi="Verdana" w:cs="Verdana"/>
          <w:b/>
          <w:bCs/>
          <w:color w:val="000000"/>
          <w:sz w:val="18"/>
          <w:szCs w:val="18"/>
          <w:lang w:val="en-US"/>
        </w:rPr>
        <w:t>(</w:t>
      </w:r>
      <w:r w:rsidRPr="00CC7C25">
        <w:rPr>
          <w:rFonts w:ascii="Verdana" w:hAnsi="Verdana" w:cs="Verdana"/>
          <w:color w:val="808080"/>
          <w:sz w:val="18"/>
          <w:szCs w:val="18"/>
          <w:lang w:val="en-US"/>
        </w:rPr>
        <w:t>`</w:t>
      </w:r>
      <w:r w:rsidRPr="00CC7C25">
        <w:rPr>
          <w:rFonts w:ascii="Verdana" w:hAnsi="Verdana" w:cs="Verdana"/>
          <w:color w:val="000000"/>
          <w:sz w:val="18"/>
          <w:szCs w:val="18"/>
          <w:lang w:val="en-US"/>
        </w:rPr>
        <w:t>username</w:t>
      </w:r>
      <w:r w:rsidRPr="00CC7C25">
        <w:rPr>
          <w:rFonts w:ascii="Verdana" w:hAnsi="Verdana" w:cs="Verdana"/>
          <w:color w:val="808080"/>
          <w:sz w:val="18"/>
          <w:szCs w:val="18"/>
          <w:lang w:val="en-US"/>
        </w:rPr>
        <w:t>`</w:t>
      </w:r>
      <w:r w:rsidRPr="00CC7C25">
        <w:rPr>
          <w:rFonts w:ascii="Verdana" w:hAnsi="Verdana" w:cs="Verdana"/>
          <w:b/>
          <w:bCs/>
          <w:color w:val="000000"/>
          <w:sz w:val="18"/>
          <w:szCs w:val="18"/>
          <w:lang w:val="en-US"/>
        </w:rPr>
        <w:t>)</w:t>
      </w:r>
    </w:p>
    <w:p w14:paraId="126E6BD3" w14:textId="77777777" w:rsidR="00CC7C25" w:rsidRPr="00CC7C25" w:rsidRDefault="00CC7C25" w:rsidP="00CC7C25">
      <w:pPr>
        <w:autoSpaceDE w:val="0"/>
        <w:autoSpaceDN w:val="0"/>
        <w:adjustRightInd w:val="0"/>
        <w:spacing w:after="0" w:line="240" w:lineRule="auto"/>
        <w:rPr>
          <w:rFonts w:ascii="Verdana" w:hAnsi="Verdana" w:cs="Verdana"/>
          <w:color w:val="808080"/>
          <w:sz w:val="18"/>
          <w:szCs w:val="18"/>
          <w:lang w:val="en-US"/>
        </w:rPr>
      </w:pP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ON</w:t>
      </w: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DELETE</w:t>
      </w: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NO</w:t>
      </w:r>
      <w:r w:rsidRPr="00CC7C25">
        <w:rPr>
          <w:rFonts w:ascii="Verdana" w:hAnsi="Verdana" w:cs="Verdana"/>
          <w:color w:val="808080"/>
          <w:sz w:val="18"/>
          <w:szCs w:val="18"/>
          <w:lang w:val="en-US"/>
        </w:rPr>
        <w:t xml:space="preserve"> </w:t>
      </w:r>
      <w:r w:rsidRPr="00CC7C25">
        <w:rPr>
          <w:rFonts w:ascii="Verdana" w:hAnsi="Verdana" w:cs="Verdana"/>
          <w:b/>
          <w:bCs/>
          <w:color w:val="00007F"/>
          <w:sz w:val="18"/>
          <w:szCs w:val="18"/>
          <w:lang w:val="en-US"/>
        </w:rPr>
        <w:t>ACTION</w:t>
      </w:r>
    </w:p>
    <w:p w14:paraId="312B34A7" w14:textId="77777777" w:rsidR="00CC7C25" w:rsidRPr="00991A38" w:rsidRDefault="00CC7C25" w:rsidP="00CC7C25">
      <w:pPr>
        <w:autoSpaceDE w:val="0"/>
        <w:autoSpaceDN w:val="0"/>
        <w:adjustRightInd w:val="0"/>
        <w:spacing w:after="0" w:line="240" w:lineRule="auto"/>
        <w:rPr>
          <w:rFonts w:ascii="Verdana" w:hAnsi="Verdana" w:cs="Verdana"/>
          <w:color w:val="808080"/>
          <w:sz w:val="18"/>
          <w:szCs w:val="18"/>
          <w:lang w:val="en-US"/>
        </w:rPr>
      </w:pPr>
      <w:r w:rsidRPr="00CC7C25">
        <w:rPr>
          <w:rFonts w:ascii="Verdana" w:hAnsi="Verdana" w:cs="Verdana"/>
          <w:color w:val="808080"/>
          <w:sz w:val="18"/>
          <w:szCs w:val="18"/>
          <w:lang w:val="en-US"/>
        </w:rPr>
        <w:t xml:space="preserve">    </w:t>
      </w:r>
      <w:r w:rsidRPr="00991A38">
        <w:rPr>
          <w:rFonts w:ascii="Verdana" w:hAnsi="Verdana" w:cs="Verdana"/>
          <w:b/>
          <w:bCs/>
          <w:color w:val="00007F"/>
          <w:sz w:val="18"/>
          <w:szCs w:val="18"/>
          <w:lang w:val="en-US"/>
        </w:rPr>
        <w:t>ON</w:t>
      </w:r>
      <w:r w:rsidRPr="00991A38">
        <w:rPr>
          <w:rFonts w:ascii="Verdana" w:hAnsi="Verdana" w:cs="Verdana"/>
          <w:color w:val="808080"/>
          <w:sz w:val="18"/>
          <w:szCs w:val="18"/>
          <w:lang w:val="en-US"/>
        </w:rPr>
        <w:t xml:space="preserve"> </w:t>
      </w:r>
      <w:r w:rsidRPr="00991A38">
        <w:rPr>
          <w:rFonts w:ascii="Verdana" w:hAnsi="Verdana" w:cs="Verdana"/>
          <w:b/>
          <w:bCs/>
          <w:color w:val="00007F"/>
          <w:sz w:val="18"/>
          <w:szCs w:val="18"/>
          <w:lang w:val="en-US"/>
        </w:rPr>
        <w:t>UPDATE</w:t>
      </w:r>
      <w:r w:rsidRPr="00991A38">
        <w:rPr>
          <w:rFonts w:ascii="Verdana" w:hAnsi="Verdana" w:cs="Verdana"/>
          <w:color w:val="808080"/>
          <w:sz w:val="18"/>
          <w:szCs w:val="18"/>
          <w:lang w:val="en-US"/>
        </w:rPr>
        <w:t xml:space="preserve"> </w:t>
      </w:r>
      <w:r w:rsidRPr="00991A38">
        <w:rPr>
          <w:rFonts w:ascii="Verdana" w:hAnsi="Verdana" w:cs="Verdana"/>
          <w:b/>
          <w:bCs/>
          <w:color w:val="00007F"/>
          <w:sz w:val="18"/>
          <w:szCs w:val="18"/>
          <w:lang w:val="en-US"/>
        </w:rPr>
        <w:t>NO</w:t>
      </w:r>
      <w:r w:rsidRPr="00991A38">
        <w:rPr>
          <w:rFonts w:ascii="Verdana" w:hAnsi="Verdana" w:cs="Verdana"/>
          <w:color w:val="808080"/>
          <w:sz w:val="18"/>
          <w:szCs w:val="18"/>
          <w:lang w:val="en-US"/>
        </w:rPr>
        <w:t xml:space="preserve"> </w:t>
      </w:r>
      <w:r w:rsidRPr="00991A38">
        <w:rPr>
          <w:rFonts w:ascii="Verdana" w:hAnsi="Verdana" w:cs="Verdana"/>
          <w:b/>
          <w:bCs/>
          <w:color w:val="00007F"/>
          <w:sz w:val="18"/>
          <w:szCs w:val="18"/>
          <w:lang w:val="en-US"/>
        </w:rPr>
        <w:t>ACTION</w:t>
      </w:r>
      <w:r w:rsidRPr="00991A38">
        <w:rPr>
          <w:rFonts w:ascii="Verdana" w:hAnsi="Verdana" w:cs="Verdana"/>
          <w:b/>
          <w:bCs/>
          <w:color w:val="000000"/>
          <w:sz w:val="18"/>
          <w:szCs w:val="18"/>
          <w:lang w:val="en-US"/>
        </w:rPr>
        <w:t>)</w:t>
      </w:r>
    </w:p>
    <w:p w14:paraId="65CF845E" w14:textId="3806DBDC" w:rsidR="00AF7455" w:rsidRDefault="00CC7C25" w:rsidP="00CC7C25">
      <w:pPr>
        <w:rPr>
          <w:rFonts w:ascii="Verdana" w:hAnsi="Verdana" w:cs="Verdana"/>
          <w:b/>
          <w:bCs/>
          <w:color w:val="000000"/>
          <w:sz w:val="18"/>
          <w:szCs w:val="18"/>
          <w:lang w:val="en-US"/>
        </w:rPr>
      </w:pPr>
      <w:r w:rsidRPr="00CC7C25">
        <w:rPr>
          <w:rFonts w:ascii="Verdana" w:hAnsi="Verdana" w:cs="Verdana"/>
          <w:color w:val="000000"/>
          <w:sz w:val="18"/>
          <w:szCs w:val="18"/>
          <w:lang w:val="en-US"/>
        </w:rPr>
        <w:t>COMMENT</w:t>
      </w:r>
      <w:r w:rsidRPr="00CC7C25">
        <w:rPr>
          <w:rFonts w:ascii="Verdana" w:hAnsi="Verdana" w:cs="Verdana"/>
          <w:color w:val="808080"/>
          <w:sz w:val="18"/>
          <w:szCs w:val="18"/>
          <w:lang w:val="en-US"/>
        </w:rPr>
        <w:t xml:space="preserve"> </w:t>
      </w:r>
      <w:r w:rsidRPr="00CC7C25">
        <w:rPr>
          <w:rFonts w:ascii="Verdana" w:hAnsi="Verdana" w:cs="Verdana"/>
          <w:b/>
          <w:bCs/>
          <w:color w:val="000000"/>
          <w:sz w:val="18"/>
          <w:szCs w:val="18"/>
          <w:lang w:val="en-US"/>
        </w:rPr>
        <w:t>=</w:t>
      </w:r>
      <w:r w:rsidRPr="00CC7C25">
        <w:rPr>
          <w:rFonts w:ascii="Verdana" w:hAnsi="Verdana" w:cs="Verdana"/>
          <w:color w:val="808080"/>
          <w:sz w:val="18"/>
          <w:szCs w:val="18"/>
          <w:lang w:val="en-US"/>
        </w:rPr>
        <w:t xml:space="preserve"> </w:t>
      </w:r>
      <w:r w:rsidRPr="00CC7C25">
        <w:rPr>
          <w:rFonts w:ascii="Consolas" w:hAnsi="Consolas" w:cs="Consolas"/>
          <w:color w:val="7F007F"/>
          <w:sz w:val="18"/>
          <w:szCs w:val="18"/>
          <w:lang w:val="en-US"/>
        </w:rPr>
        <w:t>'Trip table for Raven-GPS'</w:t>
      </w:r>
      <w:r w:rsidRPr="00CC7C25">
        <w:rPr>
          <w:rFonts w:ascii="Verdana" w:hAnsi="Verdana" w:cs="Verdana"/>
          <w:b/>
          <w:bCs/>
          <w:color w:val="000000"/>
          <w:sz w:val="18"/>
          <w:szCs w:val="18"/>
          <w:lang w:val="en-US"/>
        </w:rPr>
        <w:t>;</w:t>
      </w:r>
    </w:p>
    <w:sectPr w:rsidR="00AF7455" w:rsidSect="00C12CD0">
      <w:headerReference w:type="default" r:id="rId21"/>
      <w:footerReference w:type="default" r:id="rId22"/>
      <w:type w:val="nextColumn"/>
      <w:pgSz w:w="11906" w:h="16838" w:code="9"/>
      <w:pgMar w:top="1701" w:right="1134" w:bottom="1701"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E36185" w14:textId="77777777" w:rsidR="00E42DB7" w:rsidRDefault="00E42DB7" w:rsidP="00F62D37">
      <w:pPr>
        <w:spacing w:after="0" w:line="240" w:lineRule="auto"/>
      </w:pPr>
      <w:r>
        <w:separator/>
      </w:r>
    </w:p>
  </w:endnote>
  <w:endnote w:type="continuationSeparator" w:id="0">
    <w:p w14:paraId="136777E6" w14:textId="77777777" w:rsidR="00E42DB7" w:rsidRDefault="00E42DB7" w:rsidP="00F62D37">
      <w:pPr>
        <w:spacing w:after="0" w:line="240" w:lineRule="auto"/>
      </w:pPr>
      <w:r>
        <w:continuationSeparator/>
      </w:r>
    </w:p>
  </w:endnote>
  <w:endnote w:type="continuationNotice" w:id="1">
    <w:p w14:paraId="627C4028" w14:textId="77777777" w:rsidR="00E42DB7" w:rsidRDefault="00E42DB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Futura Bk BT">
    <w:altName w:val="Segoe UI"/>
    <w:panose1 w:val="020B0502020204020303"/>
    <w:charset w:val="00"/>
    <w:family w:val="swiss"/>
    <w:pitch w:val="variable"/>
    <w:sig w:usb0="00000087" w:usb1="00000000" w:usb2="00000000" w:usb3="00000000" w:csb0="0000001B" w:csb1="00000000"/>
  </w:font>
  <w:font w:name="Calibri Light">
    <w:panose1 w:val="020F0302020204030204"/>
    <w:charset w:val="00"/>
    <w:family w:val="swiss"/>
    <w:pitch w:val="variable"/>
    <w:sig w:usb0="A0002AEF" w:usb1="4000207B" w:usb2="00000000"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Monaco for Powerline">
    <w:charset w:val="00"/>
    <w:family w:val="auto"/>
    <w:pitch w:val="variable"/>
    <w:sig w:usb0="A00002FF" w:usb1="5000207A" w:usb2="00000000" w:usb3="00000000" w:csb0="00000097"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1924504"/>
      <w:docPartObj>
        <w:docPartGallery w:val="Page Numbers (Bottom of Page)"/>
        <w:docPartUnique/>
      </w:docPartObj>
    </w:sdtPr>
    <w:sdtEndPr/>
    <w:sdtContent>
      <w:p w14:paraId="5F18242E" w14:textId="28BBAE69" w:rsidR="003A4AB3" w:rsidRDefault="003A4AB3">
        <w:pPr>
          <w:pStyle w:val="Footer"/>
          <w:jc w:val="right"/>
        </w:pPr>
        <w:r>
          <w:fldChar w:fldCharType="begin"/>
        </w:r>
        <w:r>
          <w:instrText>PAGE   \* MERGEFORMAT</w:instrText>
        </w:r>
        <w:r>
          <w:fldChar w:fldCharType="separate"/>
        </w:r>
        <w:r w:rsidR="00C12CD0">
          <w:rPr>
            <w:noProof/>
          </w:rPr>
          <w:t>51</w:t>
        </w:r>
        <w:r>
          <w:fldChar w:fldCharType="end"/>
        </w:r>
      </w:p>
    </w:sdtContent>
  </w:sdt>
  <w:p w14:paraId="3C30D2A0" w14:textId="77777777" w:rsidR="003A4AB3" w:rsidRDefault="003A4AB3" w:rsidP="00F62D3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F22AFA" w14:textId="77777777" w:rsidR="00E42DB7" w:rsidRDefault="00E42DB7" w:rsidP="00F62D37">
      <w:pPr>
        <w:spacing w:after="0" w:line="240" w:lineRule="auto"/>
      </w:pPr>
      <w:r>
        <w:separator/>
      </w:r>
    </w:p>
  </w:footnote>
  <w:footnote w:type="continuationSeparator" w:id="0">
    <w:p w14:paraId="13CC501F" w14:textId="77777777" w:rsidR="00E42DB7" w:rsidRDefault="00E42DB7" w:rsidP="00F62D37">
      <w:pPr>
        <w:spacing w:after="0" w:line="240" w:lineRule="auto"/>
      </w:pPr>
      <w:r>
        <w:continuationSeparator/>
      </w:r>
    </w:p>
  </w:footnote>
  <w:footnote w:type="continuationNotice" w:id="1">
    <w:p w14:paraId="16208AEA" w14:textId="77777777" w:rsidR="00E42DB7" w:rsidRDefault="00E42DB7">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9FDCF8" w14:textId="03B4A5C5" w:rsidR="003A4AB3" w:rsidRDefault="003A4AB3" w:rsidP="005907F3">
    <w:pPr>
      <w:pStyle w:val="Header"/>
      <w:tabs>
        <w:tab w:val="clear" w:pos="4819"/>
      </w:tabs>
    </w:pPr>
    <w:r>
      <w:t>H5 – Projekt</w:t>
    </w:r>
    <w:r w:rsidR="005907F3">
      <w:tab/>
    </w:r>
  </w:p>
  <w:p w14:paraId="52893261" w14:textId="42FCFA0F" w:rsidR="003A4AB3" w:rsidRPr="00984FB6" w:rsidRDefault="003A4AB3" w:rsidP="005907F3">
    <w:pPr>
      <w:pStyle w:val="Header"/>
      <w:tabs>
        <w:tab w:val="clear" w:pos="4819"/>
      </w:tabs>
      <w:rPr>
        <w:sz w:val="22"/>
      </w:rPr>
    </w:pPr>
    <w:r w:rsidRPr="00984FB6">
      <w:rPr>
        <w:szCs w:val="28"/>
      </w:rPr>
      <w:t>Rasmus W. Knudsen &amp; Niklas W. Micheelsen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66B25ADC"/>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BBDA428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4596DF9"/>
    <w:multiLevelType w:val="hybridMultilevel"/>
    <w:tmpl w:val="91B2BBD4"/>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3" w15:restartNumberingAfterBreak="0">
    <w:nsid w:val="0BE15E36"/>
    <w:multiLevelType w:val="multilevel"/>
    <w:tmpl w:val="010C6B5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2D4047C"/>
    <w:multiLevelType w:val="hybridMultilevel"/>
    <w:tmpl w:val="7728BE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337475F"/>
    <w:multiLevelType w:val="hybridMultilevel"/>
    <w:tmpl w:val="A808BD28"/>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6" w15:restartNumberingAfterBreak="0">
    <w:nsid w:val="135840EE"/>
    <w:multiLevelType w:val="hybridMultilevel"/>
    <w:tmpl w:val="51B26E5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1CDE339D"/>
    <w:multiLevelType w:val="multilevel"/>
    <w:tmpl w:val="8E88A340"/>
    <w:lvl w:ilvl="0">
      <w:start w:val="1"/>
      <w:numFmt w:val="decimal"/>
      <w:lvlText w:val="%1"/>
      <w:lvlJc w:val="left"/>
      <w:pPr>
        <w:ind w:left="540" w:hanging="540"/>
      </w:pPr>
      <w:rPr>
        <w:rFonts w:hint="default"/>
      </w:rPr>
    </w:lvl>
    <w:lvl w:ilvl="1">
      <w:start w:va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F5B1330"/>
    <w:multiLevelType w:val="multilevel"/>
    <w:tmpl w:val="B0681F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523639E"/>
    <w:multiLevelType w:val="multilevel"/>
    <w:tmpl w:val="ADA291BC"/>
    <w:lvl w:ilvl="0">
      <w:start w:val="1"/>
      <w:numFmt w:val="bullet"/>
      <w:lvlRestart w:val="0"/>
      <w:lvlText w:val=""/>
      <w:lvlJc w:val="left"/>
      <w:pPr>
        <w:tabs>
          <w:tab w:val="num" w:pos="360"/>
        </w:tabs>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5D04C72"/>
    <w:multiLevelType w:val="hybridMultilevel"/>
    <w:tmpl w:val="0D2EF0D2"/>
    <w:lvl w:ilvl="0" w:tplc="AC2224C0">
      <w:start w:val="1"/>
      <w:numFmt w:val="decimal"/>
      <w:lvlText w:val="%1."/>
      <w:lvlJc w:val="left"/>
      <w:pPr>
        <w:ind w:left="108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2C2365C3"/>
    <w:multiLevelType w:val="multilevel"/>
    <w:tmpl w:val="5C32716E"/>
    <w:lvl w:ilvl="0">
      <w:start w:val="1"/>
      <w:numFmt w:val="decimal"/>
      <w:lvlText w:val="%1"/>
      <w:lvlJc w:val="left"/>
      <w:pPr>
        <w:ind w:left="615" w:hanging="615"/>
      </w:pPr>
      <w:rPr>
        <w:rFonts w:hint="default"/>
      </w:rPr>
    </w:lvl>
    <w:lvl w:ilvl="1">
      <w:start w:va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4532296"/>
    <w:multiLevelType w:val="hybridMultilevel"/>
    <w:tmpl w:val="8D4863D0"/>
    <w:lvl w:ilvl="0" w:tplc="AC2224C0">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13" w15:restartNumberingAfterBreak="0">
    <w:nsid w:val="35C3309F"/>
    <w:multiLevelType w:val="hybridMultilevel"/>
    <w:tmpl w:val="C1509ED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368E1F2C"/>
    <w:multiLevelType w:val="singleLevel"/>
    <w:tmpl w:val="AA80654C"/>
    <w:lvl w:ilvl="0">
      <w:start w:val="1"/>
      <w:numFmt w:val="decimal"/>
      <w:lvlRestart w:val="0"/>
      <w:lvlText w:val="%1."/>
      <w:lvlJc w:val="left"/>
      <w:pPr>
        <w:tabs>
          <w:tab w:val="num" w:pos="360"/>
        </w:tabs>
        <w:ind w:left="360" w:hanging="360"/>
      </w:pPr>
    </w:lvl>
  </w:abstractNum>
  <w:abstractNum w:abstractNumId="15" w15:restartNumberingAfterBreak="0">
    <w:nsid w:val="3BD0599C"/>
    <w:multiLevelType w:val="hybridMultilevel"/>
    <w:tmpl w:val="E40E751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445234E2"/>
    <w:multiLevelType w:val="multilevel"/>
    <w:tmpl w:val="E3B2EA78"/>
    <w:lvl w:ilvl="0">
      <w:start w:val="1"/>
      <w:numFmt w:val="decimal"/>
      <w:lvlText w:val="%1"/>
      <w:lvlJc w:val="left"/>
      <w:pPr>
        <w:ind w:left="480" w:hanging="480"/>
      </w:pPr>
      <w:rPr>
        <w:rFonts w:hint="default"/>
      </w:rPr>
    </w:lvl>
    <w:lvl w:ilvl="1">
      <w:start w:va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7096B29"/>
    <w:multiLevelType w:val="multilevel"/>
    <w:tmpl w:val="842C1382"/>
    <w:lvl w:ilvl="0">
      <w:start w:val="1"/>
      <w:numFmt w:val="decimal"/>
      <w:lvlText w:val="%1"/>
      <w:lvlJc w:val="left"/>
      <w:pPr>
        <w:ind w:left="480" w:hanging="480"/>
      </w:pPr>
      <w:rPr>
        <w:rFonts w:hint="default"/>
      </w:rPr>
    </w:lvl>
    <w:lvl w:ilvl="1">
      <w:start w:va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CFF2EBB"/>
    <w:multiLevelType w:val="hybridMultilevel"/>
    <w:tmpl w:val="D960D3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6D3C5C45"/>
    <w:multiLevelType w:val="multilevel"/>
    <w:tmpl w:val="0BB4561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6D923E69"/>
    <w:multiLevelType w:val="multilevel"/>
    <w:tmpl w:val="42841BCE"/>
    <w:lvl w:ilvl="0">
      <w:start w:val="1"/>
      <w:numFmt w:val="bullet"/>
      <w:lvlRestart w:val="0"/>
      <w:lvlText w:val=""/>
      <w:lvlJc w:val="left"/>
      <w:pPr>
        <w:tabs>
          <w:tab w:val="num" w:pos="360"/>
        </w:tabs>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73BF3266"/>
    <w:multiLevelType w:val="singleLevel"/>
    <w:tmpl w:val="38AA3E60"/>
    <w:lvl w:ilvl="0">
      <w:start w:val="1"/>
      <w:numFmt w:val="decimal"/>
      <w:lvlRestart w:val="0"/>
      <w:lvlText w:val="%1."/>
      <w:lvlJc w:val="left"/>
      <w:pPr>
        <w:tabs>
          <w:tab w:val="num" w:pos="360"/>
        </w:tabs>
        <w:ind w:left="360" w:hanging="360"/>
      </w:pPr>
    </w:lvl>
  </w:abstractNum>
  <w:abstractNum w:abstractNumId="22" w15:restartNumberingAfterBreak="0">
    <w:nsid w:val="7E6A737A"/>
    <w:multiLevelType w:val="hybridMultilevel"/>
    <w:tmpl w:val="0D2EF0D2"/>
    <w:lvl w:ilvl="0" w:tplc="AC2224C0">
      <w:start w:val="1"/>
      <w:numFmt w:val="decimal"/>
      <w:lvlText w:val="%1."/>
      <w:lvlJc w:val="left"/>
      <w:pPr>
        <w:ind w:left="108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7FCA3D37"/>
    <w:multiLevelType w:val="hybridMultilevel"/>
    <w:tmpl w:val="0D2EF0D2"/>
    <w:lvl w:ilvl="0" w:tplc="AC2224C0">
      <w:start w:val="1"/>
      <w:numFmt w:val="decimal"/>
      <w:lvlText w:val="%1."/>
      <w:lvlJc w:val="left"/>
      <w:pPr>
        <w:ind w:left="108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2"/>
  </w:num>
  <w:num w:numId="2">
    <w:abstractNumId w:val="4"/>
  </w:num>
  <w:num w:numId="3">
    <w:abstractNumId w:val="6"/>
  </w:num>
  <w:num w:numId="4">
    <w:abstractNumId w:val="15"/>
  </w:num>
  <w:num w:numId="5">
    <w:abstractNumId w:val="18"/>
  </w:num>
  <w:num w:numId="6">
    <w:abstractNumId w:val="19"/>
  </w:num>
  <w:num w:numId="7">
    <w:abstractNumId w:val="3"/>
  </w:num>
  <w:num w:numId="8">
    <w:abstractNumId w:val="7"/>
  </w:num>
  <w:num w:numId="9">
    <w:abstractNumId w:val="11"/>
  </w:num>
  <w:num w:numId="10">
    <w:abstractNumId w:val="8"/>
  </w:num>
  <w:num w:numId="11">
    <w:abstractNumId w:val="17"/>
  </w:num>
  <w:num w:numId="12">
    <w:abstractNumId w:val="16"/>
  </w:num>
  <w:num w:numId="13">
    <w:abstractNumId w:val="1"/>
  </w:num>
  <w:num w:numId="14">
    <w:abstractNumId w:val="20"/>
  </w:num>
  <w:num w:numId="15">
    <w:abstractNumId w:val="13"/>
  </w:num>
  <w:num w:numId="16">
    <w:abstractNumId w:val="5"/>
  </w:num>
  <w:num w:numId="17">
    <w:abstractNumId w:val="12"/>
  </w:num>
  <w:num w:numId="18">
    <w:abstractNumId w:val="10"/>
  </w:num>
  <w:num w:numId="19">
    <w:abstractNumId w:val="23"/>
  </w:num>
  <w:num w:numId="20">
    <w:abstractNumId w:val="22"/>
  </w:num>
  <w:num w:numId="21">
    <w:abstractNumId w:val="9"/>
  </w:num>
  <w:num w:numId="22">
    <w:abstractNumId w:val="0"/>
  </w:num>
  <w:num w:numId="23">
    <w:abstractNumId w:val="21"/>
  </w:num>
  <w:num w:numId="24">
    <w:abstractNumId w:val="1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klas Micheelsen">
    <w15:presenceInfo w15:providerId="Windows Live" w15:userId="9b792ac265ee9ff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proofState w:grammar="clean"/>
  <w:defaultTabStop w:val="1304"/>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013D"/>
    <w:rsid w:val="000019A0"/>
    <w:rsid w:val="0000496C"/>
    <w:rsid w:val="000053D4"/>
    <w:rsid w:val="0000584F"/>
    <w:rsid w:val="00005A66"/>
    <w:rsid w:val="0001117F"/>
    <w:rsid w:val="00012EF2"/>
    <w:rsid w:val="00012F6D"/>
    <w:rsid w:val="000169A6"/>
    <w:rsid w:val="00017888"/>
    <w:rsid w:val="00022755"/>
    <w:rsid w:val="00023516"/>
    <w:rsid w:val="00024420"/>
    <w:rsid w:val="00024CB9"/>
    <w:rsid w:val="00027D9C"/>
    <w:rsid w:val="00030899"/>
    <w:rsid w:val="00032421"/>
    <w:rsid w:val="00032E78"/>
    <w:rsid w:val="0003607B"/>
    <w:rsid w:val="0005098F"/>
    <w:rsid w:val="00051CEC"/>
    <w:rsid w:val="00062E13"/>
    <w:rsid w:val="00063FC7"/>
    <w:rsid w:val="000729C9"/>
    <w:rsid w:val="00077FFD"/>
    <w:rsid w:val="0008135C"/>
    <w:rsid w:val="00086930"/>
    <w:rsid w:val="00090E11"/>
    <w:rsid w:val="00090FBD"/>
    <w:rsid w:val="00096857"/>
    <w:rsid w:val="00097B5D"/>
    <w:rsid w:val="00097D2C"/>
    <w:rsid w:val="000A0736"/>
    <w:rsid w:val="000B3A6E"/>
    <w:rsid w:val="000B53CA"/>
    <w:rsid w:val="000C061D"/>
    <w:rsid w:val="000D29E4"/>
    <w:rsid w:val="000D50F3"/>
    <w:rsid w:val="000D69F4"/>
    <w:rsid w:val="000E0AF4"/>
    <w:rsid w:val="000E2C39"/>
    <w:rsid w:val="000E5854"/>
    <w:rsid w:val="000E59D4"/>
    <w:rsid w:val="000E652B"/>
    <w:rsid w:val="000E6E2A"/>
    <w:rsid w:val="00115351"/>
    <w:rsid w:val="00120C03"/>
    <w:rsid w:val="00127893"/>
    <w:rsid w:val="0013045D"/>
    <w:rsid w:val="00151C12"/>
    <w:rsid w:val="00152762"/>
    <w:rsid w:val="00152F9E"/>
    <w:rsid w:val="001530D9"/>
    <w:rsid w:val="00155654"/>
    <w:rsid w:val="00165FE2"/>
    <w:rsid w:val="001674F7"/>
    <w:rsid w:val="00171BB3"/>
    <w:rsid w:val="00172BC8"/>
    <w:rsid w:val="001755F3"/>
    <w:rsid w:val="00184956"/>
    <w:rsid w:val="00187BB8"/>
    <w:rsid w:val="001A1235"/>
    <w:rsid w:val="001A5CDB"/>
    <w:rsid w:val="001B0471"/>
    <w:rsid w:val="001B0B90"/>
    <w:rsid w:val="001B2120"/>
    <w:rsid w:val="001C5EE5"/>
    <w:rsid w:val="001D0343"/>
    <w:rsid w:val="001D4D7F"/>
    <w:rsid w:val="001E3955"/>
    <w:rsid w:val="001E3F4A"/>
    <w:rsid w:val="001E52C7"/>
    <w:rsid w:val="001F1B57"/>
    <w:rsid w:val="001F594B"/>
    <w:rsid w:val="001F794F"/>
    <w:rsid w:val="00201467"/>
    <w:rsid w:val="00201C5F"/>
    <w:rsid w:val="00203506"/>
    <w:rsid w:val="002037B3"/>
    <w:rsid w:val="002105EF"/>
    <w:rsid w:val="00210A38"/>
    <w:rsid w:val="002124CE"/>
    <w:rsid w:val="002143F2"/>
    <w:rsid w:val="00216476"/>
    <w:rsid w:val="002267EA"/>
    <w:rsid w:val="00231E54"/>
    <w:rsid w:val="00236BB4"/>
    <w:rsid w:val="00242F59"/>
    <w:rsid w:val="00246D03"/>
    <w:rsid w:val="00246D28"/>
    <w:rsid w:val="002507FB"/>
    <w:rsid w:val="00253185"/>
    <w:rsid w:val="0025416D"/>
    <w:rsid w:val="00254320"/>
    <w:rsid w:val="00254AE7"/>
    <w:rsid w:val="00265B76"/>
    <w:rsid w:val="002700FA"/>
    <w:rsid w:val="00274566"/>
    <w:rsid w:val="002762F3"/>
    <w:rsid w:val="00290280"/>
    <w:rsid w:val="00296673"/>
    <w:rsid w:val="002A07AD"/>
    <w:rsid w:val="002A3875"/>
    <w:rsid w:val="002A3E51"/>
    <w:rsid w:val="002B4B69"/>
    <w:rsid w:val="002C31A7"/>
    <w:rsid w:val="002D6B78"/>
    <w:rsid w:val="002F3D16"/>
    <w:rsid w:val="002F7F29"/>
    <w:rsid w:val="0030005A"/>
    <w:rsid w:val="00307415"/>
    <w:rsid w:val="00310A7D"/>
    <w:rsid w:val="00310D9C"/>
    <w:rsid w:val="00311845"/>
    <w:rsid w:val="0031378E"/>
    <w:rsid w:val="00315EFD"/>
    <w:rsid w:val="003160EB"/>
    <w:rsid w:val="00317996"/>
    <w:rsid w:val="00320F8D"/>
    <w:rsid w:val="0032230C"/>
    <w:rsid w:val="00324C42"/>
    <w:rsid w:val="0033714B"/>
    <w:rsid w:val="00350BFA"/>
    <w:rsid w:val="003518C5"/>
    <w:rsid w:val="00351C6F"/>
    <w:rsid w:val="00360050"/>
    <w:rsid w:val="00364ADE"/>
    <w:rsid w:val="00365C47"/>
    <w:rsid w:val="00373C18"/>
    <w:rsid w:val="0037565F"/>
    <w:rsid w:val="00377F23"/>
    <w:rsid w:val="003832EC"/>
    <w:rsid w:val="00384452"/>
    <w:rsid w:val="00384A5B"/>
    <w:rsid w:val="0039020A"/>
    <w:rsid w:val="00396B0A"/>
    <w:rsid w:val="00396F4F"/>
    <w:rsid w:val="00397C89"/>
    <w:rsid w:val="003A46CF"/>
    <w:rsid w:val="003A4AB3"/>
    <w:rsid w:val="003A7731"/>
    <w:rsid w:val="003B2F0C"/>
    <w:rsid w:val="003C0F0D"/>
    <w:rsid w:val="003C3BE5"/>
    <w:rsid w:val="003C4539"/>
    <w:rsid w:val="003D1C32"/>
    <w:rsid w:val="003D1DCE"/>
    <w:rsid w:val="003D647B"/>
    <w:rsid w:val="003E3061"/>
    <w:rsid w:val="003E36BD"/>
    <w:rsid w:val="003F01AF"/>
    <w:rsid w:val="003F1F64"/>
    <w:rsid w:val="003F36BF"/>
    <w:rsid w:val="003F5F89"/>
    <w:rsid w:val="003F5F9E"/>
    <w:rsid w:val="003F7765"/>
    <w:rsid w:val="00412BE6"/>
    <w:rsid w:val="00412FFF"/>
    <w:rsid w:val="00416FD0"/>
    <w:rsid w:val="004170A9"/>
    <w:rsid w:val="00420F20"/>
    <w:rsid w:val="0042255F"/>
    <w:rsid w:val="004234B3"/>
    <w:rsid w:val="004344D5"/>
    <w:rsid w:val="004347DB"/>
    <w:rsid w:val="004349A5"/>
    <w:rsid w:val="00436AE7"/>
    <w:rsid w:val="0043760C"/>
    <w:rsid w:val="004426CF"/>
    <w:rsid w:val="00446C89"/>
    <w:rsid w:val="0044756F"/>
    <w:rsid w:val="0045000A"/>
    <w:rsid w:val="00451480"/>
    <w:rsid w:val="00452211"/>
    <w:rsid w:val="004532D5"/>
    <w:rsid w:val="0046128A"/>
    <w:rsid w:val="0046492C"/>
    <w:rsid w:val="00467BB0"/>
    <w:rsid w:val="00476C1C"/>
    <w:rsid w:val="00485437"/>
    <w:rsid w:val="00486763"/>
    <w:rsid w:val="0048779D"/>
    <w:rsid w:val="004A10CE"/>
    <w:rsid w:val="004A34DB"/>
    <w:rsid w:val="004A5E0D"/>
    <w:rsid w:val="004A5FCF"/>
    <w:rsid w:val="004A7687"/>
    <w:rsid w:val="004B6964"/>
    <w:rsid w:val="004C441F"/>
    <w:rsid w:val="004C5B22"/>
    <w:rsid w:val="004D212C"/>
    <w:rsid w:val="004D7022"/>
    <w:rsid w:val="004F1A2C"/>
    <w:rsid w:val="004F7671"/>
    <w:rsid w:val="00502509"/>
    <w:rsid w:val="0050544A"/>
    <w:rsid w:val="00521668"/>
    <w:rsid w:val="00526AC3"/>
    <w:rsid w:val="00537EF2"/>
    <w:rsid w:val="00542A99"/>
    <w:rsid w:val="0055167D"/>
    <w:rsid w:val="0055731D"/>
    <w:rsid w:val="00560088"/>
    <w:rsid w:val="005651AA"/>
    <w:rsid w:val="00567E5A"/>
    <w:rsid w:val="00570CCE"/>
    <w:rsid w:val="005753FE"/>
    <w:rsid w:val="005760A2"/>
    <w:rsid w:val="005760CA"/>
    <w:rsid w:val="00576575"/>
    <w:rsid w:val="005765F6"/>
    <w:rsid w:val="005835CE"/>
    <w:rsid w:val="0058527C"/>
    <w:rsid w:val="005907F3"/>
    <w:rsid w:val="00591FB2"/>
    <w:rsid w:val="00595A03"/>
    <w:rsid w:val="005A6C42"/>
    <w:rsid w:val="005A7E69"/>
    <w:rsid w:val="005B122F"/>
    <w:rsid w:val="005B56FC"/>
    <w:rsid w:val="005B5732"/>
    <w:rsid w:val="005B7CF3"/>
    <w:rsid w:val="005C26C8"/>
    <w:rsid w:val="005C4162"/>
    <w:rsid w:val="005C6935"/>
    <w:rsid w:val="005C7B0A"/>
    <w:rsid w:val="005D3088"/>
    <w:rsid w:val="005D68C7"/>
    <w:rsid w:val="005E2AAE"/>
    <w:rsid w:val="005E3A7B"/>
    <w:rsid w:val="005E4C19"/>
    <w:rsid w:val="005E64D6"/>
    <w:rsid w:val="00602696"/>
    <w:rsid w:val="00613B7C"/>
    <w:rsid w:val="00615F47"/>
    <w:rsid w:val="00616E41"/>
    <w:rsid w:val="0061795B"/>
    <w:rsid w:val="00620EE5"/>
    <w:rsid w:val="006275C3"/>
    <w:rsid w:val="0063051D"/>
    <w:rsid w:val="00633648"/>
    <w:rsid w:val="00641858"/>
    <w:rsid w:val="006515C4"/>
    <w:rsid w:val="006642A0"/>
    <w:rsid w:val="006642BC"/>
    <w:rsid w:val="006646E9"/>
    <w:rsid w:val="00665495"/>
    <w:rsid w:val="0067045A"/>
    <w:rsid w:val="00682B00"/>
    <w:rsid w:val="00683FE7"/>
    <w:rsid w:val="00694F3E"/>
    <w:rsid w:val="00696365"/>
    <w:rsid w:val="00697016"/>
    <w:rsid w:val="0069772F"/>
    <w:rsid w:val="006A334B"/>
    <w:rsid w:val="006A4673"/>
    <w:rsid w:val="006B0034"/>
    <w:rsid w:val="006B03AA"/>
    <w:rsid w:val="006B2BA0"/>
    <w:rsid w:val="006B32C1"/>
    <w:rsid w:val="006B3B3C"/>
    <w:rsid w:val="006B4A26"/>
    <w:rsid w:val="006C22EC"/>
    <w:rsid w:val="006C4B08"/>
    <w:rsid w:val="006D0D9C"/>
    <w:rsid w:val="006D264F"/>
    <w:rsid w:val="006D68C3"/>
    <w:rsid w:val="006F184F"/>
    <w:rsid w:val="00704FC8"/>
    <w:rsid w:val="00707739"/>
    <w:rsid w:val="007101C7"/>
    <w:rsid w:val="00714C6D"/>
    <w:rsid w:val="007155C7"/>
    <w:rsid w:val="00726812"/>
    <w:rsid w:val="00730F62"/>
    <w:rsid w:val="00740C5F"/>
    <w:rsid w:val="00742B99"/>
    <w:rsid w:val="007574ED"/>
    <w:rsid w:val="00767521"/>
    <w:rsid w:val="00771311"/>
    <w:rsid w:val="007728DB"/>
    <w:rsid w:val="00773EE8"/>
    <w:rsid w:val="0078260B"/>
    <w:rsid w:val="00786981"/>
    <w:rsid w:val="007916FC"/>
    <w:rsid w:val="00791D0E"/>
    <w:rsid w:val="00796C5E"/>
    <w:rsid w:val="007970BF"/>
    <w:rsid w:val="007A013D"/>
    <w:rsid w:val="007A0770"/>
    <w:rsid w:val="007A0D94"/>
    <w:rsid w:val="007B72A3"/>
    <w:rsid w:val="007C29E1"/>
    <w:rsid w:val="007C3E95"/>
    <w:rsid w:val="007C74C2"/>
    <w:rsid w:val="007D16D1"/>
    <w:rsid w:val="007E16BA"/>
    <w:rsid w:val="007E31C1"/>
    <w:rsid w:val="007E7CB9"/>
    <w:rsid w:val="007F33CA"/>
    <w:rsid w:val="007F389C"/>
    <w:rsid w:val="00811C81"/>
    <w:rsid w:val="008143BE"/>
    <w:rsid w:val="00823348"/>
    <w:rsid w:val="00823AFD"/>
    <w:rsid w:val="00825083"/>
    <w:rsid w:val="00826443"/>
    <w:rsid w:val="0082687D"/>
    <w:rsid w:val="00830C99"/>
    <w:rsid w:val="008310C2"/>
    <w:rsid w:val="008349E7"/>
    <w:rsid w:val="00845D4D"/>
    <w:rsid w:val="00845DAC"/>
    <w:rsid w:val="008614E8"/>
    <w:rsid w:val="00862418"/>
    <w:rsid w:val="00863E61"/>
    <w:rsid w:val="0086436A"/>
    <w:rsid w:val="00865A67"/>
    <w:rsid w:val="0086665A"/>
    <w:rsid w:val="00876452"/>
    <w:rsid w:val="008774F4"/>
    <w:rsid w:val="00884177"/>
    <w:rsid w:val="0088757D"/>
    <w:rsid w:val="00887F36"/>
    <w:rsid w:val="008910D5"/>
    <w:rsid w:val="008A6805"/>
    <w:rsid w:val="008A7DC0"/>
    <w:rsid w:val="008B0991"/>
    <w:rsid w:val="008B0AC2"/>
    <w:rsid w:val="008B0E44"/>
    <w:rsid w:val="008B37D9"/>
    <w:rsid w:val="008B3992"/>
    <w:rsid w:val="008B3E34"/>
    <w:rsid w:val="008B495A"/>
    <w:rsid w:val="008B7ADA"/>
    <w:rsid w:val="008C2C18"/>
    <w:rsid w:val="008C3A9D"/>
    <w:rsid w:val="008C3C9B"/>
    <w:rsid w:val="008C4154"/>
    <w:rsid w:val="008C530B"/>
    <w:rsid w:val="008D7035"/>
    <w:rsid w:val="008E2C4A"/>
    <w:rsid w:val="008E43E1"/>
    <w:rsid w:val="008E6D4D"/>
    <w:rsid w:val="008E71F2"/>
    <w:rsid w:val="008F1D62"/>
    <w:rsid w:val="008F3622"/>
    <w:rsid w:val="008F3F93"/>
    <w:rsid w:val="009032A3"/>
    <w:rsid w:val="009116E6"/>
    <w:rsid w:val="00920854"/>
    <w:rsid w:val="00924532"/>
    <w:rsid w:val="00925E9C"/>
    <w:rsid w:val="00927F20"/>
    <w:rsid w:val="00944483"/>
    <w:rsid w:val="009461C4"/>
    <w:rsid w:val="0095571B"/>
    <w:rsid w:val="00965147"/>
    <w:rsid w:val="009671E8"/>
    <w:rsid w:val="00984FB6"/>
    <w:rsid w:val="00985ECC"/>
    <w:rsid w:val="009917AA"/>
    <w:rsid w:val="00991A38"/>
    <w:rsid w:val="009961D1"/>
    <w:rsid w:val="009976E0"/>
    <w:rsid w:val="009A0017"/>
    <w:rsid w:val="009A21B9"/>
    <w:rsid w:val="009B2860"/>
    <w:rsid w:val="009C1720"/>
    <w:rsid w:val="009C2A7E"/>
    <w:rsid w:val="009C6C99"/>
    <w:rsid w:val="009C7D1F"/>
    <w:rsid w:val="009D2E03"/>
    <w:rsid w:val="009E587D"/>
    <w:rsid w:val="009E6829"/>
    <w:rsid w:val="009F2F63"/>
    <w:rsid w:val="009F3D7A"/>
    <w:rsid w:val="00A05EC5"/>
    <w:rsid w:val="00A06CC0"/>
    <w:rsid w:val="00A12505"/>
    <w:rsid w:val="00A165AA"/>
    <w:rsid w:val="00A17D2C"/>
    <w:rsid w:val="00A210CC"/>
    <w:rsid w:val="00A31445"/>
    <w:rsid w:val="00A47756"/>
    <w:rsid w:val="00A537CB"/>
    <w:rsid w:val="00A55698"/>
    <w:rsid w:val="00A55B38"/>
    <w:rsid w:val="00A56800"/>
    <w:rsid w:val="00A56CCF"/>
    <w:rsid w:val="00A57D05"/>
    <w:rsid w:val="00A61FC3"/>
    <w:rsid w:val="00A6397A"/>
    <w:rsid w:val="00A65F60"/>
    <w:rsid w:val="00A713AA"/>
    <w:rsid w:val="00A74717"/>
    <w:rsid w:val="00A74FEF"/>
    <w:rsid w:val="00A82ED1"/>
    <w:rsid w:val="00A94799"/>
    <w:rsid w:val="00AA4447"/>
    <w:rsid w:val="00AA59BE"/>
    <w:rsid w:val="00AA7C78"/>
    <w:rsid w:val="00AA7D46"/>
    <w:rsid w:val="00AB1A0C"/>
    <w:rsid w:val="00AB6C3F"/>
    <w:rsid w:val="00AB7FCE"/>
    <w:rsid w:val="00AC377C"/>
    <w:rsid w:val="00AD4D8B"/>
    <w:rsid w:val="00AD73EE"/>
    <w:rsid w:val="00AE3811"/>
    <w:rsid w:val="00AF0CF5"/>
    <w:rsid w:val="00AF5967"/>
    <w:rsid w:val="00AF7455"/>
    <w:rsid w:val="00AF78B9"/>
    <w:rsid w:val="00B0097B"/>
    <w:rsid w:val="00B01A2E"/>
    <w:rsid w:val="00B111DA"/>
    <w:rsid w:val="00B148EE"/>
    <w:rsid w:val="00B171D7"/>
    <w:rsid w:val="00B23E75"/>
    <w:rsid w:val="00B32EA6"/>
    <w:rsid w:val="00B3686C"/>
    <w:rsid w:val="00B36B9B"/>
    <w:rsid w:val="00B40955"/>
    <w:rsid w:val="00B41221"/>
    <w:rsid w:val="00B43BCB"/>
    <w:rsid w:val="00B47210"/>
    <w:rsid w:val="00B5474A"/>
    <w:rsid w:val="00B55A5A"/>
    <w:rsid w:val="00B71849"/>
    <w:rsid w:val="00B724C6"/>
    <w:rsid w:val="00B76AAC"/>
    <w:rsid w:val="00B80A84"/>
    <w:rsid w:val="00B85756"/>
    <w:rsid w:val="00B93F97"/>
    <w:rsid w:val="00B95AF1"/>
    <w:rsid w:val="00B97D11"/>
    <w:rsid w:val="00BA0FCE"/>
    <w:rsid w:val="00BA2F24"/>
    <w:rsid w:val="00BA2FE3"/>
    <w:rsid w:val="00BA4259"/>
    <w:rsid w:val="00BA5458"/>
    <w:rsid w:val="00BA5F8F"/>
    <w:rsid w:val="00BB0743"/>
    <w:rsid w:val="00BB087D"/>
    <w:rsid w:val="00BB101D"/>
    <w:rsid w:val="00BB1764"/>
    <w:rsid w:val="00BB2142"/>
    <w:rsid w:val="00BB2AD3"/>
    <w:rsid w:val="00BB5F63"/>
    <w:rsid w:val="00BC209B"/>
    <w:rsid w:val="00BD2D50"/>
    <w:rsid w:val="00BD6071"/>
    <w:rsid w:val="00BE64D7"/>
    <w:rsid w:val="00BE78E3"/>
    <w:rsid w:val="00BF2598"/>
    <w:rsid w:val="00BF545E"/>
    <w:rsid w:val="00C02483"/>
    <w:rsid w:val="00C05525"/>
    <w:rsid w:val="00C12BEC"/>
    <w:rsid w:val="00C12CD0"/>
    <w:rsid w:val="00C12FAA"/>
    <w:rsid w:val="00C22FA8"/>
    <w:rsid w:val="00C25DF1"/>
    <w:rsid w:val="00C25EB6"/>
    <w:rsid w:val="00C31A67"/>
    <w:rsid w:val="00C42D0E"/>
    <w:rsid w:val="00C5139B"/>
    <w:rsid w:val="00C57494"/>
    <w:rsid w:val="00C61A1A"/>
    <w:rsid w:val="00C73D4B"/>
    <w:rsid w:val="00C83BEA"/>
    <w:rsid w:val="00C930CA"/>
    <w:rsid w:val="00C9429B"/>
    <w:rsid w:val="00C97168"/>
    <w:rsid w:val="00CA0DAB"/>
    <w:rsid w:val="00CC19B5"/>
    <w:rsid w:val="00CC7C25"/>
    <w:rsid w:val="00CC7DBD"/>
    <w:rsid w:val="00CD126C"/>
    <w:rsid w:val="00CD22B8"/>
    <w:rsid w:val="00CE7EDD"/>
    <w:rsid w:val="00CF4C1B"/>
    <w:rsid w:val="00CF53BA"/>
    <w:rsid w:val="00CF58EE"/>
    <w:rsid w:val="00CF6CF4"/>
    <w:rsid w:val="00CF7AD3"/>
    <w:rsid w:val="00D02341"/>
    <w:rsid w:val="00D038F0"/>
    <w:rsid w:val="00D039B7"/>
    <w:rsid w:val="00D056F5"/>
    <w:rsid w:val="00D05A30"/>
    <w:rsid w:val="00D0684F"/>
    <w:rsid w:val="00D142EB"/>
    <w:rsid w:val="00D237BC"/>
    <w:rsid w:val="00D25481"/>
    <w:rsid w:val="00D2680C"/>
    <w:rsid w:val="00D35D01"/>
    <w:rsid w:val="00D41D52"/>
    <w:rsid w:val="00D45401"/>
    <w:rsid w:val="00D463E1"/>
    <w:rsid w:val="00D55247"/>
    <w:rsid w:val="00D622AF"/>
    <w:rsid w:val="00D623D8"/>
    <w:rsid w:val="00D7151E"/>
    <w:rsid w:val="00D74B8B"/>
    <w:rsid w:val="00D75B10"/>
    <w:rsid w:val="00D77A1B"/>
    <w:rsid w:val="00D8495A"/>
    <w:rsid w:val="00D90205"/>
    <w:rsid w:val="00D97A40"/>
    <w:rsid w:val="00DA080B"/>
    <w:rsid w:val="00DA7942"/>
    <w:rsid w:val="00DB58EA"/>
    <w:rsid w:val="00DC1E68"/>
    <w:rsid w:val="00DD0655"/>
    <w:rsid w:val="00DD276F"/>
    <w:rsid w:val="00DE0EF0"/>
    <w:rsid w:val="00DE3453"/>
    <w:rsid w:val="00DE7888"/>
    <w:rsid w:val="00DF2CE8"/>
    <w:rsid w:val="00DF4DD4"/>
    <w:rsid w:val="00DF75C6"/>
    <w:rsid w:val="00E05D1E"/>
    <w:rsid w:val="00E118CA"/>
    <w:rsid w:val="00E1407B"/>
    <w:rsid w:val="00E177D0"/>
    <w:rsid w:val="00E4177E"/>
    <w:rsid w:val="00E42DB7"/>
    <w:rsid w:val="00E43F52"/>
    <w:rsid w:val="00E43F75"/>
    <w:rsid w:val="00E45A03"/>
    <w:rsid w:val="00E475BF"/>
    <w:rsid w:val="00E51732"/>
    <w:rsid w:val="00E51DA8"/>
    <w:rsid w:val="00E5448A"/>
    <w:rsid w:val="00E556DE"/>
    <w:rsid w:val="00E75CC9"/>
    <w:rsid w:val="00E828C6"/>
    <w:rsid w:val="00E95236"/>
    <w:rsid w:val="00E97AB7"/>
    <w:rsid w:val="00E97F57"/>
    <w:rsid w:val="00EA3CB7"/>
    <w:rsid w:val="00EB5E0B"/>
    <w:rsid w:val="00EB753D"/>
    <w:rsid w:val="00EB7FCF"/>
    <w:rsid w:val="00EC08BF"/>
    <w:rsid w:val="00ED63E8"/>
    <w:rsid w:val="00ED7B29"/>
    <w:rsid w:val="00EE34A0"/>
    <w:rsid w:val="00EF56B0"/>
    <w:rsid w:val="00F0046D"/>
    <w:rsid w:val="00F00738"/>
    <w:rsid w:val="00F11229"/>
    <w:rsid w:val="00F21546"/>
    <w:rsid w:val="00F22243"/>
    <w:rsid w:val="00F3050B"/>
    <w:rsid w:val="00F315BB"/>
    <w:rsid w:val="00F31F7F"/>
    <w:rsid w:val="00F41A76"/>
    <w:rsid w:val="00F4689E"/>
    <w:rsid w:val="00F51655"/>
    <w:rsid w:val="00F542D1"/>
    <w:rsid w:val="00F55ADF"/>
    <w:rsid w:val="00F56EE1"/>
    <w:rsid w:val="00F62D37"/>
    <w:rsid w:val="00F63296"/>
    <w:rsid w:val="00F704D2"/>
    <w:rsid w:val="00F720C9"/>
    <w:rsid w:val="00F74A1D"/>
    <w:rsid w:val="00F756E7"/>
    <w:rsid w:val="00F75B6E"/>
    <w:rsid w:val="00F80761"/>
    <w:rsid w:val="00F95915"/>
    <w:rsid w:val="00F963B6"/>
    <w:rsid w:val="00FA0561"/>
    <w:rsid w:val="00FA29EC"/>
    <w:rsid w:val="00FA4A0A"/>
    <w:rsid w:val="00FA4EB0"/>
    <w:rsid w:val="00FA7D46"/>
    <w:rsid w:val="00FB0011"/>
    <w:rsid w:val="00FB110E"/>
    <w:rsid w:val="00FB157F"/>
    <w:rsid w:val="00FB28DC"/>
    <w:rsid w:val="00FB69D0"/>
    <w:rsid w:val="00FB72BF"/>
    <w:rsid w:val="00FD4ED5"/>
    <w:rsid w:val="00FD63A2"/>
    <w:rsid w:val="00FD6408"/>
    <w:rsid w:val="00FE040F"/>
    <w:rsid w:val="00FE0605"/>
    <w:rsid w:val="00FE2951"/>
    <w:rsid w:val="00FE660C"/>
    <w:rsid w:val="00FF471D"/>
    <w:rsid w:val="045D4914"/>
    <w:rsid w:val="08FFBC89"/>
    <w:rsid w:val="162B4B01"/>
    <w:rsid w:val="1694122C"/>
    <w:rsid w:val="34A35F08"/>
    <w:rsid w:val="38EC5D82"/>
    <w:rsid w:val="4662CE44"/>
    <w:rsid w:val="5972006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EAD849"/>
  <w15:chartTrackingRefBased/>
  <w15:docId w15:val="{8F32886C-CD04-4928-A04F-85AF94500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1A0C"/>
    <w:rPr>
      <w:rFonts w:ascii="Futura Bk BT" w:hAnsi="Futura Bk BT"/>
      <w:sz w:val="24"/>
    </w:rPr>
  </w:style>
  <w:style w:type="paragraph" w:styleId="Heading1">
    <w:name w:val="heading 1"/>
    <w:basedOn w:val="Normal"/>
    <w:next w:val="Normal"/>
    <w:link w:val="Heading1Char"/>
    <w:uiPriority w:val="9"/>
    <w:qFormat/>
    <w:rsid w:val="00AB1A0C"/>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B1A0C"/>
    <w:pPr>
      <w:keepNext/>
      <w:keepLines/>
      <w:spacing w:before="40" w:after="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A013D"/>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DE0EF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E0EF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DE0EF0"/>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DE0EF0"/>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15EFD"/>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7A013D"/>
    <w:rPr>
      <w:rFonts w:ascii="Futura Bk BT" w:eastAsiaTheme="majorEastAsia" w:hAnsi="Futura Bk BT" w:cstheme="majorBidi"/>
      <w:spacing w:val="-10"/>
      <w:kern w:val="28"/>
      <w:sz w:val="56"/>
      <w:szCs w:val="56"/>
    </w:rPr>
  </w:style>
  <w:style w:type="character" w:customStyle="1" w:styleId="Heading1Char">
    <w:name w:val="Heading 1 Char"/>
    <w:basedOn w:val="DefaultParagraphFont"/>
    <w:link w:val="Heading1"/>
    <w:uiPriority w:val="9"/>
    <w:rsid w:val="007A013D"/>
    <w:rPr>
      <w:rFonts w:ascii="Futura Bk BT" w:eastAsiaTheme="majorEastAsia" w:hAnsi="Futura Bk BT" w:cstheme="majorBidi"/>
      <w:color w:val="2E74B5" w:themeColor="accent1" w:themeShade="BF"/>
      <w:sz w:val="32"/>
      <w:szCs w:val="32"/>
    </w:rPr>
  </w:style>
  <w:style w:type="character" w:customStyle="1" w:styleId="Heading2Char">
    <w:name w:val="Heading 2 Char"/>
    <w:basedOn w:val="DefaultParagraphFont"/>
    <w:link w:val="Heading2"/>
    <w:uiPriority w:val="9"/>
    <w:rsid w:val="007A013D"/>
    <w:rPr>
      <w:rFonts w:ascii="Futura Bk BT" w:eastAsiaTheme="majorEastAsia" w:hAnsi="Futura Bk BT" w:cstheme="majorBidi"/>
      <w:color w:val="2E74B5" w:themeColor="accent1" w:themeShade="BF"/>
      <w:sz w:val="26"/>
      <w:szCs w:val="26"/>
    </w:rPr>
  </w:style>
  <w:style w:type="character" w:customStyle="1" w:styleId="Heading3Char">
    <w:name w:val="Heading 3 Char"/>
    <w:basedOn w:val="DefaultParagraphFont"/>
    <w:link w:val="Heading3"/>
    <w:uiPriority w:val="9"/>
    <w:rsid w:val="007A013D"/>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7A013D"/>
    <w:pPr>
      <w:spacing w:after="0" w:line="240" w:lineRule="auto"/>
    </w:pPr>
  </w:style>
  <w:style w:type="paragraph" w:styleId="ListParagraph">
    <w:name w:val="List Paragraph"/>
    <w:basedOn w:val="Normal"/>
    <w:uiPriority w:val="34"/>
    <w:qFormat/>
    <w:rsid w:val="00BA2FE3"/>
    <w:pPr>
      <w:ind w:left="720"/>
      <w:contextualSpacing/>
    </w:pPr>
  </w:style>
  <w:style w:type="character" w:styleId="Strong">
    <w:name w:val="Strong"/>
    <w:basedOn w:val="DefaultParagraphFont"/>
    <w:uiPriority w:val="22"/>
    <w:qFormat/>
    <w:rsid w:val="008B0AC2"/>
    <w:rPr>
      <w:b/>
      <w:bCs/>
    </w:rPr>
  </w:style>
  <w:style w:type="table" w:styleId="TableGrid">
    <w:name w:val="Table Grid"/>
    <w:basedOn w:val="TableNormal"/>
    <w:uiPriority w:val="39"/>
    <w:rsid w:val="008B0A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2D37"/>
    <w:pPr>
      <w:tabs>
        <w:tab w:val="center" w:pos="4819"/>
        <w:tab w:val="right" w:pos="9638"/>
      </w:tabs>
      <w:spacing w:after="0" w:line="240" w:lineRule="auto"/>
    </w:pPr>
  </w:style>
  <w:style w:type="character" w:customStyle="1" w:styleId="HeaderChar">
    <w:name w:val="Header Char"/>
    <w:basedOn w:val="DefaultParagraphFont"/>
    <w:link w:val="Header"/>
    <w:uiPriority w:val="99"/>
    <w:rsid w:val="00F62D37"/>
    <w:rPr>
      <w:sz w:val="24"/>
    </w:rPr>
  </w:style>
  <w:style w:type="paragraph" w:styleId="Footer">
    <w:name w:val="footer"/>
    <w:basedOn w:val="Normal"/>
    <w:link w:val="FooterChar"/>
    <w:uiPriority w:val="99"/>
    <w:unhideWhenUsed/>
    <w:rsid w:val="00F62D37"/>
    <w:pPr>
      <w:tabs>
        <w:tab w:val="center" w:pos="4819"/>
        <w:tab w:val="right" w:pos="9638"/>
      </w:tabs>
      <w:spacing w:after="0" w:line="240" w:lineRule="auto"/>
    </w:pPr>
  </w:style>
  <w:style w:type="character" w:customStyle="1" w:styleId="FooterChar">
    <w:name w:val="Footer Char"/>
    <w:basedOn w:val="DefaultParagraphFont"/>
    <w:link w:val="Footer"/>
    <w:uiPriority w:val="99"/>
    <w:rsid w:val="00F62D37"/>
    <w:rPr>
      <w:sz w:val="24"/>
    </w:rPr>
  </w:style>
  <w:style w:type="paragraph" w:styleId="TOCHeading">
    <w:name w:val="TOC Heading"/>
    <w:basedOn w:val="Heading1"/>
    <w:next w:val="Normal"/>
    <w:uiPriority w:val="39"/>
    <w:unhideWhenUsed/>
    <w:qFormat/>
    <w:rsid w:val="008349E7"/>
    <w:pPr>
      <w:outlineLvl w:val="9"/>
    </w:pPr>
    <w:rPr>
      <w:lang w:val="en-US"/>
    </w:rPr>
  </w:style>
  <w:style w:type="paragraph" w:styleId="TOC1">
    <w:name w:val="toc 1"/>
    <w:basedOn w:val="Normal"/>
    <w:next w:val="Normal"/>
    <w:autoRedefine/>
    <w:uiPriority w:val="39"/>
    <w:unhideWhenUsed/>
    <w:rsid w:val="008349E7"/>
    <w:pPr>
      <w:spacing w:after="100"/>
    </w:pPr>
  </w:style>
  <w:style w:type="paragraph" w:styleId="TOC2">
    <w:name w:val="toc 2"/>
    <w:basedOn w:val="Normal"/>
    <w:next w:val="Normal"/>
    <w:autoRedefine/>
    <w:uiPriority w:val="39"/>
    <w:unhideWhenUsed/>
    <w:rsid w:val="008349E7"/>
    <w:pPr>
      <w:spacing w:after="100"/>
      <w:ind w:left="240"/>
    </w:pPr>
  </w:style>
  <w:style w:type="character" w:styleId="Hyperlink">
    <w:name w:val="Hyperlink"/>
    <w:basedOn w:val="DefaultParagraphFont"/>
    <w:uiPriority w:val="99"/>
    <w:unhideWhenUsed/>
    <w:rsid w:val="008349E7"/>
    <w:rPr>
      <w:color w:val="0563C1" w:themeColor="hyperlink"/>
      <w:u w:val="single"/>
    </w:rPr>
  </w:style>
  <w:style w:type="paragraph" w:styleId="BalloonText">
    <w:name w:val="Balloon Text"/>
    <w:basedOn w:val="Normal"/>
    <w:link w:val="BalloonTextChar"/>
    <w:uiPriority w:val="99"/>
    <w:semiHidden/>
    <w:unhideWhenUsed/>
    <w:rsid w:val="009032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32A3"/>
    <w:rPr>
      <w:rFonts w:ascii="Segoe UI" w:hAnsi="Segoe UI" w:cs="Segoe UI"/>
      <w:sz w:val="18"/>
      <w:szCs w:val="18"/>
    </w:rPr>
  </w:style>
  <w:style w:type="character" w:styleId="CommentReference">
    <w:name w:val="annotation reference"/>
    <w:basedOn w:val="DefaultParagraphFont"/>
    <w:uiPriority w:val="99"/>
    <w:semiHidden/>
    <w:unhideWhenUsed/>
    <w:rsid w:val="00742B99"/>
    <w:rPr>
      <w:sz w:val="16"/>
      <w:szCs w:val="16"/>
    </w:rPr>
  </w:style>
  <w:style w:type="paragraph" w:styleId="CommentText">
    <w:name w:val="annotation text"/>
    <w:basedOn w:val="Normal"/>
    <w:link w:val="CommentTextChar"/>
    <w:uiPriority w:val="99"/>
    <w:semiHidden/>
    <w:unhideWhenUsed/>
    <w:rsid w:val="00742B99"/>
    <w:pPr>
      <w:spacing w:line="240" w:lineRule="auto"/>
    </w:pPr>
    <w:rPr>
      <w:sz w:val="20"/>
      <w:szCs w:val="20"/>
    </w:rPr>
  </w:style>
  <w:style w:type="character" w:customStyle="1" w:styleId="CommentTextChar">
    <w:name w:val="Comment Text Char"/>
    <w:basedOn w:val="DefaultParagraphFont"/>
    <w:link w:val="CommentText"/>
    <w:uiPriority w:val="99"/>
    <w:semiHidden/>
    <w:rsid w:val="00742B99"/>
    <w:rPr>
      <w:sz w:val="20"/>
      <w:szCs w:val="20"/>
    </w:rPr>
  </w:style>
  <w:style w:type="paragraph" w:styleId="CommentSubject">
    <w:name w:val="annotation subject"/>
    <w:basedOn w:val="CommentText"/>
    <w:next w:val="CommentText"/>
    <w:link w:val="CommentSubjectChar"/>
    <w:uiPriority w:val="99"/>
    <w:semiHidden/>
    <w:unhideWhenUsed/>
    <w:rsid w:val="00742B99"/>
    <w:rPr>
      <w:b/>
      <w:bCs/>
    </w:rPr>
  </w:style>
  <w:style w:type="character" w:customStyle="1" w:styleId="CommentSubjectChar">
    <w:name w:val="Comment Subject Char"/>
    <w:basedOn w:val="CommentTextChar"/>
    <w:link w:val="CommentSubject"/>
    <w:uiPriority w:val="99"/>
    <w:semiHidden/>
    <w:rsid w:val="00742B99"/>
    <w:rPr>
      <w:b/>
      <w:bCs/>
      <w:sz w:val="20"/>
      <w:szCs w:val="20"/>
    </w:rPr>
  </w:style>
  <w:style w:type="table" w:styleId="GridTable1Light-Accent1">
    <w:name w:val="Grid Table 1 Light Accent 1"/>
    <w:basedOn w:val="TableNormal"/>
    <w:uiPriority w:val="46"/>
    <w:rsid w:val="00BE64D7"/>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Code">
    <w:name w:val="Code"/>
    <w:link w:val="CodeChar"/>
    <w:qFormat/>
    <w:rsid w:val="007970BF"/>
    <w:rPr>
      <w:rFonts w:ascii="Futura Bk BT" w:hAnsi="Futura Bk BT"/>
      <w:sz w:val="24"/>
    </w:rPr>
  </w:style>
  <w:style w:type="character" w:customStyle="1" w:styleId="CodeChar">
    <w:name w:val="Code Char"/>
    <w:basedOn w:val="DefaultParagraphFont"/>
    <w:link w:val="Code"/>
    <w:rsid w:val="007970BF"/>
    <w:rPr>
      <w:rFonts w:ascii="Futura Bk BT" w:hAnsi="Futura Bk BT"/>
      <w:sz w:val="24"/>
    </w:rPr>
  </w:style>
  <w:style w:type="character" w:customStyle="1" w:styleId="Heading4Char">
    <w:name w:val="Heading 4 Char"/>
    <w:basedOn w:val="DefaultParagraphFont"/>
    <w:link w:val="Heading4"/>
    <w:uiPriority w:val="9"/>
    <w:rsid w:val="00DE0EF0"/>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DE0EF0"/>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DE0EF0"/>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rsid w:val="00DE0EF0"/>
    <w:rPr>
      <w:rFonts w:asciiTheme="majorHAnsi" w:eastAsiaTheme="majorEastAsia" w:hAnsiTheme="majorHAnsi" w:cstheme="majorBidi"/>
      <w:i/>
      <w:iCs/>
      <w:color w:val="1F4D78" w:themeColor="accent1" w:themeShade="7F"/>
      <w:sz w:val="24"/>
    </w:rPr>
  </w:style>
  <w:style w:type="paragraph" w:styleId="TOC3">
    <w:name w:val="toc 3"/>
    <w:basedOn w:val="Normal"/>
    <w:next w:val="Normal"/>
    <w:autoRedefine/>
    <w:uiPriority w:val="39"/>
    <w:unhideWhenUsed/>
    <w:rsid w:val="00DE0EF0"/>
    <w:pPr>
      <w:spacing w:after="100"/>
      <w:ind w:left="480"/>
    </w:pPr>
  </w:style>
  <w:style w:type="character" w:styleId="LineNumber">
    <w:name w:val="line number"/>
    <w:basedOn w:val="DefaultParagraphFont"/>
    <w:uiPriority w:val="99"/>
    <w:semiHidden/>
    <w:unhideWhenUsed/>
    <w:rsid w:val="00DE0EF0"/>
  </w:style>
  <w:style w:type="character" w:styleId="FollowedHyperlink">
    <w:name w:val="FollowedHyperlink"/>
    <w:basedOn w:val="DefaultParagraphFont"/>
    <w:uiPriority w:val="99"/>
    <w:semiHidden/>
    <w:unhideWhenUsed/>
    <w:rsid w:val="00DE0EF0"/>
    <w:rPr>
      <w:color w:val="954F72" w:themeColor="followedHyperlink"/>
      <w:u w:val="single"/>
    </w:rPr>
  </w:style>
  <w:style w:type="paragraph" w:styleId="DocumentMap">
    <w:name w:val="Document Map"/>
    <w:basedOn w:val="Normal"/>
    <w:link w:val="DocumentMapChar"/>
    <w:uiPriority w:val="99"/>
    <w:semiHidden/>
    <w:unhideWhenUsed/>
    <w:rsid w:val="00FB69D0"/>
    <w:pPr>
      <w:spacing w:after="0" w:line="240" w:lineRule="auto"/>
    </w:pPr>
    <w:rPr>
      <w:rFonts w:ascii="Times New Roman" w:hAnsi="Times New Roman" w:cs="Times New Roman"/>
      <w:szCs w:val="24"/>
    </w:rPr>
  </w:style>
  <w:style w:type="character" w:customStyle="1" w:styleId="DocumentMapChar">
    <w:name w:val="Document Map Char"/>
    <w:basedOn w:val="DefaultParagraphFont"/>
    <w:link w:val="DocumentMap"/>
    <w:uiPriority w:val="99"/>
    <w:semiHidden/>
    <w:rsid w:val="00FB69D0"/>
    <w:rPr>
      <w:rFonts w:ascii="Times New Roman" w:hAnsi="Times New Roman" w:cs="Times New Roman"/>
      <w:sz w:val="24"/>
      <w:szCs w:val="24"/>
    </w:rPr>
  </w:style>
  <w:style w:type="paragraph" w:customStyle="1" w:styleId="p1">
    <w:name w:val="p1"/>
    <w:basedOn w:val="Normal"/>
    <w:rsid w:val="00BA4259"/>
    <w:pPr>
      <w:shd w:val="clear" w:color="auto" w:fill="1B1B1B"/>
      <w:spacing w:after="0" w:line="240" w:lineRule="auto"/>
    </w:pPr>
    <w:rPr>
      <w:rFonts w:ascii="Monaco for Powerline" w:hAnsi="Monaco for Powerline" w:cs="Times New Roman"/>
      <w:color w:val="D6DBE4"/>
      <w:sz w:val="17"/>
      <w:szCs w:val="17"/>
      <w:lang w:val="en-US"/>
    </w:rPr>
  </w:style>
  <w:style w:type="paragraph" w:customStyle="1" w:styleId="p2">
    <w:name w:val="p2"/>
    <w:basedOn w:val="Normal"/>
    <w:rsid w:val="00BA4259"/>
    <w:pPr>
      <w:shd w:val="clear" w:color="auto" w:fill="1B1B1B"/>
      <w:spacing w:after="0" w:line="240" w:lineRule="auto"/>
    </w:pPr>
    <w:rPr>
      <w:rFonts w:ascii="Monaco for Powerline" w:hAnsi="Monaco for Powerline" w:cs="Times New Roman"/>
      <w:color w:val="FFD701"/>
      <w:sz w:val="17"/>
      <w:szCs w:val="17"/>
      <w:lang w:val="en-US"/>
    </w:rPr>
  </w:style>
  <w:style w:type="paragraph" w:customStyle="1" w:styleId="p3">
    <w:name w:val="p3"/>
    <w:basedOn w:val="Normal"/>
    <w:rsid w:val="00BA4259"/>
    <w:pPr>
      <w:shd w:val="clear" w:color="auto" w:fill="1B1B1B"/>
      <w:spacing w:after="0" w:line="240" w:lineRule="auto"/>
    </w:pPr>
    <w:rPr>
      <w:rFonts w:ascii="Monaco for Powerline" w:hAnsi="Monaco for Powerline" w:cs="Times New Roman"/>
      <w:color w:val="D6DBE4"/>
      <w:sz w:val="17"/>
      <w:szCs w:val="17"/>
      <w:lang w:val="en-US"/>
    </w:rPr>
  </w:style>
  <w:style w:type="paragraph" w:customStyle="1" w:styleId="p4">
    <w:name w:val="p4"/>
    <w:basedOn w:val="Normal"/>
    <w:rsid w:val="00BA4259"/>
    <w:pPr>
      <w:shd w:val="clear" w:color="auto" w:fill="1B1B1B"/>
      <w:spacing w:after="0" w:line="240" w:lineRule="auto"/>
    </w:pPr>
    <w:rPr>
      <w:rFonts w:ascii="Monaco for Powerline" w:hAnsi="Monaco for Powerline" w:cs="Times New Roman"/>
      <w:color w:val="FFFFFF"/>
      <w:sz w:val="17"/>
      <w:szCs w:val="17"/>
      <w:lang w:val="en-US"/>
    </w:rPr>
  </w:style>
  <w:style w:type="paragraph" w:customStyle="1" w:styleId="p5">
    <w:name w:val="p5"/>
    <w:basedOn w:val="Normal"/>
    <w:rsid w:val="00BA4259"/>
    <w:pPr>
      <w:shd w:val="clear" w:color="auto" w:fill="1B1B1B"/>
      <w:spacing w:after="0" w:line="240" w:lineRule="auto"/>
    </w:pPr>
    <w:rPr>
      <w:rFonts w:ascii="Monaco for Powerline" w:hAnsi="Monaco for Powerline" w:cs="Times New Roman"/>
      <w:color w:val="FFFFFF"/>
      <w:sz w:val="17"/>
      <w:szCs w:val="17"/>
      <w:lang w:val="en-US"/>
    </w:rPr>
  </w:style>
  <w:style w:type="paragraph" w:customStyle="1" w:styleId="p6">
    <w:name w:val="p6"/>
    <w:basedOn w:val="Normal"/>
    <w:rsid w:val="00BA4259"/>
    <w:pPr>
      <w:shd w:val="clear" w:color="auto" w:fill="1B1B1B"/>
      <w:spacing w:after="0" w:line="240" w:lineRule="auto"/>
    </w:pPr>
    <w:rPr>
      <w:rFonts w:ascii="Monaco for Powerline" w:hAnsi="Monaco for Powerline" w:cs="Times New Roman"/>
      <w:color w:val="5F87D7"/>
      <w:sz w:val="17"/>
      <w:szCs w:val="17"/>
      <w:lang w:val="en-US"/>
    </w:rPr>
  </w:style>
  <w:style w:type="paragraph" w:customStyle="1" w:styleId="p7">
    <w:name w:val="p7"/>
    <w:basedOn w:val="Normal"/>
    <w:rsid w:val="00BA4259"/>
    <w:pPr>
      <w:shd w:val="clear" w:color="auto" w:fill="1B1B1B"/>
      <w:spacing w:after="0" w:line="240" w:lineRule="auto"/>
    </w:pPr>
    <w:rPr>
      <w:rFonts w:ascii="Monaco for Powerline" w:hAnsi="Monaco for Powerline" w:cs="Times New Roman"/>
      <w:color w:val="02D75F"/>
      <w:sz w:val="17"/>
      <w:szCs w:val="17"/>
      <w:lang w:val="en-US"/>
    </w:rPr>
  </w:style>
  <w:style w:type="paragraph" w:customStyle="1" w:styleId="p8">
    <w:name w:val="p8"/>
    <w:basedOn w:val="Normal"/>
    <w:rsid w:val="00BA4259"/>
    <w:pPr>
      <w:shd w:val="clear" w:color="auto" w:fill="1B1B1B"/>
      <w:spacing w:after="0" w:line="240" w:lineRule="auto"/>
    </w:pPr>
    <w:rPr>
      <w:rFonts w:ascii="Monaco for Powerline" w:hAnsi="Monaco for Powerline" w:cs="Times New Roman"/>
      <w:color w:val="D6DBE4"/>
      <w:sz w:val="17"/>
      <w:szCs w:val="17"/>
      <w:lang w:val="en-US"/>
    </w:rPr>
  </w:style>
  <w:style w:type="character" w:customStyle="1" w:styleId="s1">
    <w:name w:val="s1"/>
    <w:basedOn w:val="DefaultParagraphFont"/>
    <w:rsid w:val="00BA4259"/>
    <w:rPr>
      <w:color w:val="D75F5F"/>
      <w:u w:val="single"/>
    </w:rPr>
  </w:style>
  <w:style w:type="character" w:customStyle="1" w:styleId="s3">
    <w:name w:val="s3"/>
    <w:basedOn w:val="DefaultParagraphFont"/>
    <w:rsid w:val="00BA4259"/>
    <w:rPr>
      <w:color w:val="FFFFFF"/>
    </w:rPr>
  </w:style>
  <w:style w:type="character" w:customStyle="1" w:styleId="s4">
    <w:name w:val="s4"/>
    <w:basedOn w:val="DefaultParagraphFont"/>
    <w:rsid w:val="00BA4259"/>
    <w:rPr>
      <w:color w:val="D75F5F"/>
    </w:rPr>
  </w:style>
  <w:style w:type="character" w:customStyle="1" w:styleId="s5">
    <w:name w:val="s5"/>
    <w:basedOn w:val="DefaultParagraphFont"/>
    <w:rsid w:val="00BA4259"/>
    <w:rPr>
      <w:color w:val="5F87D7"/>
    </w:rPr>
  </w:style>
  <w:style w:type="character" w:customStyle="1" w:styleId="s6">
    <w:name w:val="s6"/>
    <w:basedOn w:val="DefaultParagraphFont"/>
    <w:rsid w:val="00BA4259"/>
    <w:rPr>
      <w:color w:val="5F5FD7"/>
    </w:rPr>
  </w:style>
  <w:style w:type="character" w:customStyle="1" w:styleId="s7">
    <w:name w:val="s7"/>
    <w:basedOn w:val="DefaultParagraphFont"/>
    <w:rsid w:val="00BA4259"/>
    <w:rPr>
      <w:color w:val="FFD701"/>
    </w:rPr>
  </w:style>
  <w:style w:type="character" w:customStyle="1" w:styleId="s8">
    <w:name w:val="s8"/>
    <w:basedOn w:val="DefaultParagraphFont"/>
    <w:rsid w:val="00BA4259"/>
    <w:rPr>
      <w:color w:val="02D75F"/>
    </w:rPr>
  </w:style>
  <w:style w:type="character" w:customStyle="1" w:styleId="s2">
    <w:name w:val="s2"/>
    <w:basedOn w:val="DefaultParagraphFont"/>
    <w:rsid w:val="00BA4259"/>
  </w:style>
  <w:style w:type="character" w:customStyle="1" w:styleId="apple-converted-space">
    <w:name w:val="apple-converted-space"/>
    <w:basedOn w:val="DefaultParagraphFont"/>
    <w:rsid w:val="00BA4259"/>
  </w:style>
  <w:style w:type="table" w:styleId="GridTable3-Accent6">
    <w:name w:val="Grid Table 3 Accent 6"/>
    <w:basedOn w:val="TableNormal"/>
    <w:uiPriority w:val="48"/>
    <w:rsid w:val="00187BB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ListBullet">
    <w:name w:val="List Bullet"/>
    <w:basedOn w:val="Normal"/>
    <w:uiPriority w:val="99"/>
    <w:semiHidden/>
    <w:unhideWhenUsed/>
    <w:rsid w:val="00187BB8"/>
    <w:pPr>
      <w:numPr>
        <w:numId w:val="13"/>
      </w:numPr>
      <w:contextualSpacing/>
    </w:pPr>
  </w:style>
  <w:style w:type="paragraph" w:styleId="ListNumber">
    <w:name w:val="List Number"/>
    <w:basedOn w:val="Normal"/>
    <w:uiPriority w:val="99"/>
    <w:semiHidden/>
    <w:unhideWhenUsed/>
    <w:rsid w:val="005E64D6"/>
    <w:pPr>
      <w:numPr>
        <w:numId w:val="22"/>
      </w:numPr>
      <w:contextualSpacing/>
    </w:pPr>
  </w:style>
  <w:style w:type="paragraph" w:styleId="Subtitle">
    <w:name w:val="Subtitle"/>
    <w:basedOn w:val="Normal"/>
    <w:next w:val="Normal"/>
    <w:link w:val="SubtitleChar"/>
    <w:uiPriority w:val="11"/>
    <w:qFormat/>
    <w:rsid w:val="003F01AF"/>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3F01AF"/>
    <w:rPr>
      <w:rFonts w:eastAsiaTheme="minorEastAsia"/>
      <w:color w:val="5A5A5A" w:themeColor="text1" w:themeTint="A5"/>
      <w:spacing w:val="15"/>
    </w:rPr>
  </w:style>
  <w:style w:type="paragraph" w:styleId="Revision">
    <w:name w:val="Revision"/>
    <w:hidden/>
    <w:uiPriority w:val="99"/>
    <w:semiHidden/>
    <w:rsid w:val="00887F36"/>
    <w:pPr>
      <w:spacing w:after="0" w:line="240" w:lineRule="auto"/>
    </w:pPr>
    <w:rPr>
      <w:rFonts w:ascii="Futura Bk BT" w:hAnsi="Futura Bk BT"/>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585363">
      <w:bodyDiv w:val="1"/>
      <w:marLeft w:val="0"/>
      <w:marRight w:val="0"/>
      <w:marTop w:val="0"/>
      <w:marBottom w:val="0"/>
      <w:divBdr>
        <w:top w:val="none" w:sz="0" w:space="0" w:color="auto"/>
        <w:left w:val="none" w:sz="0" w:space="0" w:color="auto"/>
        <w:bottom w:val="none" w:sz="0" w:space="0" w:color="auto"/>
        <w:right w:val="none" w:sz="0" w:space="0" w:color="auto"/>
      </w:divBdr>
    </w:div>
    <w:div w:id="341246533">
      <w:bodyDiv w:val="1"/>
      <w:marLeft w:val="0"/>
      <w:marRight w:val="0"/>
      <w:marTop w:val="0"/>
      <w:marBottom w:val="0"/>
      <w:divBdr>
        <w:top w:val="none" w:sz="0" w:space="0" w:color="auto"/>
        <w:left w:val="none" w:sz="0" w:space="0" w:color="auto"/>
        <w:bottom w:val="none" w:sz="0" w:space="0" w:color="auto"/>
        <w:right w:val="none" w:sz="0" w:space="0" w:color="auto"/>
      </w:divBdr>
    </w:div>
    <w:div w:id="899436604">
      <w:bodyDiv w:val="1"/>
      <w:marLeft w:val="0"/>
      <w:marRight w:val="0"/>
      <w:marTop w:val="0"/>
      <w:marBottom w:val="0"/>
      <w:divBdr>
        <w:top w:val="none" w:sz="0" w:space="0" w:color="auto"/>
        <w:left w:val="none" w:sz="0" w:space="0" w:color="auto"/>
        <w:bottom w:val="none" w:sz="0" w:space="0" w:color="auto"/>
        <w:right w:val="none" w:sz="0" w:space="0" w:color="auto"/>
      </w:divBdr>
    </w:div>
    <w:div w:id="1512599623">
      <w:bodyDiv w:val="1"/>
      <w:marLeft w:val="0"/>
      <w:marRight w:val="0"/>
      <w:marTop w:val="0"/>
      <w:marBottom w:val="0"/>
      <w:divBdr>
        <w:top w:val="none" w:sz="0" w:space="0" w:color="auto"/>
        <w:left w:val="none" w:sz="0" w:space="0" w:color="auto"/>
        <w:bottom w:val="none" w:sz="0" w:space="0" w:color="auto"/>
        <w:right w:val="none" w:sz="0" w:space="0" w:color="auto"/>
      </w:divBdr>
    </w:div>
    <w:div w:id="1686128936">
      <w:bodyDiv w:val="1"/>
      <w:marLeft w:val="0"/>
      <w:marRight w:val="0"/>
      <w:marTop w:val="0"/>
      <w:marBottom w:val="0"/>
      <w:divBdr>
        <w:top w:val="none" w:sz="0" w:space="0" w:color="auto"/>
        <w:left w:val="none" w:sz="0" w:space="0" w:color="auto"/>
        <w:bottom w:val="none" w:sz="0" w:space="0" w:color="auto"/>
        <w:right w:val="none" w:sz="0" w:space="0" w:color="auto"/>
      </w:divBdr>
    </w:div>
    <w:div w:id="1874031865">
      <w:bodyDiv w:val="1"/>
      <w:marLeft w:val="0"/>
      <w:marRight w:val="0"/>
      <w:marTop w:val="0"/>
      <w:marBottom w:val="0"/>
      <w:divBdr>
        <w:top w:val="none" w:sz="0" w:space="0" w:color="auto"/>
        <w:left w:val="none" w:sz="0" w:space="0" w:color="auto"/>
        <w:bottom w:val="none" w:sz="0" w:space="0" w:color="auto"/>
        <w:right w:val="none" w:sz="0" w:space="0" w:color="auto"/>
      </w:divBdr>
    </w:div>
    <w:div w:id="2085450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example.com/script.php?key=helloworld"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raven-gps.com/check_login.php?user=brugernavn&amp;pass=passwor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raven-gps.com/check_login.php" TargetMode="External"/><Relationship Id="rId4" Type="http://schemas.openxmlformats.org/officeDocument/2006/relationships/settings" Target="settings.xml"/><Relationship Id="rId9" Type="http://schemas.openxmlformats.org/officeDocument/2006/relationships/hyperlink" Target="https://github.com/nikhunter/Raven"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1A61F9-9E85-4A29-8228-69C48331C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52</Pages>
  <Words>13982</Words>
  <Characters>85295</Characters>
  <Application>Microsoft Office Word</Application>
  <DocSecurity>0</DocSecurity>
  <Lines>710</Lines>
  <Paragraphs>198</Paragraphs>
  <ScaleCrop>false</ScaleCrop>
  <HeadingPairs>
    <vt:vector size="2" baseType="variant">
      <vt:variant>
        <vt:lpstr>Title</vt:lpstr>
      </vt:variant>
      <vt:variant>
        <vt:i4>1</vt:i4>
      </vt:variant>
    </vt:vector>
  </HeadingPairs>
  <TitlesOfParts>
    <vt:vector size="1" baseType="lpstr">
      <vt:lpstr/>
    </vt:vector>
  </TitlesOfParts>
  <Company>KMD A/S</Company>
  <LinksUpToDate>false</LinksUpToDate>
  <CharactersWithSpaces>99079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Rasmus Wejlgaard;Niklas Micheelsen</dc:creator>
  <cp:keywords/>
  <dc:description/>
  <cp:lastModifiedBy>Niklas</cp:lastModifiedBy>
  <cp:revision>7</cp:revision>
  <cp:lastPrinted>2017-06-21T11:25:00Z</cp:lastPrinted>
  <dcterms:created xsi:type="dcterms:W3CDTF">2017-06-21T11:15:00Z</dcterms:created>
  <dcterms:modified xsi:type="dcterms:W3CDTF">2017-06-21T11:26:00Z</dcterms:modified>
</cp:coreProperties>
</file>